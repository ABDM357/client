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0D156" w14:textId="77777777" w:rsidR="00306E7A" w:rsidRPr="00306E7A" w:rsidRDefault="00306E7A" w:rsidP="00306E7A">
      <w:pPr>
        <w:widowControl/>
        <w:spacing w:after="120"/>
        <w:jc w:val="center"/>
        <w:outlineLvl w:val="0"/>
        <w:rPr>
          <w:rFonts w:ascii="Segoe UI Emoji" w:eastAsia="宋体" w:hAnsi="Segoe UI Emoji" w:cs="宋体"/>
          <w:b/>
          <w:bCs/>
          <w:color w:val="404040"/>
          <w:kern w:val="36"/>
          <w:sz w:val="45"/>
          <w:szCs w:val="45"/>
        </w:rPr>
      </w:pPr>
      <w:r w:rsidRPr="00306E7A">
        <w:rPr>
          <w:rFonts w:ascii="Segoe UI Emoji" w:eastAsia="宋体" w:hAnsi="Segoe UI Emoji" w:cs="宋体"/>
          <w:b/>
          <w:bCs/>
          <w:color w:val="404040"/>
          <w:kern w:val="36"/>
          <w:sz w:val="45"/>
          <w:szCs w:val="45"/>
        </w:rPr>
        <w:t>快速上手</w:t>
      </w:r>
      <w:proofErr w:type="spellStart"/>
      <w:r w:rsidRPr="00306E7A">
        <w:rPr>
          <w:rFonts w:ascii="Segoe UI Emoji" w:eastAsia="宋体" w:hAnsi="Segoe UI Emoji" w:cs="宋体"/>
          <w:b/>
          <w:bCs/>
          <w:color w:val="404040"/>
          <w:kern w:val="36"/>
          <w:sz w:val="45"/>
          <w:szCs w:val="45"/>
        </w:rPr>
        <w:t>Pytorch</w:t>
      </w:r>
      <w:proofErr w:type="spellEnd"/>
    </w:p>
    <w:p w14:paraId="0F8E7E94" w14:textId="77777777" w:rsidR="00306E7A" w:rsidRPr="00306E7A" w:rsidRDefault="00306E7A" w:rsidP="00944F54">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这篇文章需要大家对深度学习里的神经网络训练有一定的基础，我以前训练网络一直都是用的TensorFlow，后面需要把模型和数据迁移到</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平台上去，发现很多里面有很多知识点需要注意，写这篇文章一方面是给自己做个笔记，总结下自己的经验，另一方面是为了方便想要快速上手</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的同学。这篇文章主要内容有：</w:t>
      </w:r>
    </w:p>
    <w:p w14:paraId="689AA571" w14:textId="77777777" w:rsidR="00306E7A" w:rsidRPr="00306E7A" w:rsidRDefault="00306E7A" w:rsidP="00944F54">
      <w:pPr>
        <w:widowControl/>
        <w:numPr>
          <w:ilvl w:val="0"/>
          <w:numId w:val="1"/>
        </w:numPr>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Tensorflow</w:t>
      </w:r>
      <w:proofErr w:type="spellEnd"/>
      <w:r w:rsidRPr="00306E7A">
        <w:rPr>
          <w:rFonts w:ascii="宋体" w:eastAsia="宋体" w:hAnsi="宋体" w:cs="宋体"/>
          <w:kern w:val="0"/>
          <w:sz w:val="24"/>
          <w:szCs w:val="24"/>
        </w:rPr>
        <w:t>的</w:t>
      </w:r>
      <w:proofErr w:type="spellStart"/>
      <w:r w:rsidRPr="00306E7A">
        <w:rPr>
          <w:rFonts w:ascii="宋体" w:eastAsia="宋体" w:hAnsi="宋体" w:cs="宋体"/>
          <w:kern w:val="0"/>
          <w:sz w:val="24"/>
          <w:szCs w:val="24"/>
        </w:rPr>
        <w:t>PlayGround</w:t>
      </w:r>
      <w:proofErr w:type="spellEnd"/>
    </w:p>
    <w:p w14:paraId="0FC9CA4D" w14:textId="77777777" w:rsidR="00306E7A" w:rsidRPr="00306E7A" w:rsidRDefault="00306E7A" w:rsidP="00944F54">
      <w:pPr>
        <w:widowControl/>
        <w:numPr>
          <w:ilvl w:val="0"/>
          <w:numId w:val="1"/>
        </w:numPr>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介绍和安装</w:t>
      </w:r>
    </w:p>
    <w:p w14:paraId="4B62B52D" w14:textId="77777777" w:rsidR="00306E7A" w:rsidRPr="00306E7A" w:rsidRDefault="00306E7A" w:rsidP="00944F54">
      <w:pPr>
        <w:widowControl/>
        <w:numPr>
          <w:ilvl w:val="0"/>
          <w:numId w:val="1"/>
        </w:numPr>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Torch和</w:t>
      </w:r>
      <w:proofErr w:type="spellStart"/>
      <w:r w:rsidRPr="00306E7A">
        <w:rPr>
          <w:rFonts w:ascii="宋体" w:eastAsia="宋体" w:hAnsi="宋体" w:cs="宋体"/>
          <w:kern w:val="0"/>
          <w:sz w:val="24"/>
          <w:szCs w:val="24"/>
        </w:rPr>
        <w:t>Torchvision</w:t>
      </w:r>
      <w:proofErr w:type="spellEnd"/>
      <w:r w:rsidRPr="00306E7A">
        <w:rPr>
          <w:rFonts w:ascii="宋体" w:eastAsia="宋体" w:hAnsi="宋体" w:cs="宋体"/>
          <w:kern w:val="0"/>
          <w:sz w:val="24"/>
          <w:szCs w:val="24"/>
        </w:rPr>
        <w:t>里的常用包</w:t>
      </w:r>
    </w:p>
    <w:p w14:paraId="24CD6AF2" w14:textId="77777777" w:rsidR="00306E7A" w:rsidRPr="00306E7A" w:rsidRDefault="00306E7A" w:rsidP="00944F54">
      <w:pPr>
        <w:widowControl/>
        <w:numPr>
          <w:ilvl w:val="0"/>
          <w:numId w:val="1"/>
        </w:numPr>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Variable、Tensor、</w:t>
      </w:r>
      <w:proofErr w:type="spellStart"/>
      <w:r w:rsidRPr="00306E7A">
        <w:rPr>
          <w:rFonts w:ascii="宋体" w:eastAsia="宋体" w:hAnsi="宋体" w:cs="宋体"/>
          <w:kern w:val="0"/>
          <w:sz w:val="24"/>
          <w:szCs w:val="24"/>
        </w:rPr>
        <w:t>Numpy</w:t>
      </w:r>
      <w:proofErr w:type="spellEnd"/>
      <w:r w:rsidRPr="00306E7A">
        <w:rPr>
          <w:rFonts w:ascii="宋体" w:eastAsia="宋体" w:hAnsi="宋体" w:cs="宋体"/>
          <w:kern w:val="0"/>
          <w:sz w:val="24"/>
          <w:szCs w:val="24"/>
        </w:rPr>
        <w:t>之间的关系</w:t>
      </w:r>
    </w:p>
    <w:p w14:paraId="778C9975" w14:textId="77777777" w:rsidR="00306E7A" w:rsidRPr="00306E7A" w:rsidRDefault="00306E7A" w:rsidP="00944F54">
      <w:pPr>
        <w:widowControl/>
        <w:numPr>
          <w:ilvl w:val="0"/>
          <w:numId w:val="1"/>
        </w:numPr>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CPU与GPU</w:t>
      </w:r>
    </w:p>
    <w:p w14:paraId="67E80BA5" w14:textId="77777777" w:rsidR="00306E7A" w:rsidRPr="00306E7A" w:rsidRDefault="00306E7A" w:rsidP="00944F54">
      <w:pPr>
        <w:widowControl/>
        <w:numPr>
          <w:ilvl w:val="0"/>
          <w:numId w:val="1"/>
        </w:numPr>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示例--GAN生成MINIST数据</w:t>
      </w:r>
    </w:p>
    <w:p w14:paraId="4C13B9BE" w14:textId="77777777" w:rsidR="00306E7A" w:rsidRPr="00306E7A" w:rsidRDefault="00306E7A" w:rsidP="00944F54">
      <w:pPr>
        <w:widowControl/>
        <w:spacing w:before="100" w:beforeAutospacing="1" w:after="100" w:afterAutospacing="1" w:line="300" w:lineRule="exact"/>
        <w:contextualSpacing/>
        <w:jc w:val="left"/>
        <w:outlineLvl w:val="3"/>
        <w:rPr>
          <w:rFonts w:ascii="宋体" w:eastAsia="宋体" w:hAnsi="宋体" w:cs="宋体"/>
          <w:b/>
          <w:bCs/>
          <w:kern w:val="0"/>
          <w:sz w:val="24"/>
          <w:szCs w:val="24"/>
        </w:rPr>
      </w:pPr>
      <w:proofErr w:type="spellStart"/>
      <w:r w:rsidRPr="00306E7A">
        <w:rPr>
          <w:rFonts w:ascii="宋体" w:eastAsia="宋体" w:hAnsi="宋体" w:cs="宋体"/>
          <w:b/>
          <w:bCs/>
          <w:kern w:val="0"/>
          <w:sz w:val="24"/>
          <w:szCs w:val="24"/>
        </w:rPr>
        <w:t>Tensorflow</w:t>
      </w:r>
      <w:proofErr w:type="spellEnd"/>
      <w:r w:rsidRPr="00306E7A">
        <w:rPr>
          <w:rFonts w:ascii="宋体" w:eastAsia="宋体" w:hAnsi="宋体" w:cs="宋体"/>
          <w:b/>
          <w:bCs/>
          <w:kern w:val="0"/>
          <w:sz w:val="24"/>
          <w:szCs w:val="24"/>
        </w:rPr>
        <w:t>的</w:t>
      </w:r>
      <w:proofErr w:type="spellStart"/>
      <w:r w:rsidRPr="00306E7A">
        <w:rPr>
          <w:rFonts w:ascii="宋体" w:eastAsia="宋体" w:hAnsi="宋体" w:cs="宋体"/>
          <w:b/>
          <w:bCs/>
          <w:kern w:val="0"/>
          <w:sz w:val="24"/>
          <w:szCs w:val="24"/>
        </w:rPr>
        <w:t>PlayGround</w:t>
      </w:r>
      <w:proofErr w:type="spellEnd"/>
    </w:p>
    <w:p w14:paraId="2BC99115" w14:textId="77777777" w:rsidR="00306E7A" w:rsidRPr="00306E7A" w:rsidRDefault="00306E7A" w:rsidP="00944F54">
      <w:pPr>
        <w:widowControl/>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PlayGround</w:t>
      </w:r>
      <w:proofErr w:type="spellEnd"/>
      <w:r w:rsidRPr="00306E7A">
        <w:rPr>
          <w:rFonts w:ascii="宋体" w:eastAsia="宋体" w:hAnsi="宋体" w:cs="宋体"/>
          <w:kern w:val="0"/>
          <w:sz w:val="24"/>
          <w:szCs w:val="24"/>
        </w:rPr>
        <w:t>是一个在线演示、实验的神经网络平台，是一个入门神经网络非常直观的网站。这个图形化平台非常强大，将神经网络的训练过程直接可视化。假若有的同学刚刚想入门深度学习这一领域，可以去看看：</w:t>
      </w:r>
      <w:r w:rsidRPr="00306E7A">
        <w:rPr>
          <w:rFonts w:ascii="宋体" w:eastAsia="宋体" w:hAnsi="宋体" w:cs="宋体"/>
          <w:kern w:val="0"/>
          <w:sz w:val="24"/>
          <w:szCs w:val="24"/>
        </w:rPr>
        <w:br/>
      </w:r>
      <w:proofErr w:type="spellStart"/>
      <w:r w:rsidRPr="00306E7A">
        <w:rPr>
          <w:rFonts w:ascii="宋体" w:eastAsia="宋体" w:hAnsi="宋体" w:cs="宋体"/>
          <w:kern w:val="0"/>
          <w:sz w:val="24"/>
          <w:szCs w:val="24"/>
        </w:rPr>
        <w:t>PlayGround</w:t>
      </w:r>
      <w:proofErr w:type="spellEnd"/>
      <w:r w:rsidRPr="00306E7A">
        <w:rPr>
          <w:rFonts w:ascii="宋体" w:eastAsia="宋体" w:hAnsi="宋体" w:cs="宋体"/>
          <w:kern w:val="0"/>
          <w:sz w:val="24"/>
          <w:szCs w:val="24"/>
        </w:rPr>
        <w:t>地址：</w:t>
      </w:r>
      <w:r w:rsidRPr="00306E7A">
        <w:rPr>
          <w:rFonts w:ascii="宋体" w:eastAsia="宋体" w:hAnsi="宋体" w:cs="宋体"/>
          <w:kern w:val="0"/>
          <w:sz w:val="24"/>
          <w:szCs w:val="24"/>
        </w:rPr>
        <w:fldChar w:fldCharType="begin"/>
      </w:r>
      <w:r w:rsidRPr="00306E7A">
        <w:rPr>
          <w:rFonts w:ascii="宋体" w:eastAsia="宋体" w:hAnsi="宋体" w:cs="宋体"/>
          <w:kern w:val="0"/>
          <w:sz w:val="24"/>
          <w:szCs w:val="24"/>
        </w:rPr>
        <w:instrText xml:space="preserve"> HYPERLINK "http://playground.tensorflow.org" \t "_blank" </w:instrText>
      </w:r>
      <w:r w:rsidRPr="00306E7A">
        <w:rPr>
          <w:rFonts w:ascii="宋体" w:eastAsia="宋体" w:hAnsi="宋体" w:cs="宋体"/>
          <w:kern w:val="0"/>
          <w:sz w:val="24"/>
          <w:szCs w:val="24"/>
        </w:rPr>
        <w:fldChar w:fldCharType="separate"/>
      </w:r>
      <w:r w:rsidRPr="00306E7A">
        <w:rPr>
          <w:rFonts w:ascii="宋体" w:eastAsia="宋体" w:hAnsi="宋体" w:cs="宋体"/>
          <w:color w:val="0000FF"/>
          <w:kern w:val="0"/>
          <w:sz w:val="24"/>
          <w:szCs w:val="24"/>
          <w:u w:val="single"/>
        </w:rPr>
        <w:t>http://playground.tensorflow.org</w:t>
      </w:r>
      <w:r w:rsidRPr="00306E7A">
        <w:rPr>
          <w:rFonts w:ascii="宋体" w:eastAsia="宋体" w:hAnsi="宋体" w:cs="宋体"/>
          <w:kern w:val="0"/>
          <w:sz w:val="24"/>
          <w:szCs w:val="24"/>
        </w:rPr>
        <w:fldChar w:fldCharType="end"/>
      </w:r>
      <w:r w:rsidRPr="00306E7A">
        <w:rPr>
          <w:rFonts w:ascii="宋体" w:eastAsia="宋体" w:hAnsi="宋体" w:cs="宋体"/>
          <w:kern w:val="0"/>
          <w:sz w:val="24"/>
          <w:szCs w:val="24"/>
        </w:rPr>
        <w:br/>
        <w:t>这里也有一篇</w:t>
      </w:r>
      <w:proofErr w:type="spellStart"/>
      <w:r w:rsidRPr="00306E7A">
        <w:rPr>
          <w:rFonts w:ascii="宋体" w:eastAsia="宋体" w:hAnsi="宋体" w:cs="宋体"/>
          <w:kern w:val="0"/>
          <w:sz w:val="24"/>
          <w:szCs w:val="24"/>
        </w:rPr>
        <w:t>PlayGround</w:t>
      </w:r>
      <w:proofErr w:type="spellEnd"/>
      <w:r w:rsidRPr="00306E7A">
        <w:rPr>
          <w:rFonts w:ascii="宋体" w:eastAsia="宋体" w:hAnsi="宋体" w:cs="宋体"/>
          <w:kern w:val="0"/>
          <w:sz w:val="24"/>
          <w:szCs w:val="24"/>
        </w:rPr>
        <w:t>介绍写的非常详细的文章：</w:t>
      </w:r>
      <w:r w:rsidRPr="00306E7A">
        <w:rPr>
          <w:rFonts w:ascii="宋体" w:eastAsia="宋体" w:hAnsi="宋体" w:cs="宋体"/>
          <w:kern w:val="0"/>
          <w:sz w:val="24"/>
          <w:szCs w:val="24"/>
        </w:rPr>
        <w:br/>
        <w:t>参考地址：</w:t>
      </w:r>
      <w:hyperlink r:id="rId5" w:tgtFrame="_blank" w:history="1">
        <w:r w:rsidRPr="00306E7A">
          <w:rPr>
            <w:rFonts w:ascii="宋体" w:eastAsia="宋体" w:hAnsi="宋体" w:cs="宋体"/>
            <w:color w:val="0000FF"/>
            <w:kern w:val="0"/>
            <w:sz w:val="24"/>
            <w:szCs w:val="24"/>
            <w:u w:val="single"/>
          </w:rPr>
          <w:t>https://finthon.com/tensorflow-playground-nn/</w:t>
        </w:r>
      </w:hyperlink>
    </w:p>
    <w:p w14:paraId="6ECF8B0C" w14:textId="77777777" w:rsidR="00306E7A" w:rsidRPr="00306E7A" w:rsidRDefault="00306E7A" w:rsidP="00306E7A">
      <w:pPr>
        <w:widowControl/>
        <w:spacing w:before="100" w:beforeAutospacing="1" w:after="100" w:afterAutospacing="1"/>
        <w:jc w:val="left"/>
        <w:outlineLvl w:val="3"/>
        <w:rPr>
          <w:rFonts w:ascii="宋体" w:eastAsia="宋体" w:hAnsi="宋体" w:cs="宋体"/>
          <w:b/>
          <w:bCs/>
          <w:kern w:val="0"/>
          <w:sz w:val="24"/>
          <w:szCs w:val="24"/>
        </w:rPr>
      </w:pPr>
      <w:proofErr w:type="spellStart"/>
      <w:r w:rsidRPr="00306E7A">
        <w:rPr>
          <w:rFonts w:ascii="宋体" w:eastAsia="宋体" w:hAnsi="宋体" w:cs="宋体"/>
          <w:b/>
          <w:bCs/>
          <w:kern w:val="0"/>
          <w:sz w:val="24"/>
          <w:szCs w:val="24"/>
        </w:rPr>
        <w:t>Pytorch</w:t>
      </w:r>
      <w:proofErr w:type="spellEnd"/>
      <w:r w:rsidRPr="00306E7A">
        <w:rPr>
          <w:rFonts w:ascii="宋体" w:eastAsia="宋体" w:hAnsi="宋体" w:cs="宋体"/>
          <w:b/>
          <w:bCs/>
          <w:kern w:val="0"/>
          <w:sz w:val="24"/>
          <w:szCs w:val="24"/>
        </w:rPr>
        <w:t>介绍和安装</w:t>
      </w:r>
    </w:p>
    <w:p w14:paraId="101313DC" w14:textId="30D65445" w:rsidR="00306E7A" w:rsidRPr="00306E7A" w:rsidRDefault="00306E7A" w:rsidP="00306E7A">
      <w:pPr>
        <w:widowControl/>
        <w:jc w:val="center"/>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231487F2" wp14:editId="0CAC817F">
            <wp:extent cx="3177540" cy="786771"/>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4167" cy="798316"/>
                    </a:xfrm>
                    <a:prstGeom prst="rect">
                      <a:avLst/>
                    </a:prstGeom>
                  </pic:spPr>
                </pic:pic>
              </a:graphicData>
            </a:graphic>
          </wp:inline>
        </w:drawing>
      </w:r>
    </w:p>
    <w:p w14:paraId="46ED9F83" w14:textId="77777777" w:rsidR="00306E7A" w:rsidRPr="00306E7A" w:rsidRDefault="00306E7A" w:rsidP="00944F54">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2017年1月，由Facebook人工智能研究院（FAIR）基于Torch推出了</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和Torch底层实现都用的是C语言，但是Torch的调用需要掌握Lua语言，相比而言使用Python的人更多，根本不是一个数量级，所以</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基于Torch做了些底层修改、优化并且支持Python语言调用。</w:t>
      </w:r>
      <w:r w:rsidRPr="00306E7A">
        <w:rPr>
          <w:rFonts w:ascii="宋体" w:eastAsia="宋体" w:hAnsi="宋体" w:cs="宋体"/>
          <w:kern w:val="0"/>
          <w:sz w:val="24"/>
          <w:szCs w:val="24"/>
        </w:rPr>
        <w:br/>
        <w:t>它是一个基于Python的可</w:t>
      </w:r>
      <w:proofErr w:type="gramStart"/>
      <w:r w:rsidRPr="00306E7A">
        <w:rPr>
          <w:rFonts w:ascii="宋体" w:eastAsia="宋体" w:hAnsi="宋体" w:cs="宋体"/>
          <w:kern w:val="0"/>
          <w:sz w:val="24"/>
          <w:szCs w:val="24"/>
        </w:rPr>
        <w:t>续计算包</w:t>
      </w:r>
      <w:proofErr w:type="gramEnd"/>
      <w:r w:rsidRPr="00306E7A">
        <w:rPr>
          <w:rFonts w:ascii="宋体" w:eastAsia="宋体" w:hAnsi="宋体" w:cs="宋体"/>
          <w:kern w:val="0"/>
          <w:sz w:val="24"/>
          <w:szCs w:val="24"/>
        </w:rPr>
        <w:t>，目标用户有两类：</w:t>
      </w:r>
    </w:p>
    <w:p w14:paraId="250D2E19" w14:textId="77777777" w:rsidR="00306E7A" w:rsidRPr="00306E7A" w:rsidRDefault="00306E7A" w:rsidP="00944F54">
      <w:pPr>
        <w:widowControl/>
        <w:numPr>
          <w:ilvl w:val="0"/>
          <w:numId w:val="2"/>
        </w:numPr>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使用GPU来运算</w:t>
      </w:r>
      <w:proofErr w:type="spellStart"/>
      <w:r w:rsidRPr="00306E7A">
        <w:rPr>
          <w:rFonts w:ascii="宋体" w:eastAsia="宋体" w:hAnsi="宋体" w:cs="宋体"/>
          <w:kern w:val="0"/>
          <w:sz w:val="24"/>
          <w:szCs w:val="24"/>
        </w:rPr>
        <w:t>numpy</w:t>
      </w:r>
      <w:proofErr w:type="spellEnd"/>
    </w:p>
    <w:p w14:paraId="05AE2FD4" w14:textId="77777777" w:rsidR="00306E7A" w:rsidRPr="00306E7A" w:rsidRDefault="00306E7A" w:rsidP="00944F54">
      <w:pPr>
        <w:widowControl/>
        <w:numPr>
          <w:ilvl w:val="0"/>
          <w:numId w:val="2"/>
        </w:numPr>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一个深度学习平台，提供最大的灵活型和速度</w:t>
      </w:r>
    </w:p>
    <w:p w14:paraId="066D9B15" w14:textId="77777777" w:rsidR="00306E7A" w:rsidRPr="00306E7A" w:rsidRDefault="00306E7A" w:rsidP="00944F54">
      <w:pPr>
        <w:widowControl/>
        <w:spacing w:beforeAutospacing="1"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如何安装</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呢？</w:t>
      </w:r>
    </w:p>
    <w:p w14:paraId="35E3178C" w14:textId="77777777" w:rsidR="00306E7A" w:rsidRPr="00306E7A" w:rsidRDefault="00306E7A" w:rsidP="00944F54">
      <w:pPr>
        <w:widowControl/>
        <w:numPr>
          <w:ilvl w:val="0"/>
          <w:numId w:val="3"/>
        </w:numPr>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基础环境</w:t>
      </w:r>
      <w:r w:rsidRPr="00306E7A">
        <w:rPr>
          <w:rFonts w:ascii="宋体" w:eastAsia="宋体" w:hAnsi="宋体" w:cs="宋体"/>
          <w:kern w:val="0"/>
          <w:sz w:val="24"/>
          <w:szCs w:val="24"/>
        </w:rPr>
        <w:br/>
        <w:t>一台PC设备、一张高性能NVIDIA显卡(可选)、Ubuntu系统</w:t>
      </w:r>
    </w:p>
    <w:p w14:paraId="640B220F" w14:textId="77777777" w:rsidR="00306E7A" w:rsidRPr="00306E7A" w:rsidRDefault="00306E7A" w:rsidP="00944F54">
      <w:pPr>
        <w:widowControl/>
        <w:numPr>
          <w:ilvl w:val="0"/>
          <w:numId w:val="3"/>
        </w:numPr>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安装步骤</w:t>
      </w:r>
    </w:p>
    <w:p w14:paraId="1A268F3D" w14:textId="77777777" w:rsidR="00306E7A" w:rsidRPr="00306E7A" w:rsidRDefault="00306E7A" w:rsidP="00944F54">
      <w:pPr>
        <w:widowControl/>
        <w:numPr>
          <w:ilvl w:val="0"/>
          <w:numId w:val="4"/>
        </w:numPr>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Anaconda(可选)和Python</w:t>
      </w:r>
    </w:p>
    <w:p w14:paraId="5451DF51" w14:textId="77777777" w:rsidR="00306E7A" w:rsidRPr="00306E7A" w:rsidRDefault="00306E7A" w:rsidP="00944F54">
      <w:pPr>
        <w:widowControl/>
        <w:numPr>
          <w:ilvl w:val="0"/>
          <w:numId w:val="4"/>
        </w:numPr>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显卡驱动和CUDA</w:t>
      </w:r>
    </w:p>
    <w:p w14:paraId="63F0FD31" w14:textId="77777777" w:rsidR="00306E7A" w:rsidRPr="00306E7A" w:rsidRDefault="00306E7A" w:rsidP="00944F54">
      <w:pPr>
        <w:widowControl/>
        <w:numPr>
          <w:ilvl w:val="0"/>
          <w:numId w:val="4"/>
        </w:numPr>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运行</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的安装命令</w:t>
      </w:r>
    </w:p>
    <w:p w14:paraId="2F2E27AE" w14:textId="77777777" w:rsidR="00306E7A" w:rsidRPr="00306E7A" w:rsidRDefault="00306E7A" w:rsidP="00944F54">
      <w:pPr>
        <w:widowControl/>
        <w:numPr>
          <w:ilvl w:val="0"/>
          <w:numId w:val="5"/>
        </w:numPr>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lastRenderedPageBreak/>
        <w:t>相关资料</w:t>
      </w:r>
      <w:r w:rsidRPr="00306E7A">
        <w:rPr>
          <w:rFonts w:ascii="宋体" w:eastAsia="宋体" w:hAnsi="宋体" w:cs="宋体"/>
          <w:kern w:val="0"/>
          <w:sz w:val="24"/>
          <w:szCs w:val="24"/>
        </w:rPr>
        <w:br/>
        <w:t>详细的安装教程</w:t>
      </w:r>
      <w:r w:rsidRPr="00306E7A">
        <w:rPr>
          <w:rFonts w:ascii="宋体" w:eastAsia="宋体" w:hAnsi="宋体" w:cs="宋体"/>
          <w:kern w:val="0"/>
          <w:sz w:val="24"/>
          <w:szCs w:val="24"/>
        </w:rPr>
        <w:fldChar w:fldCharType="begin"/>
      </w:r>
      <w:r w:rsidRPr="00306E7A">
        <w:rPr>
          <w:rFonts w:ascii="宋体" w:eastAsia="宋体" w:hAnsi="宋体" w:cs="宋体"/>
          <w:kern w:val="0"/>
          <w:sz w:val="24"/>
          <w:szCs w:val="24"/>
        </w:rPr>
        <w:instrText xml:space="preserve"> HYPERLINK "https://blog.csdn.net/zzlyw/article/details/78674543" \t "_blank" </w:instrText>
      </w:r>
      <w:r w:rsidRPr="00306E7A">
        <w:rPr>
          <w:rFonts w:ascii="宋体" w:eastAsia="宋体" w:hAnsi="宋体" w:cs="宋体"/>
          <w:kern w:val="0"/>
          <w:sz w:val="24"/>
          <w:szCs w:val="24"/>
        </w:rPr>
        <w:fldChar w:fldCharType="separate"/>
      </w:r>
      <w:r w:rsidRPr="00306E7A">
        <w:rPr>
          <w:rFonts w:ascii="宋体" w:eastAsia="宋体" w:hAnsi="宋体" w:cs="宋体"/>
          <w:color w:val="0000FF"/>
          <w:kern w:val="0"/>
          <w:sz w:val="24"/>
          <w:szCs w:val="24"/>
          <w:u w:val="single"/>
        </w:rPr>
        <w:t>https://blog.csdn.net/zzlyw/article/details/78674543</w:t>
      </w:r>
      <w:r w:rsidRPr="00306E7A">
        <w:rPr>
          <w:rFonts w:ascii="宋体" w:eastAsia="宋体" w:hAnsi="宋体" w:cs="宋体"/>
          <w:kern w:val="0"/>
          <w:sz w:val="24"/>
          <w:szCs w:val="24"/>
        </w:rPr>
        <w:fldChar w:fldCharType="end"/>
      </w:r>
      <w:r w:rsidRPr="00306E7A">
        <w:rPr>
          <w:rFonts w:ascii="宋体" w:eastAsia="宋体" w:hAnsi="宋体" w:cs="宋体"/>
          <w:kern w:val="0"/>
          <w:sz w:val="24"/>
          <w:szCs w:val="24"/>
        </w:rPr>
        <w:br/>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中文网</w:t>
      </w:r>
      <w:r w:rsidRPr="00306E7A">
        <w:rPr>
          <w:rFonts w:ascii="宋体" w:eastAsia="宋体" w:hAnsi="宋体" w:cs="宋体"/>
          <w:kern w:val="0"/>
          <w:sz w:val="24"/>
          <w:szCs w:val="24"/>
        </w:rPr>
        <w:fldChar w:fldCharType="begin"/>
      </w:r>
      <w:r w:rsidRPr="00306E7A">
        <w:rPr>
          <w:rFonts w:ascii="宋体" w:eastAsia="宋体" w:hAnsi="宋体" w:cs="宋体"/>
          <w:kern w:val="0"/>
          <w:sz w:val="24"/>
          <w:szCs w:val="24"/>
        </w:rPr>
        <w:instrText xml:space="preserve"> HYPERLINK "https://www.pytorchtutorial.com" \t "_blank" </w:instrText>
      </w:r>
      <w:r w:rsidRPr="00306E7A">
        <w:rPr>
          <w:rFonts w:ascii="宋体" w:eastAsia="宋体" w:hAnsi="宋体" w:cs="宋体"/>
          <w:kern w:val="0"/>
          <w:sz w:val="24"/>
          <w:szCs w:val="24"/>
        </w:rPr>
        <w:fldChar w:fldCharType="separate"/>
      </w:r>
      <w:r w:rsidRPr="00306E7A">
        <w:rPr>
          <w:rFonts w:ascii="宋体" w:eastAsia="宋体" w:hAnsi="宋体" w:cs="宋体"/>
          <w:color w:val="0000FF"/>
          <w:kern w:val="0"/>
          <w:sz w:val="24"/>
          <w:szCs w:val="24"/>
          <w:u w:val="single"/>
        </w:rPr>
        <w:t>https://www.pytorchtutorial.com</w:t>
      </w:r>
      <w:r w:rsidRPr="00306E7A">
        <w:rPr>
          <w:rFonts w:ascii="宋体" w:eastAsia="宋体" w:hAnsi="宋体" w:cs="宋体"/>
          <w:kern w:val="0"/>
          <w:sz w:val="24"/>
          <w:szCs w:val="24"/>
        </w:rPr>
        <w:fldChar w:fldCharType="end"/>
      </w:r>
      <w:r w:rsidRPr="00306E7A">
        <w:rPr>
          <w:rFonts w:ascii="宋体" w:eastAsia="宋体" w:hAnsi="宋体" w:cs="宋体"/>
          <w:kern w:val="0"/>
          <w:sz w:val="24"/>
          <w:szCs w:val="24"/>
        </w:rPr>
        <w:t xml:space="preserve"> </w:t>
      </w:r>
    </w:p>
    <w:p w14:paraId="18B500C0" w14:textId="77777777" w:rsidR="00306E7A" w:rsidRPr="00306E7A" w:rsidRDefault="00306E7A" w:rsidP="00944F54">
      <w:pPr>
        <w:widowControl/>
        <w:spacing w:before="100" w:beforeAutospacing="1" w:after="100" w:afterAutospacing="1" w:line="300" w:lineRule="exact"/>
        <w:contextualSpacing/>
        <w:jc w:val="left"/>
        <w:outlineLvl w:val="3"/>
        <w:rPr>
          <w:rFonts w:ascii="宋体" w:eastAsia="宋体" w:hAnsi="宋体" w:cs="宋体"/>
          <w:b/>
          <w:bCs/>
          <w:kern w:val="0"/>
          <w:sz w:val="24"/>
          <w:szCs w:val="24"/>
        </w:rPr>
      </w:pPr>
      <w:r w:rsidRPr="00306E7A">
        <w:rPr>
          <w:rFonts w:ascii="宋体" w:eastAsia="宋体" w:hAnsi="宋体" w:cs="宋体"/>
          <w:b/>
          <w:bCs/>
          <w:kern w:val="0"/>
          <w:sz w:val="24"/>
          <w:szCs w:val="24"/>
        </w:rPr>
        <w:t>Torch和</w:t>
      </w:r>
      <w:proofErr w:type="spellStart"/>
      <w:r w:rsidRPr="00306E7A">
        <w:rPr>
          <w:rFonts w:ascii="宋体" w:eastAsia="宋体" w:hAnsi="宋体" w:cs="宋体"/>
          <w:b/>
          <w:bCs/>
          <w:kern w:val="0"/>
          <w:sz w:val="24"/>
          <w:szCs w:val="24"/>
        </w:rPr>
        <w:t>Torchvision</w:t>
      </w:r>
      <w:proofErr w:type="spellEnd"/>
      <w:r w:rsidRPr="00306E7A">
        <w:rPr>
          <w:rFonts w:ascii="宋体" w:eastAsia="宋体" w:hAnsi="宋体" w:cs="宋体"/>
          <w:b/>
          <w:bCs/>
          <w:kern w:val="0"/>
          <w:sz w:val="24"/>
          <w:szCs w:val="24"/>
        </w:rPr>
        <w:t>里的常用包</w:t>
      </w:r>
    </w:p>
    <w:p w14:paraId="72EA849D" w14:textId="77777777" w:rsidR="00306E7A" w:rsidRPr="00306E7A" w:rsidRDefault="00306E7A" w:rsidP="00944F54">
      <w:pPr>
        <w:widowControl/>
        <w:spacing w:beforeAutospacing="1"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Torch</w:t>
      </w:r>
    </w:p>
    <w:p w14:paraId="29EE6416" w14:textId="77777777" w:rsidR="00306E7A" w:rsidRPr="00306E7A" w:rsidRDefault="00306E7A" w:rsidP="00944F54">
      <w:pPr>
        <w:widowControl/>
        <w:numPr>
          <w:ilvl w:val="0"/>
          <w:numId w:val="6"/>
        </w:numPr>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torch：张量相关的运算，例如创建、索引、切片、连接、转置、加减乘除等</w:t>
      </w:r>
    </w:p>
    <w:p w14:paraId="39826CF2" w14:textId="77777777" w:rsidR="00306E7A" w:rsidRPr="00306E7A" w:rsidRDefault="00306E7A" w:rsidP="00944F54">
      <w:pPr>
        <w:widowControl/>
        <w:numPr>
          <w:ilvl w:val="0"/>
          <w:numId w:val="6"/>
        </w:numPr>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torch.nn</w:t>
      </w:r>
      <w:proofErr w:type="spellEnd"/>
      <w:r w:rsidRPr="00306E7A">
        <w:rPr>
          <w:rFonts w:ascii="宋体" w:eastAsia="宋体" w:hAnsi="宋体" w:cs="宋体"/>
          <w:kern w:val="0"/>
          <w:sz w:val="24"/>
          <w:szCs w:val="24"/>
        </w:rPr>
        <w:t>：包含搭建网络层的模块（Modules）和一系列的loss函数，例如全连接、卷积、池化、BN批处理、dropout、</w:t>
      </w:r>
      <w:proofErr w:type="spellStart"/>
      <w:r w:rsidRPr="00306E7A">
        <w:rPr>
          <w:rFonts w:ascii="宋体" w:eastAsia="宋体" w:hAnsi="宋体" w:cs="宋体"/>
          <w:kern w:val="0"/>
          <w:sz w:val="24"/>
          <w:szCs w:val="24"/>
        </w:rPr>
        <w:t>CrossEntropyLoss</w:t>
      </w:r>
      <w:proofErr w:type="spellEnd"/>
      <w:r w:rsidRPr="00306E7A">
        <w:rPr>
          <w:rFonts w:ascii="宋体" w:eastAsia="宋体" w:hAnsi="宋体" w:cs="宋体"/>
          <w:kern w:val="0"/>
          <w:sz w:val="24"/>
          <w:szCs w:val="24"/>
        </w:rPr>
        <w:t>、</w:t>
      </w:r>
      <w:proofErr w:type="spellStart"/>
      <w:r w:rsidRPr="00306E7A">
        <w:rPr>
          <w:rFonts w:ascii="宋体" w:eastAsia="宋体" w:hAnsi="宋体" w:cs="宋体"/>
          <w:kern w:val="0"/>
          <w:sz w:val="24"/>
          <w:szCs w:val="24"/>
        </w:rPr>
        <w:t>MSELoss</w:t>
      </w:r>
      <w:proofErr w:type="spellEnd"/>
      <w:r w:rsidRPr="00306E7A">
        <w:rPr>
          <w:rFonts w:ascii="宋体" w:eastAsia="宋体" w:hAnsi="宋体" w:cs="宋体"/>
          <w:kern w:val="0"/>
          <w:sz w:val="24"/>
          <w:szCs w:val="24"/>
        </w:rPr>
        <w:t>等</w:t>
      </w:r>
    </w:p>
    <w:p w14:paraId="5B9A484B" w14:textId="77777777" w:rsidR="00306E7A" w:rsidRPr="00306E7A" w:rsidRDefault="00306E7A" w:rsidP="00944F54">
      <w:pPr>
        <w:widowControl/>
        <w:numPr>
          <w:ilvl w:val="0"/>
          <w:numId w:val="6"/>
        </w:numPr>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torch.nn.functional</w:t>
      </w:r>
      <w:proofErr w:type="spellEnd"/>
      <w:r w:rsidRPr="00306E7A">
        <w:rPr>
          <w:rFonts w:ascii="宋体" w:eastAsia="宋体" w:hAnsi="宋体" w:cs="宋体"/>
          <w:kern w:val="0"/>
          <w:sz w:val="24"/>
          <w:szCs w:val="24"/>
        </w:rPr>
        <w:t>：常用的激活函数</w:t>
      </w:r>
      <w:proofErr w:type="spellStart"/>
      <w:r w:rsidRPr="00306E7A">
        <w:rPr>
          <w:rFonts w:ascii="宋体" w:eastAsia="宋体" w:hAnsi="宋体" w:cs="宋体"/>
          <w:kern w:val="0"/>
          <w:sz w:val="24"/>
          <w:szCs w:val="24"/>
        </w:rPr>
        <w:t>relu</w:t>
      </w:r>
      <w:proofErr w:type="spellEnd"/>
      <w:r w:rsidRPr="00306E7A">
        <w:rPr>
          <w:rFonts w:ascii="宋体" w:eastAsia="宋体" w:hAnsi="宋体" w:cs="宋体"/>
          <w:kern w:val="0"/>
          <w:sz w:val="24"/>
          <w:szCs w:val="24"/>
        </w:rPr>
        <w:t>、</w:t>
      </w:r>
      <w:proofErr w:type="spellStart"/>
      <w:r w:rsidRPr="00306E7A">
        <w:rPr>
          <w:rFonts w:ascii="宋体" w:eastAsia="宋体" w:hAnsi="宋体" w:cs="宋体"/>
          <w:kern w:val="0"/>
          <w:sz w:val="24"/>
          <w:szCs w:val="24"/>
        </w:rPr>
        <w:t>leaky_relu</w:t>
      </w:r>
      <w:proofErr w:type="spellEnd"/>
      <w:r w:rsidRPr="00306E7A">
        <w:rPr>
          <w:rFonts w:ascii="宋体" w:eastAsia="宋体" w:hAnsi="宋体" w:cs="宋体"/>
          <w:kern w:val="0"/>
          <w:sz w:val="24"/>
          <w:szCs w:val="24"/>
        </w:rPr>
        <w:t>、sigmoid等</w:t>
      </w:r>
    </w:p>
    <w:p w14:paraId="48D450EB" w14:textId="77777777" w:rsidR="00306E7A" w:rsidRPr="00306E7A" w:rsidRDefault="00306E7A" w:rsidP="00944F54">
      <w:pPr>
        <w:widowControl/>
        <w:numPr>
          <w:ilvl w:val="0"/>
          <w:numId w:val="6"/>
        </w:numPr>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torch.autograd</w:t>
      </w:r>
      <w:proofErr w:type="spellEnd"/>
      <w:r w:rsidRPr="00306E7A">
        <w:rPr>
          <w:rFonts w:ascii="宋体" w:eastAsia="宋体" w:hAnsi="宋体" w:cs="宋体"/>
          <w:kern w:val="0"/>
          <w:sz w:val="24"/>
          <w:szCs w:val="24"/>
        </w:rPr>
        <w:t>：提供Tensor所有操作的自动求导方法</w:t>
      </w:r>
    </w:p>
    <w:p w14:paraId="143121E3" w14:textId="77777777" w:rsidR="00306E7A" w:rsidRPr="00306E7A" w:rsidRDefault="00306E7A" w:rsidP="00944F54">
      <w:pPr>
        <w:widowControl/>
        <w:numPr>
          <w:ilvl w:val="0"/>
          <w:numId w:val="6"/>
        </w:numPr>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torch.optim</w:t>
      </w:r>
      <w:proofErr w:type="spellEnd"/>
      <w:r w:rsidRPr="00306E7A">
        <w:rPr>
          <w:rFonts w:ascii="宋体" w:eastAsia="宋体" w:hAnsi="宋体" w:cs="宋体"/>
          <w:kern w:val="0"/>
          <w:sz w:val="24"/>
          <w:szCs w:val="24"/>
        </w:rPr>
        <w:t>：各种参数优化方法，例如SGD、</w:t>
      </w:r>
      <w:proofErr w:type="spellStart"/>
      <w:r w:rsidRPr="00306E7A">
        <w:rPr>
          <w:rFonts w:ascii="宋体" w:eastAsia="宋体" w:hAnsi="宋体" w:cs="宋体"/>
          <w:kern w:val="0"/>
          <w:sz w:val="24"/>
          <w:szCs w:val="24"/>
        </w:rPr>
        <w:t>AdaGrad</w:t>
      </w:r>
      <w:proofErr w:type="spellEnd"/>
      <w:r w:rsidRPr="00306E7A">
        <w:rPr>
          <w:rFonts w:ascii="宋体" w:eastAsia="宋体" w:hAnsi="宋体" w:cs="宋体"/>
          <w:kern w:val="0"/>
          <w:sz w:val="24"/>
          <w:szCs w:val="24"/>
        </w:rPr>
        <w:t>、</w:t>
      </w:r>
      <w:proofErr w:type="spellStart"/>
      <w:r w:rsidRPr="00306E7A">
        <w:rPr>
          <w:rFonts w:ascii="宋体" w:eastAsia="宋体" w:hAnsi="宋体" w:cs="宋体"/>
          <w:kern w:val="0"/>
          <w:sz w:val="24"/>
          <w:szCs w:val="24"/>
        </w:rPr>
        <w:t>RMSProp</w:t>
      </w:r>
      <w:proofErr w:type="spellEnd"/>
      <w:r w:rsidRPr="00306E7A">
        <w:rPr>
          <w:rFonts w:ascii="宋体" w:eastAsia="宋体" w:hAnsi="宋体" w:cs="宋体"/>
          <w:kern w:val="0"/>
          <w:sz w:val="24"/>
          <w:szCs w:val="24"/>
        </w:rPr>
        <w:t>、Adam等</w:t>
      </w:r>
    </w:p>
    <w:p w14:paraId="3BEDC520" w14:textId="77777777" w:rsidR="00306E7A" w:rsidRPr="00306E7A" w:rsidRDefault="00306E7A" w:rsidP="00944F54">
      <w:pPr>
        <w:widowControl/>
        <w:numPr>
          <w:ilvl w:val="0"/>
          <w:numId w:val="6"/>
        </w:numPr>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torch.nn.init</w:t>
      </w:r>
      <w:proofErr w:type="spellEnd"/>
      <w:r w:rsidRPr="00306E7A">
        <w:rPr>
          <w:rFonts w:ascii="宋体" w:eastAsia="宋体" w:hAnsi="宋体" w:cs="宋体"/>
          <w:kern w:val="0"/>
          <w:sz w:val="24"/>
          <w:szCs w:val="24"/>
        </w:rPr>
        <w:t>：可以用它更改</w:t>
      </w:r>
      <w:proofErr w:type="spellStart"/>
      <w:r w:rsidRPr="00306E7A">
        <w:rPr>
          <w:rFonts w:ascii="宋体" w:eastAsia="宋体" w:hAnsi="宋体" w:cs="宋体"/>
          <w:kern w:val="0"/>
          <w:sz w:val="24"/>
          <w:szCs w:val="24"/>
        </w:rPr>
        <w:t>nn.Module</w:t>
      </w:r>
      <w:proofErr w:type="spellEnd"/>
      <w:r w:rsidRPr="00306E7A">
        <w:rPr>
          <w:rFonts w:ascii="宋体" w:eastAsia="宋体" w:hAnsi="宋体" w:cs="宋体"/>
          <w:kern w:val="0"/>
          <w:sz w:val="24"/>
          <w:szCs w:val="24"/>
        </w:rPr>
        <w:t>的默认参数初始化方式</w:t>
      </w:r>
    </w:p>
    <w:p w14:paraId="2BB0374A" w14:textId="77777777" w:rsidR="00306E7A" w:rsidRPr="00306E7A" w:rsidRDefault="00306E7A" w:rsidP="00944F54">
      <w:pPr>
        <w:widowControl/>
        <w:numPr>
          <w:ilvl w:val="0"/>
          <w:numId w:val="6"/>
        </w:numPr>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torch.utils.data</w:t>
      </w:r>
      <w:proofErr w:type="spellEnd"/>
      <w:r w:rsidRPr="00306E7A">
        <w:rPr>
          <w:rFonts w:ascii="宋体" w:eastAsia="宋体" w:hAnsi="宋体" w:cs="宋体"/>
          <w:kern w:val="0"/>
          <w:sz w:val="24"/>
          <w:szCs w:val="24"/>
        </w:rPr>
        <w:t>：用于加载数据</w:t>
      </w:r>
    </w:p>
    <w:p w14:paraId="2245E37B" w14:textId="77777777" w:rsidR="00306E7A" w:rsidRPr="00306E7A" w:rsidRDefault="00306E7A" w:rsidP="00944F54">
      <w:pPr>
        <w:widowControl/>
        <w:spacing w:beforeAutospacing="1"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Torchvision</w:t>
      </w:r>
      <w:proofErr w:type="spellEnd"/>
    </w:p>
    <w:p w14:paraId="6E34B81A" w14:textId="77777777" w:rsidR="00306E7A" w:rsidRPr="00306E7A" w:rsidRDefault="00306E7A" w:rsidP="00944F54">
      <w:pPr>
        <w:widowControl/>
        <w:numPr>
          <w:ilvl w:val="0"/>
          <w:numId w:val="7"/>
        </w:numPr>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torchvision.datasets</w:t>
      </w:r>
      <w:proofErr w:type="spellEnd"/>
      <w:r w:rsidRPr="00306E7A">
        <w:rPr>
          <w:rFonts w:ascii="宋体" w:eastAsia="宋体" w:hAnsi="宋体" w:cs="宋体"/>
          <w:kern w:val="0"/>
          <w:sz w:val="24"/>
          <w:szCs w:val="24"/>
        </w:rPr>
        <w:t>：常用数据集，MNIST、COCO、CIFAR10、</w:t>
      </w:r>
      <w:proofErr w:type="spellStart"/>
      <w:r w:rsidRPr="00306E7A">
        <w:rPr>
          <w:rFonts w:ascii="宋体" w:eastAsia="宋体" w:hAnsi="宋体" w:cs="宋体"/>
          <w:kern w:val="0"/>
          <w:sz w:val="24"/>
          <w:szCs w:val="24"/>
        </w:rPr>
        <w:t>Imagenet</w:t>
      </w:r>
      <w:proofErr w:type="spellEnd"/>
      <w:r w:rsidRPr="00306E7A">
        <w:rPr>
          <w:rFonts w:ascii="宋体" w:eastAsia="宋体" w:hAnsi="宋体" w:cs="宋体"/>
          <w:kern w:val="0"/>
          <w:sz w:val="24"/>
          <w:szCs w:val="24"/>
        </w:rPr>
        <w:t>等</w:t>
      </w:r>
    </w:p>
    <w:p w14:paraId="7787B627" w14:textId="77777777" w:rsidR="00306E7A" w:rsidRPr="00306E7A" w:rsidRDefault="00306E7A" w:rsidP="00944F54">
      <w:pPr>
        <w:widowControl/>
        <w:numPr>
          <w:ilvl w:val="0"/>
          <w:numId w:val="7"/>
        </w:numPr>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torchvision.models</w:t>
      </w:r>
      <w:proofErr w:type="spellEnd"/>
      <w:r w:rsidRPr="00306E7A">
        <w:rPr>
          <w:rFonts w:ascii="宋体" w:eastAsia="宋体" w:hAnsi="宋体" w:cs="宋体"/>
          <w:kern w:val="0"/>
          <w:sz w:val="24"/>
          <w:szCs w:val="24"/>
        </w:rPr>
        <w:t>：常用模型，</w:t>
      </w:r>
      <w:proofErr w:type="spellStart"/>
      <w:r w:rsidRPr="00306E7A">
        <w:rPr>
          <w:rFonts w:ascii="宋体" w:eastAsia="宋体" w:hAnsi="宋体" w:cs="宋体"/>
          <w:kern w:val="0"/>
          <w:sz w:val="24"/>
          <w:szCs w:val="24"/>
        </w:rPr>
        <w:t>AlextNet</w:t>
      </w:r>
      <w:proofErr w:type="spellEnd"/>
      <w:r w:rsidRPr="00306E7A">
        <w:rPr>
          <w:rFonts w:ascii="宋体" w:eastAsia="宋体" w:hAnsi="宋体" w:cs="宋体"/>
          <w:kern w:val="0"/>
          <w:sz w:val="24"/>
          <w:szCs w:val="24"/>
        </w:rPr>
        <w:t>、VGG、</w:t>
      </w:r>
      <w:proofErr w:type="spellStart"/>
      <w:r w:rsidRPr="00306E7A">
        <w:rPr>
          <w:rFonts w:ascii="宋体" w:eastAsia="宋体" w:hAnsi="宋体" w:cs="宋体"/>
          <w:kern w:val="0"/>
          <w:sz w:val="24"/>
          <w:szCs w:val="24"/>
        </w:rPr>
        <w:t>ResNet</w:t>
      </w:r>
      <w:proofErr w:type="spellEnd"/>
      <w:r w:rsidRPr="00306E7A">
        <w:rPr>
          <w:rFonts w:ascii="宋体" w:eastAsia="宋体" w:hAnsi="宋体" w:cs="宋体"/>
          <w:kern w:val="0"/>
          <w:sz w:val="24"/>
          <w:szCs w:val="24"/>
        </w:rPr>
        <w:t>、</w:t>
      </w:r>
      <w:proofErr w:type="spellStart"/>
      <w:r w:rsidRPr="00306E7A">
        <w:rPr>
          <w:rFonts w:ascii="宋体" w:eastAsia="宋体" w:hAnsi="宋体" w:cs="宋体"/>
          <w:kern w:val="0"/>
          <w:sz w:val="24"/>
          <w:szCs w:val="24"/>
        </w:rPr>
        <w:t>DenseNet</w:t>
      </w:r>
      <w:proofErr w:type="spellEnd"/>
      <w:r w:rsidRPr="00306E7A">
        <w:rPr>
          <w:rFonts w:ascii="宋体" w:eastAsia="宋体" w:hAnsi="宋体" w:cs="宋体"/>
          <w:kern w:val="0"/>
          <w:sz w:val="24"/>
          <w:szCs w:val="24"/>
        </w:rPr>
        <w:t>等</w:t>
      </w:r>
    </w:p>
    <w:p w14:paraId="2C63E7FC" w14:textId="77777777" w:rsidR="00306E7A" w:rsidRPr="00306E7A" w:rsidRDefault="00306E7A" w:rsidP="00944F54">
      <w:pPr>
        <w:widowControl/>
        <w:numPr>
          <w:ilvl w:val="0"/>
          <w:numId w:val="7"/>
        </w:numPr>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torchvision.transforms</w:t>
      </w:r>
      <w:proofErr w:type="spellEnd"/>
      <w:r w:rsidRPr="00306E7A">
        <w:rPr>
          <w:rFonts w:ascii="宋体" w:eastAsia="宋体" w:hAnsi="宋体" w:cs="宋体"/>
          <w:kern w:val="0"/>
          <w:sz w:val="24"/>
          <w:szCs w:val="24"/>
        </w:rPr>
        <w:t>：图片相关处理，裁剪、尺寸缩放、归一化等</w:t>
      </w:r>
    </w:p>
    <w:p w14:paraId="0FC78518" w14:textId="77777777" w:rsidR="00306E7A" w:rsidRPr="00306E7A" w:rsidRDefault="00306E7A" w:rsidP="00944F54">
      <w:pPr>
        <w:widowControl/>
        <w:numPr>
          <w:ilvl w:val="0"/>
          <w:numId w:val="7"/>
        </w:numPr>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torchvision.utils</w:t>
      </w:r>
      <w:proofErr w:type="spellEnd"/>
      <w:r w:rsidRPr="00306E7A">
        <w:rPr>
          <w:rFonts w:ascii="宋体" w:eastAsia="宋体" w:hAnsi="宋体" w:cs="宋体"/>
          <w:kern w:val="0"/>
          <w:sz w:val="24"/>
          <w:szCs w:val="24"/>
        </w:rPr>
        <w:t>：将给定的Tensor保存成image文件</w:t>
      </w:r>
    </w:p>
    <w:p w14:paraId="74499553" w14:textId="77777777" w:rsidR="00306E7A" w:rsidRPr="00306E7A" w:rsidRDefault="00306E7A" w:rsidP="00944F54">
      <w:pPr>
        <w:widowControl/>
        <w:spacing w:before="100" w:beforeAutospacing="1" w:after="100" w:afterAutospacing="1" w:line="300" w:lineRule="exact"/>
        <w:contextualSpacing/>
        <w:jc w:val="left"/>
        <w:outlineLvl w:val="3"/>
        <w:rPr>
          <w:rFonts w:ascii="宋体" w:eastAsia="宋体" w:hAnsi="宋体" w:cs="宋体"/>
          <w:b/>
          <w:bCs/>
          <w:kern w:val="0"/>
          <w:sz w:val="24"/>
          <w:szCs w:val="24"/>
        </w:rPr>
      </w:pPr>
      <w:r w:rsidRPr="00306E7A">
        <w:rPr>
          <w:rFonts w:ascii="宋体" w:eastAsia="宋体" w:hAnsi="宋体" w:cs="宋体"/>
          <w:b/>
          <w:bCs/>
          <w:kern w:val="0"/>
          <w:sz w:val="24"/>
          <w:szCs w:val="24"/>
        </w:rPr>
        <w:t>Variable、Tensor、</w:t>
      </w:r>
      <w:proofErr w:type="spellStart"/>
      <w:r w:rsidRPr="00306E7A">
        <w:rPr>
          <w:rFonts w:ascii="宋体" w:eastAsia="宋体" w:hAnsi="宋体" w:cs="宋体"/>
          <w:b/>
          <w:bCs/>
          <w:kern w:val="0"/>
          <w:sz w:val="24"/>
          <w:szCs w:val="24"/>
        </w:rPr>
        <w:t>Numpy</w:t>
      </w:r>
      <w:proofErr w:type="spellEnd"/>
      <w:r w:rsidRPr="00306E7A">
        <w:rPr>
          <w:rFonts w:ascii="宋体" w:eastAsia="宋体" w:hAnsi="宋体" w:cs="宋体"/>
          <w:b/>
          <w:bCs/>
          <w:kern w:val="0"/>
          <w:sz w:val="24"/>
          <w:szCs w:val="24"/>
        </w:rPr>
        <w:t>之间的关系</w:t>
      </w:r>
    </w:p>
    <w:p w14:paraId="45F2866A" w14:textId="77777777" w:rsidR="00306E7A" w:rsidRPr="00306E7A" w:rsidRDefault="00306E7A" w:rsidP="00944F54">
      <w:pPr>
        <w:widowControl/>
        <w:numPr>
          <w:ilvl w:val="0"/>
          <w:numId w:val="8"/>
        </w:numPr>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Numpy</w:t>
      </w:r>
      <w:proofErr w:type="spellEnd"/>
      <w:r w:rsidRPr="00306E7A">
        <w:rPr>
          <w:rFonts w:ascii="宋体" w:eastAsia="宋体" w:hAnsi="宋体" w:cs="宋体"/>
          <w:kern w:val="0"/>
          <w:sz w:val="24"/>
          <w:szCs w:val="24"/>
        </w:rPr>
        <w:br/>
        <w:t>NumPy是Python语言的一个扩充程序库。支持高级大量的维度数组与矩阵运算,此外也针对数组运算提供大量的数学函数库。</w:t>
      </w:r>
      <w:r w:rsidRPr="00306E7A">
        <w:rPr>
          <w:rFonts w:ascii="宋体" w:eastAsia="宋体" w:hAnsi="宋体" w:cs="宋体"/>
          <w:kern w:val="0"/>
          <w:sz w:val="24"/>
          <w:szCs w:val="24"/>
        </w:rPr>
        <w:br/>
        <w:t>例子：</w:t>
      </w:r>
    </w:p>
    <w:p w14:paraId="041B74B1" w14:textId="77777777" w:rsidR="00306E7A" w:rsidRPr="00306E7A" w:rsidRDefault="00306E7A" w:rsidP="00944F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 xml:space="preserve">&gt;&gt;&gt; import </w:t>
      </w:r>
      <w:proofErr w:type="spellStart"/>
      <w:r w:rsidRPr="00306E7A">
        <w:rPr>
          <w:rFonts w:ascii="宋体" w:eastAsia="宋体" w:hAnsi="宋体" w:cs="宋体"/>
          <w:kern w:val="0"/>
          <w:sz w:val="24"/>
          <w:szCs w:val="24"/>
        </w:rPr>
        <w:t>numpy</w:t>
      </w:r>
      <w:proofErr w:type="spellEnd"/>
      <w:r w:rsidRPr="00306E7A">
        <w:rPr>
          <w:rFonts w:ascii="宋体" w:eastAsia="宋体" w:hAnsi="宋体" w:cs="宋体"/>
          <w:kern w:val="0"/>
          <w:sz w:val="24"/>
          <w:szCs w:val="24"/>
        </w:rPr>
        <w:t xml:space="preserve"> as np</w:t>
      </w:r>
    </w:p>
    <w:p w14:paraId="2C585829" w14:textId="77777777" w:rsidR="00306E7A" w:rsidRPr="00306E7A" w:rsidRDefault="00306E7A" w:rsidP="00944F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&gt;&gt;&gt; x=</w:t>
      </w:r>
      <w:proofErr w:type="spellStart"/>
      <w:proofErr w:type="gramStart"/>
      <w:r w:rsidRPr="00306E7A">
        <w:rPr>
          <w:rFonts w:ascii="宋体" w:eastAsia="宋体" w:hAnsi="宋体" w:cs="宋体"/>
          <w:kern w:val="0"/>
          <w:sz w:val="24"/>
          <w:szCs w:val="24"/>
        </w:rPr>
        <w:t>np.array</w:t>
      </w:r>
      <w:proofErr w:type="spellEnd"/>
      <w:proofErr w:type="gramEnd"/>
      <w:r w:rsidRPr="00306E7A">
        <w:rPr>
          <w:rFonts w:ascii="宋体" w:eastAsia="宋体" w:hAnsi="宋体" w:cs="宋体"/>
          <w:kern w:val="0"/>
          <w:sz w:val="24"/>
          <w:szCs w:val="24"/>
        </w:rPr>
        <w:t>([[1,2,3],[9,8,7],[6,5,4]])</w:t>
      </w:r>
    </w:p>
    <w:p w14:paraId="543AD6AA" w14:textId="77777777" w:rsidR="00306E7A" w:rsidRPr="00306E7A" w:rsidRDefault="00306E7A" w:rsidP="00944F54">
      <w:pPr>
        <w:widowControl/>
        <w:numPr>
          <w:ilvl w:val="0"/>
          <w:numId w:val="9"/>
        </w:numPr>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Tensor</w:t>
      </w:r>
      <w:r w:rsidRPr="00306E7A">
        <w:rPr>
          <w:rFonts w:ascii="宋体" w:eastAsia="宋体" w:hAnsi="宋体" w:cs="宋体"/>
          <w:kern w:val="0"/>
          <w:sz w:val="24"/>
          <w:szCs w:val="24"/>
        </w:rPr>
        <w:br/>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 xml:space="preserve"> 提供一种类似 NumPy 的抽象方法来表征张量（或多维数组），它可以利用 GPU 来加速训练。</w:t>
      </w:r>
    </w:p>
    <w:p w14:paraId="64D40947" w14:textId="7FC8AC16" w:rsidR="00306E7A" w:rsidRPr="00306E7A" w:rsidRDefault="00306E7A" w:rsidP="00306E7A">
      <w:pPr>
        <w:widowControl/>
        <w:spacing w:beforeAutospacing="1" w:afterAutospacing="1"/>
        <w:ind w:left="720"/>
        <w:jc w:val="center"/>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34DC1770" wp14:editId="53EE35E9">
            <wp:extent cx="2992640" cy="15544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4064" cy="1560414"/>
                    </a:xfrm>
                    <a:prstGeom prst="rect">
                      <a:avLst/>
                    </a:prstGeom>
                  </pic:spPr>
                </pic:pic>
              </a:graphicData>
            </a:graphic>
          </wp:inline>
        </w:drawing>
      </w:r>
    </w:p>
    <w:p w14:paraId="3574D690" w14:textId="77777777" w:rsidR="00306E7A" w:rsidRPr="00306E7A" w:rsidRDefault="00306E7A" w:rsidP="00306E7A">
      <w:pPr>
        <w:widowControl/>
        <w:numPr>
          <w:ilvl w:val="0"/>
          <w:numId w:val="9"/>
        </w:numPr>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lastRenderedPageBreak/>
        <w:t>Variable</w:t>
      </w:r>
    </w:p>
    <w:p w14:paraId="783AFEFC" w14:textId="2749644C" w:rsidR="00306E7A" w:rsidRPr="00306E7A" w:rsidRDefault="00306E7A" w:rsidP="00306E7A">
      <w:pPr>
        <w:widowControl/>
        <w:spacing w:beforeAutospacing="1" w:afterAutospacing="1"/>
        <w:ind w:left="720"/>
        <w:jc w:val="center"/>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1B665A36" wp14:editId="7B7F9403">
            <wp:extent cx="2560320" cy="1896993"/>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5242" cy="1900639"/>
                    </a:xfrm>
                    <a:prstGeom prst="rect">
                      <a:avLst/>
                    </a:prstGeom>
                  </pic:spPr>
                </pic:pic>
              </a:graphicData>
            </a:graphic>
          </wp:inline>
        </w:drawing>
      </w:r>
    </w:p>
    <w:p w14:paraId="0A54EEB4" w14:textId="77777777" w:rsidR="00306E7A" w:rsidRPr="00306E7A" w:rsidRDefault="00306E7A" w:rsidP="00944F54">
      <w:pPr>
        <w:widowControl/>
        <w:numPr>
          <w:ilvl w:val="0"/>
          <w:numId w:val="10"/>
        </w:numPr>
        <w:spacing w:before="100" w:beforeAutospacing="1" w:after="100" w:afterAutospacing="1" w:line="300" w:lineRule="exact"/>
        <w:ind w:left="714" w:hanging="357"/>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 xml:space="preserve"> 张量的简单封装</w:t>
      </w:r>
    </w:p>
    <w:p w14:paraId="77562B41" w14:textId="77777777" w:rsidR="00306E7A" w:rsidRPr="00306E7A" w:rsidRDefault="00306E7A" w:rsidP="00944F54">
      <w:pPr>
        <w:widowControl/>
        <w:numPr>
          <w:ilvl w:val="0"/>
          <w:numId w:val="10"/>
        </w:numPr>
        <w:spacing w:before="100" w:beforeAutospacing="1" w:after="100" w:afterAutospacing="1" w:line="300" w:lineRule="exact"/>
        <w:ind w:left="714" w:hanging="357"/>
        <w:contextualSpacing/>
        <w:jc w:val="left"/>
        <w:rPr>
          <w:rFonts w:ascii="宋体" w:eastAsia="宋体" w:hAnsi="宋体" w:cs="宋体"/>
          <w:kern w:val="0"/>
          <w:sz w:val="24"/>
          <w:szCs w:val="24"/>
        </w:rPr>
      </w:pPr>
      <w:r w:rsidRPr="00306E7A">
        <w:rPr>
          <w:rFonts w:ascii="宋体" w:eastAsia="宋体" w:hAnsi="宋体" w:cs="宋体"/>
          <w:kern w:val="0"/>
          <w:sz w:val="24"/>
          <w:szCs w:val="24"/>
        </w:rPr>
        <w:t>帮助建立计算图</w:t>
      </w:r>
    </w:p>
    <w:p w14:paraId="3FC661D6" w14:textId="77777777" w:rsidR="00306E7A" w:rsidRPr="00306E7A" w:rsidRDefault="00306E7A" w:rsidP="00944F54">
      <w:pPr>
        <w:widowControl/>
        <w:numPr>
          <w:ilvl w:val="0"/>
          <w:numId w:val="10"/>
        </w:numPr>
        <w:spacing w:before="100" w:beforeAutospacing="1" w:after="100" w:afterAutospacing="1" w:line="300" w:lineRule="exact"/>
        <w:ind w:left="714" w:hanging="357"/>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Autograd</w:t>
      </w:r>
      <w:proofErr w:type="spellEnd"/>
      <w:r w:rsidRPr="00306E7A">
        <w:rPr>
          <w:rFonts w:ascii="宋体" w:eastAsia="宋体" w:hAnsi="宋体" w:cs="宋体"/>
          <w:kern w:val="0"/>
          <w:sz w:val="24"/>
          <w:szCs w:val="24"/>
        </w:rPr>
        <w:t>（自动微分库）的必要部分</w:t>
      </w:r>
    </w:p>
    <w:p w14:paraId="38A42715" w14:textId="77777777" w:rsidR="00306E7A" w:rsidRPr="00306E7A" w:rsidRDefault="00306E7A" w:rsidP="00944F54">
      <w:pPr>
        <w:widowControl/>
        <w:numPr>
          <w:ilvl w:val="0"/>
          <w:numId w:val="10"/>
        </w:numPr>
        <w:spacing w:before="100" w:beforeAutospacing="1" w:after="100" w:afterAutospacing="1" w:line="300" w:lineRule="exact"/>
        <w:ind w:left="714" w:hanging="357"/>
        <w:contextualSpacing/>
        <w:jc w:val="left"/>
        <w:rPr>
          <w:rFonts w:ascii="宋体" w:eastAsia="宋体" w:hAnsi="宋体" w:cs="宋体"/>
          <w:kern w:val="0"/>
          <w:sz w:val="24"/>
          <w:szCs w:val="24"/>
        </w:rPr>
      </w:pPr>
      <w:r w:rsidRPr="00306E7A">
        <w:rPr>
          <w:rFonts w:ascii="宋体" w:eastAsia="宋体" w:hAnsi="宋体" w:cs="宋体"/>
          <w:kern w:val="0"/>
          <w:sz w:val="24"/>
          <w:szCs w:val="24"/>
        </w:rPr>
        <w:t>将关于这些变量的梯度保存在 .grad 中</w:t>
      </w:r>
    </w:p>
    <w:p w14:paraId="0C7C3064" w14:textId="77777777" w:rsidR="00306E7A" w:rsidRPr="00306E7A" w:rsidRDefault="00306E7A" w:rsidP="00944F54">
      <w:pPr>
        <w:widowControl/>
        <w:numPr>
          <w:ilvl w:val="0"/>
          <w:numId w:val="11"/>
        </w:numPr>
        <w:spacing w:before="100" w:beforeAutospacing="1" w:after="100" w:afterAutospacing="1" w:line="300" w:lineRule="exact"/>
        <w:ind w:left="714" w:hanging="357"/>
        <w:contextualSpacing/>
        <w:jc w:val="left"/>
        <w:rPr>
          <w:rFonts w:ascii="宋体" w:eastAsia="宋体" w:hAnsi="宋体" w:cs="宋体"/>
          <w:kern w:val="0"/>
          <w:sz w:val="24"/>
          <w:szCs w:val="24"/>
        </w:rPr>
      </w:pPr>
      <w:r w:rsidRPr="00306E7A">
        <w:rPr>
          <w:rFonts w:ascii="宋体" w:eastAsia="宋体" w:hAnsi="宋体" w:cs="宋体"/>
          <w:kern w:val="0"/>
          <w:sz w:val="24"/>
          <w:szCs w:val="24"/>
        </w:rPr>
        <w:t>Tensor、Variable、</w:t>
      </w:r>
      <w:proofErr w:type="spellStart"/>
      <w:r w:rsidRPr="00306E7A">
        <w:rPr>
          <w:rFonts w:ascii="宋体" w:eastAsia="宋体" w:hAnsi="宋体" w:cs="宋体"/>
          <w:kern w:val="0"/>
          <w:sz w:val="24"/>
          <w:szCs w:val="24"/>
        </w:rPr>
        <w:t>Numpy</w:t>
      </w:r>
      <w:proofErr w:type="spellEnd"/>
      <w:r w:rsidRPr="00306E7A">
        <w:rPr>
          <w:rFonts w:ascii="宋体" w:eastAsia="宋体" w:hAnsi="宋体" w:cs="宋体"/>
          <w:kern w:val="0"/>
          <w:sz w:val="24"/>
          <w:szCs w:val="24"/>
        </w:rPr>
        <w:t>之间相互转化</w:t>
      </w:r>
    </w:p>
    <w:p w14:paraId="1359250D" w14:textId="77777777" w:rsidR="00306E7A" w:rsidRPr="00306E7A" w:rsidRDefault="00306E7A" w:rsidP="00944F54">
      <w:pPr>
        <w:widowControl/>
        <w:numPr>
          <w:ilvl w:val="0"/>
          <w:numId w:val="12"/>
        </w:numPr>
        <w:spacing w:before="100" w:beforeAutospacing="1" w:after="100" w:afterAutospacing="1" w:line="300" w:lineRule="exact"/>
        <w:ind w:left="714" w:hanging="357"/>
        <w:contextualSpacing/>
        <w:jc w:val="left"/>
        <w:rPr>
          <w:rFonts w:ascii="宋体" w:eastAsia="宋体" w:hAnsi="宋体" w:cs="宋体"/>
          <w:kern w:val="0"/>
          <w:sz w:val="24"/>
          <w:szCs w:val="24"/>
        </w:rPr>
      </w:pPr>
      <w:r w:rsidRPr="00306E7A">
        <w:rPr>
          <w:rFonts w:ascii="宋体" w:eastAsia="宋体" w:hAnsi="宋体" w:cs="宋体"/>
          <w:kern w:val="0"/>
          <w:sz w:val="24"/>
          <w:szCs w:val="24"/>
        </w:rPr>
        <w:t>将</w:t>
      </w:r>
      <w:proofErr w:type="spellStart"/>
      <w:r w:rsidRPr="00306E7A">
        <w:rPr>
          <w:rFonts w:ascii="宋体" w:eastAsia="宋体" w:hAnsi="宋体" w:cs="宋体"/>
          <w:kern w:val="0"/>
          <w:sz w:val="24"/>
          <w:szCs w:val="24"/>
        </w:rPr>
        <w:t>Numpy</w:t>
      </w:r>
      <w:proofErr w:type="spellEnd"/>
      <w:r w:rsidRPr="00306E7A">
        <w:rPr>
          <w:rFonts w:ascii="宋体" w:eastAsia="宋体" w:hAnsi="宋体" w:cs="宋体"/>
          <w:kern w:val="0"/>
          <w:sz w:val="24"/>
          <w:szCs w:val="24"/>
        </w:rPr>
        <w:t>矩阵转换为Tensor张量</w:t>
      </w:r>
      <w:r w:rsidRPr="00306E7A">
        <w:rPr>
          <w:rFonts w:ascii="宋体" w:eastAsia="宋体" w:hAnsi="宋体" w:cs="宋体"/>
          <w:kern w:val="0"/>
          <w:sz w:val="24"/>
          <w:szCs w:val="24"/>
        </w:rPr>
        <w:br/>
      </w:r>
      <w:proofErr w:type="spellStart"/>
      <w:r w:rsidRPr="00306E7A">
        <w:rPr>
          <w:rFonts w:ascii="宋体" w:eastAsia="宋体" w:hAnsi="宋体" w:cs="宋体"/>
          <w:kern w:val="0"/>
          <w:sz w:val="24"/>
          <w:szCs w:val="24"/>
        </w:rPr>
        <w:t>sub_ts</w:t>
      </w:r>
      <w:proofErr w:type="spellEnd"/>
      <w:r w:rsidRPr="00306E7A">
        <w:rPr>
          <w:rFonts w:ascii="宋体" w:eastAsia="宋体" w:hAnsi="宋体" w:cs="宋体"/>
          <w:kern w:val="0"/>
          <w:sz w:val="24"/>
          <w:szCs w:val="24"/>
        </w:rPr>
        <w:t xml:space="preserve"> = </w:t>
      </w:r>
      <w:proofErr w:type="spellStart"/>
      <w:r w:rsidRPr="00306E7A">
        <w:rPr>
          <w:rFonts w:ascii="宋体" w:eastAsia="宋体" w:hAnsi="宋体" w:cs="宋体"/>
          <w:kern w:val="0"/>
          <w:sz w:val="24"/>
          <w:szCs w:val="24"/>
        </w:rPr>
        <w:t>torch.from_numpy</w:t>
      </w:r>
      <w:proofErr w:type="spellEnd"/>
      <w:r w:rsidRPr="00306E7A">
        <w:rPr>
          <w:rFonts w:ascii="宋体" w:eastAsia="宋体" w:hAnsi="宋体" w:cs="宋体"/>
          <w:kern w:val="0"/>
          <w:sz w:val="24"/>
          <w:szCs w:val="24"/>
        </w:rPr>
        <w:t>(</w:t>
      </w:r>
      <w:proofErr w:type="spellStart"/>
      <w:r w:rsidRPr="00306E7A">
        <w:rPr>
          <w:rFonts w:ascii="宋体" w:eastAsia="宋体" w:hAnsi="宋体" w:cs="宋体"/>
          <w:kern w:val="0"/>
          <w:sz w:val="24"/>
          <w:szCs w:val="24"/>
        </w:rPr>
        <w:t>sub_img</w:t>
      </w:r>
      <w:proofErr w:type="spellEnd"/>
      <w:r w:rsidRPr="00306E7A">
        <w:rPr>
          <w:rFonts w:ascii="宋体" w:eastAsia="宋体" w:hAnsi="宋体" w:cs="宋体"/>
          <w:kern w:val="0"/>
          <w:sz w:val="24"/>
          <w:szCs w:val="24"/>
        </w:rPr>
        <w:t xml:space="preserve">) </w:t>
      </w:r>
    </w:p>
    <w:p w14:paraId="5DEF2A74" w14:textId="77777777" w:rsidR="00306E7A" w:rsidRPr="00306E7A" w:rsidRDefault="00306E7A" w:rsidP="00944F54">
      <w:pPr>
        <w:widowControl/>
        <w:numPr>
          <w:ilvl w:val="0"/>
          <w:numId w:val="12"/>
        </w:numPr>
        <w:spacing w:before="100" w:beforeAutospacing="1" w:after="100" w:afterAutospacing="1" w:line="300" w:lineRule="exact"/>
        <w:ind w:left="714" w:hanging="357"/>
        <w:contextualSpacing/>
        <w:jc w:val="left"/>
        <w:rPr>
          <w:rFonts w:ascii="宋体" w:eastAsia="宋体" w:hAnsi="宋体" w:cs="宋体"/>
          <w:kern w:val="0"/>
          <w:sz w:val="24"/>
          <w:szCs w:val="24"/>
        </w:rPr>
      </w:pPr>
      <w:r w:rsidRPr="00306E7A">
        <w:rPr>
          <w:rFonts w:ascii="宋体" w:eastAsia="宋体" w:hAnsi="宋体" w:cs="宋体"/>
          <w:kern w:val="0"/>
          <w:sz w:val="24"/>
          <w:szCs w:val="24"/>
        </w:rPr>
        <w:t>将Tensor张量转化为</w:t>
      </w:r>
      <w:proofErr w:type="spellStart"/>
      <w:r w:rsidRPr="00306E7A">
        <w:rPr>
          <w:rFonts w:ascii="宋体" w:eastAsia="宋体" w:hAnsi="宋体" w:cs="宋体"/>
          <w:kern w:val="0"/>
          <w:sz w:val="24"/>
          <w:szCs w:val="24"/>
        </w:rPr>
        <w:t>Numpy</w:t>
      </w:r>
      <w:proofErr w:type="spellEnd"/>
      <w:r w:rsidRPr="00306E7A">
        <w:rPr>
          <w:rFonts w:ascii="宋体" w:eastAsia="宋体" w:hAnsi="宋体" w:cs="宋体"/>
          <w:kern w:val="0"/>
          <w:sz w:val="24"/>
          <w:szCs w:val="24"/>
        </w:rPr>
        <w:t>矩阵</w:t>
      </w:r>
      <w:r w:rsidRPr="00306E7A">
        <w:rPr>
          <w:rFonts w:ascii="宋体" w:eastAsia="宋体" w:hAnsi="宋体" w:cs="宋体"/>
          <w:kern w:val="0"/>
          <w:sz w:val="24"/>
          <w:szCs w:val="24"/>
        </w:rPr>
        <w:br/>
        <w:t xml:space="preserve">sub_np1 = </w:t>
      </w:r>
      <w:proofErr w:type="spellStart"/>
      <w:r w:rsidRPr="00306E7A">
        <w:rPr>
          <w:rFonts w:ascii="宋体" w:eastAsia="宋体" w:hAnsi="宋体" w:cs="宋体"/>
          <w:kern w:val="0"/>
          <w:sz w:val="24"/>
          <w:szCs w:val="24"/>
        </w:rPr>
        <w:t>sub_ts.</w:t>
      </w:r>
      <w:proofErr w:type="gramStart"/>
      <w:r w:rsidRPr="00306E7A">
        <w:rPr>
          <w:rFonts w:ascii="宋体" w:eastAsia="宋体" w:hAnsi="宋体" w:cs="宋体"/>
          <w:kern w:val="0"/>
          <w:sz w:val="24"/>
          <w:szCs w:val="24"/>
        </w:rPr>
        <w:t>numpy</w:t>
      </w:r>
      <w:proofErr w:type="spellEnd"/>
      <w:r w:rsidRPr="00306E7A">
        <w:rPr>
          <w:rFonts w:ascii="宋体" w:eastAsia="宋体" w:hAnsi="宋体" w:cs="宋体"/>
          <w:kern w:val="0"/>
          <w:sz w:val="24"/>
          <w:szCs w:val="24"/>
        </w:rPr>
        <w:t>(</w:t>
      </w:r>
      <w:proofErr w:type="gramEnd"/>
      <w:r w:rsidRPr="00306E7A">
        <w:rPr>
          <w:rFonts w:ascii="宋体" w:eastAsia="宋体" w:hAnsi="宋体" w:cs="宋体"/>
          <w:kern w:val="0"/>
          <w:sz w:val="24"/>
          <w:szCs w:val="24"/>
        </w:rPr>
        <w:t xml:space="preserve">) </w:t>
      </w:r>
    </w:p>
    <w:p w14:paraId="3B3C8FF7" w14:textId="77777777" w:rsidR="00306E7A" w:rsidRPr="00306E7A" w:rsidRDefault="00306E7A" w:rsidP="00944F54">
      <w:pPr>
        <w:widowControl/>
        <w:numPr>
          <w:ilvl w:val="0"/>
          <w:numId w:val="12"/>
        </w:numPr>
        <w:spacing w:before="100" w:beforeAutospacing="1" w:after="100" w:afterAutospacing="1" w:line="300" w:lineRule="exact"/>
        <w:ind w:left="714" w:hanging="357"/>
        <w:contextualSpacing/>
        <w:jc w:val="left"/>
        <w:rPr>
          <w:rFonts w:ascii="宋体" w:eastAsia="宋体" w:hAnsi="宋体" w:cs="宋体"/>
          <w:kern w:val="0"/>
          <w:sz w:val="24"/>
          <w:szCs w:val="24"/>
        </w:rPr>
      </w:pPr>
      <w:r w:rsidRPr="00306E7A">
        <w:rPr>
          <w:rFonts w:ascii="宋体" w:eastAsia="宋体" w:hAnsi="宋体" w:cs="宋体"/>
          <w:kern w:val="0"/>
          <w:sz w:val="24"/>
          <w:szCs w:val="24"/>
        </w:rPr>
        <w:t>将Tensor转换为Variable</w:t>
      </w:r>
      <w:r w:rsidRPr="00306E7A">
        <w:rPr>
          <w:rFonts w:ascii="宋体" w:eastAsia="宋体" w:hAnsi="宋体" w:cs="宋体"/>
          <w:kern w:val="0"/>
          <w:sz w:val="24"/>
          <w:szCs w:val="24"/>
        </w:rPr>
        <w:br/>
      </w:r>
      <w:proofErr w:type="spellStart"/>
      <w:r w:rsidRPr="00306E7A">
        <w:rPr>
          <w:rFonts w:ascii="宋体" w:eastAsia="宋体" w:hAnsi="宋体" w:cs="宋体"/>
          <w:kern w:val="0"/>
          <w:sz w:val="24"/>
          <w:szCs w:val="24"/>
        </w:rPr>
        <w:t>sub_va</w:t>
      </w:r>
      <w:proofErr w:type="spellEnd"/>
      <w:r w:rsidRPr="00306E7A">
        <w:rPr>
          <w:rFonts w:ascii="宋体" w:eastAsia="宋体" w:hAnsi="宋体" w:cs="宋体"/>
          <w:kern w:val="0"/>
          <w:sz w:val="24"/>
          <w:szCs w:val="24"/>
        </w:rPr>
        <w:t xml:space="preserve"> = Variable(</w:t>
      </w:r>
      <w:proofErr w:type="spellStart"/>
      <w:r w:rsidRPr="00306E7A">
        <w:rPr>
          <w:rFonts w:ascii="宋体" w:eastAsia="宋体" w:hAnsi="宋体" w:cs="宋体"/>
          <w:kern w:val="0"/>
          <w:sz w:val="24"/>
          <w:szCs w:val="24"/>
        </w:rPr>
        <w:t>sub_ts</w:t>
      </w:r>
      <w:proofErr w:type="spellEnd"/>
      <w:r w:rsidRPr="00306E7A">
        <w:rPr>
          <w:rFonts w:ascii="宋体" w:eastAsia="宋体" w:hAnsi="宋体" w:cs="宋体"/>
          <w:kern w:val="0"/>
          <w:sz w:val="24"/>
          <w:szCs w:val="24"/>
        </w:rPr>
        <w:t xml:space="preserve">) </w:t>
      </w:r>
    </w:p>
    <w:p w14:paraId="1D6BB8D2" w14:textId="77777777" w:rsidR="00306E7A" w:rsidRPr="00306E7A" w:rsidRDefault="00306E7A" w:rsidP="00944F54">
      <w:pPr>
        <w:widowControl/>
        <w:numPr>
          <w:ilvl w:val="0"/>
          <w:numId w:val="12"/>
        </w:numPr>
        <w:spacing w:before="100" w:beforeAutospacing="1" w:after="100" w:afterAutospacing="1" w:line="300" w:lineRule="exact"/>
        <w:ind w:left="714" w:hanging="357"/>
        <w:contextualSpacing/>
        <w:jc w:val="left"/>
        <w:rPr>
          <w:rFonts w:ascii="宋体" w:eastAsia="宋体" w:hAnsi="宋体" w:cs="宋体"/>
          <w:kern w:val="0"/>
          <w:sz w:val="24"/>
          <w:szCs w:val="24"/>
        </w:rPr>
      </w:pPr>
      <w:r w:rsidRPr="00306E7A">
        <w:rPr>
          <w:rFonts w:ascii="宋体" w:eastAsia="宋体" w:hAnsi="宋体" w:cs="宋体"/>
          <w:kern w:val="0"/>
          <w:sz w:val="24"/>
          <w:szCs w:val="24"/>
        </w:rPr>
        <w:t>将Variable转换为Tensor</w:t>
      </w:r>
      <w:r w:rsidRPr="00306E7A">
        <w:rPr>
          <w:rFonts w:ascii="宋体" w:eastAsia="宋体" w:hAnsi="宋体" w:cs="宋体"/>
          <w:kern w:val="0"/>
          <w:sz w:val="24"/>
          <w:szCs w:val="24"/>
        </w:rPr>
        <w:br/>
        <w:t xml:space="preserve">sub_np2 = </w:t>
      </w:r>
      <w:proofErr w:type="spellStart"/>
      <w:r w:rsidRPr="00306E7A">
        <w:rPr>
          <w:rFonts w:ascii="宋体" w:eastAsia="宋体" w:hAnsi="宋体" w:cs="宋体"/>
          <w:kern w:val="0"/>
          <w:sz w:val="24"/>
          <w:szCs w:val="24"/>
        </w:rPr>
        <w:t>sub_va.data</w:t>
      </w:r>
      <w:proofErr w:type="spellEnd"/>
      <w:r w:rsidRPr="00306E7A">
        <w:rPr>
          <w:rFonts w:ascii="宋体" w:eastAsia="宋体" w:hAnsi="宋体" w:cs="宋体"/>
          <w:kern w:val="0"/>
          <w:sz w:val="24"/>
          <w:szCs w:val="24"/>
        </w:rPr>
        <w:t xml:space="preserve"> </w:t>
      </w:r>
    </w:p>
    <w:p w14:paraId="489E0BB5" w14:textId="77777777" w:rsidR="00306E7A" w:rsidRPr="00306E7A" w:rsidRDefault="00306E7A" w:rsidP="00306E7A">
      <w:pPr>
        <w:widowControl/>
        <w:spacing w:before="100" w:beforeAutospacing="1" w:after="100" w:afterAutospacing="1"/>
        <w:jc w:val="left"/>
        <w:outlineLvl w:val="3"/>
        <w:rPr>
          <w:rFonts w:ascii="宋体" w:eastAsia="宋体" w:hAnsi="宋体" w:cs="宋体"/>
          <w:b/>
          <w:bCs/>
          <w:kern w:val="0"/>
          <w:sz w:val="24"/>
          <w:szCs w:val="24"/>
        </w:rPr>
      </w:pPr>
      <w:r w:rsidRPr="00306E7A">
        <w:rPr>
          <w:rFonts w:ascii="宋体" w:eastAsia="宋体" w:hAnsi="宋体" w:cs="宋体"/>
          <w:b/>
          <w:bCs/>
          <w:kern w:val="0"/>
          <w:sz w:val="24"/>
          <w:szCs w:val="24"/>
        </w:rPr>
        <w:t>CPU与GPU</w:t>
      </w:r>
    </w:p>
    <w:p w14:paraId="7233FA2A"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支持CPU运行，但是速度非常慢，一张好的NVIDIA显卡能够大大减少网络训练时间，以我自己经验来看，15年MacBook Pro 与戴尔工作站附加一张显存11GB的1080ti显卡相比，后者速度是前者速度的224倍，尤其训练复杂网络一定要在GPU上跑。</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中把数据和模型从CPU迁移到GPU非常简单：</w:t>
      </w:r>
    </w:p>
    <w:p w14:paraId="5C59A3FF" w14:textId="2E5EE550" w:rsidR="00306E7A" w:rsidRPr="00306E7A" w:rsidRDefault="00306E7A" w:rsidP="00306E7A">
      <w:pPr>
        <w:widowControl/>
        <w:jc w:val="center"/>
        <w:rPr>
          <w:rFonts w:ascii="宋体" w:eastAsia="宋体" w:hAnsi="宋体" w:cs="宋体"/>
          <w:kern w:val="0"/>
          <w:sz w:val="24"/>
          <w:szCs w:val="24"/>
        </w:rPr>
      </w:pPr>
      <w:r w:rsidRPr="00306E7A">
        <w:rPr>
          <w:rFonts w:ascii="宋体" w:eastAsia="宋体" w:hAnsi="宋体" w:cs="宋体"/>
          <w:noProof/>
          <w:kern w:val="0"/>
          <w:sz w:val="24"/>
          <w:szCs w:val="24"/>
        </w:rPr>
        <w:lastRenderedPageBreak/>
        <w:drawing>
          <wp:inline distT="0" distB="0" distL="0" distR="0" wp14:anchorId="340F6AE4" wp14:editId="4E846D31">
            <wp:extent cx="6698560" cy="2072820"/>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98560" cy="2072820"/>
                    </a:xfrm>
                    <a:prstGeom prst="rect">
                      <a:avLst/>
                    </a:prstGeom>
                  </pic:spPr>
                </pic:pic>
              </a:graphicData>
            </a:graphic>
          </wp:inline>
        </w:drawing>
      </w:r>
    </w:p>
    <w:p w14:paraId="75F54AB2"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直接对变量、张量、模型使用.</w:t>
      </w:r>
      <w:proofErr w:type="spellStart"/>
      <w:r w:rsidRPr="00306E7A">
        <w:rPr>
          <w:rFonts w:ascii="宋体" w:eastAsia="宋体" w:hAnsi="宋体" w:cs="宋体"/>
          <w:kern w:val="0"/>
          <w:sz w:val="24"/>
          <w:szCs w:val="24"/>
        </w:rPr>
        <w:t>cuda</w:t>
      </w:r>
      <w:proofErr w:type="spellEnd"/>
      <w:r w:rsidRPr="00306E7A">
        <w:rPr>
          <w:rFonts w:ascii="宋体" w:eastAsia="宋体" w:hAnsi="宋体" w:cs="宋体"/>
          <w:kern w:val="0"/>
          <w:sz w:val="24"/>
          <w:szCs w:val="24"/>
        </w:rPr>
        <w:t>()即可把他们迁移到GPU上，反过来迁移到CPU上，使用.</w:t>
      </w:r>
      <w:proofErr w:type="spellStart"/>
      <w:r w:rsidRPr="00306E7A">
        <w:rPr>
          <w:rFonts w:ascii="宋体" w:eastAsia="宋体" w:hAnsi="宋体" w:cs="宋体"/>
          <w:kern w:val="0"/>
          <w:sz w:val="24"/>
          <w:szCs w:val="24"/>
        </w:rPr>
        <w:t>cpu</w:t>
      </w:r>
      <w:proofErr w:type="spellEnd"/>
      <w:r w:rsidRPr="00306E7A">
        <w:rPr>
          <w:rFonts w:ascii="宋体" w:eastAsia="宋体" w:hAnsi="宋体" w:cs="宋体"/>
          <w:kern w:val="0"/>
          <w:sz w:val="24"/>
          <w:szCs w:val="24"/>
        </w:rPr>
        <w:t>()。</w:t>
      </w:r>
      <w:r w:rsidRPr="00306E7A">
        <w:rPr>
          <w:rFonts w:ascii="宋体" w:eastAsia="宋体" w:hAnsi="宋体" w:cs="宋体"/>
          <w:kern w:val="0"/>
          <w:sz w:val="24"/>
          <w:szCs w:val="24"/>
        </w:rPr>
        <w:br/>
        <w:t xml:space="preserve">当有多行显卡时，想充分利用它们，则可使用model = </w:t>
      </w:r>
      <w:proofErr w:type="spellStart"/>
      <w:r w:rsidRPr="00306E7A">
        <w:rPr>
          <w:rFonts w:ascii="宋体" w:eastAsia="宋体" w:hAnsi="宋体" w:cs="宋体"/>
          <w:kern w:val="0"/>
          <w:sz w:val="24"/>
          <w:szCs w:val="24"/>
        </w:rPr>
        <w:t>nn.DataParallel</w:t>
      </w:r>
      <w:proofErr w:type="spellEnd"/>
      <w:r w:rsidRPr="00306E7A">
        <w:rPr>
          <w:rFonts w:ascii="宋体" w:eastAsia="宋体" w:hAnsi="宋体" w:cs="宋体"/>
          <w:kern w:val="0"/>
          <w:sz w:val="24"/>
          <w:szCs w:val="24"/>
        </w:rPr>
        <w:t>(model)命令：</w:t>
      </w:r>
    </w:p>
    <w:p w14:paraId="5E3F7F6E" w14:textId="65A3D115" w:rsidR="00306E7A" w:rsidRPr="00306E7A" w:rsidRDefault="00306E7A" w:rsidP="00306E7A">
      <w:pPr>
        <w:widowControl/>
        <w:jc w:val="center"/>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5898ECFE" wp14:editId="7DC8A85B">
            <wp:extent cx="6591871" cy="1745131"/>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91871" cy="1745131"/>
                    </a:xfrm>
                    <a:prstGeom prst="rect">
                      <a:avLst/>
                    </a:prstGeom>
                  </pic:spPr>
                </pic:pic>
              </a:graphicData>
            </a:graphic>
          </wp:inline>
        </w:drawing>
      </w:r>
    </w:p>
    <w:p w14:paraId="45088709" w14:textId="77777777" w:rsidR="00306E7A" w:rsidRPr="00306E7A" w:rsidRDefault="00306E7A" w:rsidP="00306E7A">
      <w:pPr>
        <w:widowControl/>
        <w:spacing w:beforeAutospacing="1" w:afterAutospacing="1"/>
        <w:jc w:val="left"/>
        <w:rPr>
          <w:rFonts w:ascii="宋体" w:eastAsia="宋体" w:hAnsi="宋体" w:cs="宋体"/>
          <w:kern w:val="0"/>
          <w:sz w:val="24"/>
          <w:szCs w:val="24"/>
        </w:rPr>
      </w:pPr>
      <w:r w:rsidRPr="00306E7A">
        <w:rPr>
          <w:rFonts w:ascii="宋体" w:eastAsia="宋体" w:hAnsi="宋体" w:cs="宋体"/>
          <w:kern w:val="0"/>
          <w:sz w:val="24"/>
          <w:szCs w:val="24"/>
        </w:rPr>
        <w:t>常见问题</w:t>
      </w:r>
    </w:p>
    <w:p w14:paraId="73314992" w14:textId="77777777" w:rsidR="00306E7A" w:rsidRPr="00306E7A" w:rsidRDefault="00306E7A" w:rsidP="00306E7A">
      <w:pPr>
        <w:widowControl/>
        <w:numPr>
          <w:ilvl w:val="0"/>
          <w:numId w:val="13"/>
        </w:numPr>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这里的不同位置包含GPU与CPU，还包含不同GPU之间</w:t>
      </w:r>
    </w:p>
    <w:p w14:paraId="44E0560F" w14:textId="77777777" w:rsidR="00306E7A" w:rsidRPr="00306E7A" w:rsidRDefault="00306E7A" w:rsidP="00306E7A">
      <w:pPr>
        <w:widowControl/>
        <w:numPr>
          <w:ilvl w:val="0"/>
          <w:numId w:val="13"/>
        </w:numPr>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不同位置的Variable之间不能直接相互运算</w:t>
      </w:r>
    </w:p>
    <w:p w14:paraId="6D524634" w14:textId="77777777" w:rsidR="00306E7A" w:rsidRPr="00306E7A" w:rsidRDefault="00306E7A" w:rsidP="00306E7A">
      <w:pPr>
        <w:widowControl/>
        <w:numPr>
          <w:ilvl w:val="0"/>
          <w:numId w:val="13"/>
        </w:numPr>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不同位置的Tensor直接不能直接相互运算</w:t>
      </w:r>
    </w:p>
    <w:p w14:paraId="085C210B" w14:textId="77777777" w:rsidR="00306E7A" w:rsidRPr="00306E7A" w:rsidRDefault="00306E7A" w:rsidP="00306E7A">
      <w:pPr>
        <w:widowControl/>
        <w:numPr>
          <w:ilvl w:val="0"/>
          <w:numId w:val="13"/>
        </w:numPr>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不同位置的Variable和模型不能直接训练</w:t>
      </w:r>
    </w:p>
    <w:p w14:paraId="516C690E" w14:textId="77777777" w:rsidR="00306E7A" w:rsidRPr="00306E7A" w:rsidRDefault="00306E7A" w:rsidP="00306E7A">
      <w:pPr>
        <w:widowControl/>
        <w:numPr>
          <w:ilvl w:val="0"/>
          <w:numId w:val="13"/>
        </w:numPr>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使用指定显卡：.</w:t>
      </w:r>
      <w:proofErr w:type="spellStart"/>
      <w:r w:rsidRPr="00306E7A">
        <w:rPr>
          <w:rFonts w:ascii="宋体" w:eastAsia="宋体" w:hAnsi="宋体" w:cs="宋体"/>
          <w:kern w:val="0"/>
          <w:sz w:val="24"/>
          <w:szCs w:val="24"/>
        </w:rPr>
        <w:t>cuda</w:t>
      </w:r>
      <w:proofErr w:type="spellEnd"/>
      <w:r w:rsidRPr="00306E7A">
        <w:rPr>
          <w:rFonts w:ascii="宋体" w:eastAsia="宋体" w:hAnsi="宋体" w:cs="宋体"/>
          <w:kern w:val="0"/>
          <w:sz w:val="24"/>
          <w:szCs w:val="24"/>
        </w:rPr>
        <w:t xml:space="preserve">(&lt;显卡号数&gt;) </w:t>
      </w:r>
    </w:p>
    <w:p w14:paraId="4707118E" w14:textId="77777777" w:rsidR="00306E7A" w:rsidRPr="00306E7A" w:rsidRDefault="00306E7A" w:rsidP="00306E7A">
      <w:pPr>
        <w:widowControl/>
        <w:spacing w:before="100" w:beforeAutospacing="1" w:after="100" w:afterAutospacing="1"/>
        <w:jc w:val="left"/>
        <w:outlineLvl w:val="3"/>
        <w:rPr>
          <w:rFonts w:ascii="宋体" w:eastAsia="宋体" w:hAnsi="宋体" w:cs="宋体"/>
          <w:b/>
          <w:bCs/>
          <w:kern w:val="0"/>
          <w:sz w:val="24"/>
          <w:szCs w:val="24"/>
        </w:rPr>
      </w:pPr>
      <w:r w:rsidRPr="00306E7A">
        <w:rPr>
          <w:rFonts w:ascii="宋体" w:eastAsia="宋体" w:hAnsi="宋体" w:cs="宋体"/>
          <w:b/>
          <w:bCs/>
          <w:kern w:val="0"/>
          <w:sz w:val="24"/>
          <w:szCs w:val="24"/>
        </w:rPr>
        <w:t>示例--GAN生成MINIST数据</w:t>
      </w:r>
    </w:p>
    <w:p w14:paraId="75395BC2"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lastRenderedPageBreak/>
        <w:t>最后看个实例，如何使用GAN网络生成MINIST 数据，主要内容有：</w:t>
      </w:r>
    </w:p>
    <w:p w14:paraId="00023A00" w14:textId="5C1CB938"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0BC008FE" wp14:editId="370089E7">
            <wp:extent cx="4724265" cy="3726180"/>
            <wp:effectExtent l="0" t="0" r="63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1555" cy="3731930"/>
                    </a:xfrm>
                    <a:prstGeom prst="rect">
                      <a:avLst/>
                    </a:prstGeom>
                  </pic:spPr>
                </pic:pic>
              </a:graphicData>
            </a:graphic>
          </wp:inline>
        </w:drawing>
      </w:r>
    </w:p>
    <w:p w14:paraId="7077AFD2" w14:textId="77777777" w:rsidR="00306E7A" w:rsidRPr="00306E7A" w:rsidRDefault="00306E7A" w:rsidP="00306E7A">
      <w:pPr>
        <w:widowControl/>
        <w:spacing w:before="100" w:beforeAutospacing="1" w:after="100" w:afterAutospacing="1"/>
        <w:jc w:val="left"/>
        <w:outlineLvl w:val="5"/>
        <w:rPr>
          <w:rFonts w:ascii="宋体" w:eastAsia="宋体" w:hAnsi="宋体" w:cs="宋体"/>
          <w:b/>
          <w:bCs/>
          <w:kern w:val="0"/>
          <w:sz w:val="15"/>
          <w:szCs w:val="15"/>
        </w:rPr>
      </w:pPr>
      <w:r w:rsidRPr="00306E7A">
        <w:rPr>
          <w:rFonts w:ascii="宋体" w:eastAsia="宋体" w:hAnsi="宋体" w:cs="宋体"/>
          <w:b/>
          <w:bCs/>
          <w:kern w:val="0"/>
          <w:sz w:val="15"/>
          <w:szCs w:val="15"/>
        </w:rPr>
        <w:t>MNIST数据集</w:t>
      </w:r>
    </w:p>
    <w:p w14:paraId="3AA0F05F"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MNIST数据集是一个手写体数据集，图片大小都是28x28，包含0-9共10个数字，各种风格：</w:t>
      </w:r>
    </w:p>
    <w:p w14:paraId="3420016F" w14:textId="2695B1B6"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276D900A" wp14:editId="181C82A8">
            <wp:extent cx="1115388" cy="167640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8311" cy="1695823"/>
                    </a:xfrm>
                    <a:prstGeom prst="rect">
                      <a:avLst/>
                    </a:prstGeom>
                  </pic:spPr>
                </pic:pic>
              </a:graphicData>
            </a:graphic>
          </wp:inline>
        </w:drawing>
      </w:r>
    </w:p>
    <w:p w14:paraId="4AE3CC80"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lastRenderedPageBreak/>
        <w:t>下载好的数据集:</w:t>
      </w:r>
    </w:p>
    <w:p w14:paraId="65E82954" w14:textId="1341CA3D"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5E47A4CF" wp14:editId="70788170">
            <wp:extent cx="2948940" cy="1156767"/>
            <wp:effectExtent l="0" t="0" r="381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4645" cy="1159005"/>
                    </a:xfrm>
                    <a:prstGeom prst="rect">
                      <a:avLst/>
                    </a:prstGeom>
                  </pic:spPr>
                </pic:pic>
              </a:graphicData>
            </a:graphic>
          </wp:inline>
        </w:drawing>
      </w:r>
    </w:p>
    <w:p w14:paraId="16865728"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测试集t10k开头，训练集train开头，images是图片，labels是标签</w:t>
      </w:r>
    </w:p>
    <w:p w14:paraId="3ACA52A1" w14:textId="77777777" w:rsidR="00306E7A" w:rsidRPr="00306E7A" w:rsidRDefault="00306E7A" w:rsidP="00306E7A">
      <w:pPr>
        <w:widowControl/>
        <w:spacing w:before="100" w:beforeAutospacing="1" w:after="100" w:afterAutospacing="1"/>
        <w:jc w:val="left"/>
        <w:outlineLvl w:val="5"/>
        <w:rPr>
          <w:rFonts w:ascii="宋体" w:eastAsia="宋体" w:hAnsi="宋体" w:cs="宋体"/>
          <w:b/>
          <w:bCs/>
          <w:kern w:val="0"/>
          <w:sz w:val="15"/>
          <w:szCs w:val="15"/>
        </w:rPr>
      </w:pPr>
      <w:r w:rsidRPr="00306E7A">
        <w:rPr>
          <w:rFonts w:ascii="宋体" w:eastAsia="宋体" w:hAnsi="宋体" w:cs="宋体"/>
          <w:b/>
          <w:bCs/>
          <w:kern w:val="0"/>
          <w:sz w:val="15"/>
          <w:szCs w:val="15"/>
        </w:rPr>
        <w:t>GAN网络模型</w:t>
      </w:r>
    </w:p>
    <w:p w14:paraId="26A4833F" w14:textId="71C8C8F4"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65588FC6" wp14:editId="62432372">
            <wp:extent cx="3329940" cy="2061583"/>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845" cy="2068953"/>
                    </a:xfrm>
                    <a:prstGeom prst="rect">
                      <a:avLst/>
                    </a:prstGeom>
                  </pic:spPr>
                </pic:pic>
              </a:graphicData>
            </a:graphic>
          </wp:inline>
        </w:drawing>
      </w:r>
      <w:r w:rsidRPr="00306E7A">
        <w:rPr>
          <w:rFonts w:ascii="宋体" w:eastAsia="宋体" w:hAnsi="宋体" w:cs="宋体"/>
          <w:kern w:val="0"/>
          <w:sz w:val="24"/>
          <w:szCs w:val="24"/>
        </w:rPr>
        <w:br/>
        <w:t>输入100长度的噪声向量，经过一个全连接，两个卷积层，一个下采样之后生成</w:t>
      </w:r>
      <w:proofErr w:type="gramStart"/>
      <w:r w:rsidRPr="00306E7A">
        <w:rPr>
          <w:rFonts w:ascii="宋体" w:eastAsia="宋体" w:hAnsi="宋体" w:cs="宋体"/>
          <w:kern w:val="0"/>
          <w:sz w:val="24"/>
          <w:szCs w:val="24"/>
        </w:rPr>
        <w:t>成</w:t>
      </w:r>
      <w:proofErr w:type="gramEnd"/>
      <w:r w:rsidRPr="00306E7A">
        <w:rPr>
          <w:rFonts w:ascii="宋体" w:eastAsia="宋体" w:hAnsi="宋体" w:cs="宋体"/>
          <w:kern w:val="0"/>
          <w:sz w:val="24"/>
          <w:szCs w:val="24"/>
        </w:rPr>
        <w:t>28x28大小的图片，这一部分是生成器</w:t>
      </w:r>
      <w:r w:rsidRPr="00306E7A">
        <w:rPr>
          <w:rFonts w:ascii="宋体" w:eastAsia="宋体" w:hAnsi="宋体" w:cs="宋体"/>
          <w:kern w:val="0"/>
          <w:sz w:val="24"/>
          <w:szCs w:val="24"/>
        </w:rPr>
        <w:br/>
        <w:t>生成的</w:t>
      </w:r>
      <w:proofErr w:type="gramStart"/>
      <w:r w:rsidRPr="00306E7A">
        <w:rPr>
          <w:rFonts w:ascii="宋体" w:eastAsia="宋体" w:hAnsi="宋体" w:cs="宋体"/>
          <w:kern w:val="0"/>
          <w:sz w:val="24"/>
          <w:szCs w:val="24"/>
        </w:rPr>
        <w:t>假图片</w:t>
      </w:r>
      <w:proofErr w:type="gramEnd"/>
      <w:r w:rsidRPr="00306E7A">
        <w:rPr>
          <w:rFonts w:ascii="宋体" w:eastAsia="宋体" w:hAnsi="宋体" w:cs="宋体"/>
          <w:kern w:val="0"/>
          <w:sz w:val="24"/>
          <w:szCs w:val="24"/>
        </w:rPr>
        <w:t>和MNIST里的</w:t>
      </w:r>
      <w:proofErr w:type="gramStart"/>
      <w:r w:rsidRPr="00306E7A">
        <w:rPr>
          <w:rFonts w:ascii="宋体" w:eastAsia="宋体" w:hAnsi="宋体" w:cs="宋体"/>
          <w:kern w:val="0"/>
          <w:sz w:val="24"/>
          <w:szCs w:val="24"/>
        </w:rPr>
        <w:t>真图片</w:t>
      </w:r>
      <w:proofErr w:type="gramEnd"/>
      <w:r w:rsidRPr="00306E7A">
        <w:rPr>
          <w:rFonts w:ascii="宋体" w:eastAsia="宋体" w:hAnsi="宋体" w:cs="宋体"/>
          <w:kern w:val="0"/>
          <w:sz w:val="24"/>
          <w:szCs w:val="24"/>
        </w:rPr>
        <w:t>经过两个卷积层下采样之后，再次经历两个全连接层后输出一个1长度的单位向量，1代表输入图片为真，0代表输入图片为假</w:t>
      </w:r>
    </w:p>
    <w:p w14:paraId="104BCBDA" w14:textId="77777777" w:rsidR="00306E7A" w:rsidRPr="00306E7A" w:rsidRDefault="00306E7A" w:rsidP="00306E7A">
      <w:pPr>
        <w:widowControl/>
        <w:spacing w:before="100" w:beforeAutospacing="1" w:after="100" w:afterAutospacing="1"/>
        <w:jc w:val="left"/>
        <w:outlineLvl w:val="4"/>
        <w:rPr>
          <w:rFonts w:ascii="宋体" w:eastAsia="宋体" w:hAnsi="宋体" w:cs="宋体"/>
          <w:b/>
          <w:bCs/>
          <w:kern w:val="0"/>
          <w:sz w:val="20"/>
          <w:szCs w:val="20"/>
        </w:rPr>
      </w:pPr>
      <w:r w:rsidRPr="00306E7A">
        <w:rPr>
          <w:rFonts w:ascii="宋体" w:eastAsia="宋体" w:hAnsi="宋体" w:cs="宋体"/>
          <w:b/>
          <w:bCs/>
          <w:kern w:val="0"/>
          <w:sz w:val="20"/>
          <w:szCs w:val="20"/>
        </w:rPr>
        <w:t>GAN训练和Loss</w:t>
      </w:r>
    </w:p>
    <w:p w14:paraId="6AE3C5CD" w14:textId="0E1BFD52"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lastRenderedPageBreak/>
        <w:drawing>
          <wp:inline distT="0" distB="0" distL="0" distR="0" wp14:anchorId="378F3145" wp14:editId="7BFE506F">
            <wp:extent cx="6083337" cy="36804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1583" cy="3709649"/>
                    </a:xfrm>
                    <a:prstGeom prst="rect">
                      <a:avLst/>
                    </a:prstGeom>
                  </pic:spPr>
                </pic:pic>
              </a:graphicData>
            </a:graphic>
          </wp:inline>
        </w:drawing>
      </w:r>
      <w:r w:rsidRPr="00306E7A">
        <w:rPr>
          <w:rFonts w:ascii="宋体" w:eastAsia="宋体" w:hAnsi="宋体" w:cs="宋体"/>
          <w:kern w:val="0"/>
          <w:sz w:val="24"/>
          <w:szCs w:val="24"/>
        </w:rPr>
        <w:br/>
        <w:t>训练</w:t>
      </w:r>
      <w:proofErr w:type="gramStart"/>
      <w:r w:rsidRPr="00306E7A">
        <w:rPr>
          <w:rFonts w:ascii="宋体" w:eastAsia="宋体" w:hAnsi="宋体" w:cs="宋体"/>
          <w:kern w:val="0"/>
          <w:sz w:val="24"/>
          <w:szCs w:val="24"/>
        </w:rPr>
        <w:t>判别器</w:t>
      </w:r>
      <w:proofErr w:type="gramEnd"/>
      <w:r w:rsidRPr="00306E7A">
        <w:rPr>
          <w:rFonts w:ascii="宋体" w:eastAsia="宋体" w:hAnsi="宋体" w:cs="宋体"/>
          <w:kern w:val="0"/>
          <w:sz w:val="24"/>
          <w:szCs w:val="24"/>
        </w:rPr>
        <w:t>D时，要使得V整体变大，训练生成器G时，要使得V整体变小。</w:t>
      </w:r>
      <w:r w:rsidRPr="00306E7A">
        <w:rPr>
          <w:rFonts w:ascii="宋体" w:eastAsia="宋体" w:hAnsi="宋体" w:cs="宋体"/>
          <w:kern w:val="0"/>
          <w:sz w:val="24"/>
          <w:szCs w:val="24"/>
        </w:rPr>
        <w:br/>
        <w:t>这是一个博弈的过程，就像制</w:t>
      </w:r>
      <w:proofErr w:type="gramStart"/>
      <w:r w:rsidRPr="00306E7A">
        <w:rPr>
          <w:rFonts w:ascii="宋体" w:eastAsia="宋体" w:hAnsi="宋体" w:cs="宋体"/>
          <w:kern w:val="0"/>
          <w:sz w:val="24"/>
          <w:szCs w:val="24"/>
        </w:rPr>
        <w:t>造假钱</w:t>
      </w:r>
      <w:proofErr w:type="gramEnd"/>
      <w:r w:rsidRPr="00306E7A">
        <w:rPr>
          <w:rFonts w:ascii="宋体" w:eastAsia="宋体" w:hAnsi="宋体" w:cs="宋体"/>
          <w:kern w:val="0"/>
          <w:sz w:val="24"/>
          <w:szCs w:val="24"/>
        </w:rPr>
        <w:t>的犯罪团伙和验钞机的关系，犯罪团伙需要努力提高技术，让验钞机无法识别出来其制造的假币，而验钞机要能够正确的分辨出真正的纸币还有假币。</w:t>
      </w:r>
      <w:r w:rsidRPr="00306E7A">
        <w:rPr>
          <w:rFonts w:ascii="宋体" w:eastAsia="宋体" w:hAnsi="宋体" w:cs="宋体"/>
          <w:kern w:val="0"/>
          <w:sz w:val="24"/>
          <w:szCs w:val="24"/>
        </w:rPr>
        <w:br/>
        <w:t>理论上当</w:t>
      </w:r>
      <w:proofErr w:type="gramStart"/>
      <w:r w:rsidRPr="00306E7A">
        <w:rPr>
          <w:rFonts w:ascii="宋体" w:eastAsia="宋体" w:hAnsi="宋体" w:cs="宋体"/>
          <w:kern w:val="0"/>
          <w:sz w:val="24"/>
          <w:szCs w:val="24"/>
        </w:rPr>
        <w:t>判别器</w:t>
      </w:r>
      <w:proofErr w:type="gramEnd"/>
      <w:r w:rsidRPr="00306E7A">
        <w:rPr>
          <w:rFonts w:ascii="宋体" w:eastAsia="宋体" w:hAnsi="宋体" w:cs="宋体"/>
          <w:kern w:val="0"/>
          <w:sz w:val="24"/>
          <w:szCs w:val="24"/>
        </w:rPr>
        <w:t>D只有一半的概率0.5能识别出</w:t>
      </w:r>
      <w:proofErr w:type="gramStart"/>
      <w:r w:rsidRPr="00306E7A">
        <w:rPr>
          <w:rFonts w:ascii="宋体" w:eastAsia="宋体" w:hAnsi="宋体" w:cs="宋体"/>
          <w:kern w:val="0"/>
          <w:sz w:val="24"/>
          <w:szCs w:val="24"/>
        </w:rPr>
        <w:t>假图片</w:t>
      </w:r>
      <w:proofErr w:type="gramEnd"/>
      <w:r w:rsidRPr="00306E7A">
        <w:rPr>
          <w:rFonts w:ascii="宋体" w:eastAsia="宋体" w:hAnsi="宋体" w:cs="宋体"/>
          <w:kern w:val="0"/>
          <w:sz w:val="24"/>
          <w:szCs w:val="24"/>
        </w:rPr>
        <w:t>时，就已经收敛了，实际上达不到一半的概率，没关系，使得</w:t>
      </w:r>
      <w:proofErr w:type="gramStart"/>
      <w:r w:rsidRPr="00306E7A">
        <w:rPr>
          <w:rFonts w:ascii="宋体" w:eastAsia="宋体" w:hAnsi="宋体" w:cs="宋体"/>
          <w:kern w:val="0"/>
          <w:sz w:val="24"/>
          <w:szCs w:val="24"/>
        </w:rPr>
        <w:t>假图片</w:t>
      </w:r>
      <w:proofErr w:type="gramEnd"/>
      <w:r w:rsidRPr="00306E7A">
        <w:rPr>
          <w:rFonts w:ascii="宋体" w:eastAsia="宋体" w:hAnsi="宋体" w:cs="宋体"/>
          <w:kern w:val="0"/>
          <w:sz w:val="24"/>
          <w:szCs w:val="24"/>
        </w:rPr>
        <w:t>概率尽量高就行了，最终看上去效果不错。</w:t>
      </w:r>
      <w:r w:rsidRPr="00306E7A">
        <w:rPr>
          <w:rFonts w:ascii="宋体" w:eastAsia="宋体" w:hAnsi="宋体" w:cs="宋体"/>
          <w:kern w:val="0"/>
          <w:sz w:val="24"/>
          <w:szCs w:val="24"/>
        </w:rPr>
        <w:br/>
        <w:t>这是一张由生成器生成的假图片，你能区分出来吗？</w:t>
      </w:r>
    </w:p>
    <w:p w14:paraId="3F283598" w14:textId="60C08221"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544D0587" wp14:editId="3B57D472">
            <wp:extent cx="1196942" cy="1744980"/>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04241" cy="1755620"/>
                    </a:xfrm>
                    <a:prstGeom prst="rect">
                      <a:avLst/>
                    </a:prstGeom>
                  </pic:spPr>
                </pic:pic>
              </a:graphicData>
            </a:graphic>
          </wp:inline>
        </w:drawing>
      </w:r>
    </w:p>
    <w:p w14:paraId="049CE642" w14:textId="77777777" w:rsidR="00306E7A" w:rsidRPr="00306E7A" w:rsidRDefault="00306E7A" w:rsidP="00306E7A">
      <w:pPr>
        <w:widowControl/>
        <w:spacing w:before="100" w:beforeAutospacing="1" w:after="100" w:afterAutospacing="1"/>
        <w:jc w:val="left"/>
        <w:outlineLvl w:val="4"/>
        <w:rPr>
          <w:rFonts w:ascii="宋体" w:eastAsia="宋体" w:hAnsi="宋体" w:cs="宋体"/>
          <w:b/>
          <w:bCs/>
          <w:kern w:val="0"/>
          <w:sz w:val="20"/>
          <w:szCs w:val="20"/>
        </w:rPr>
      </w:pPr>
      <w:r w:rsidRPr="00306E7A">
        <w:rPr>
          <w:rFonts w:ascii="宋体" w:eastAsia="宋体" w:hAnsi="宋体" w:cs="宋体"/>
          <w:b/>
          <w:bCs/>
          <w:kern w:val="0"/>
          <w:sz w:val="20"/>
          <w:szCs w:val="20"/>
        </w:rPr>
        <w:lastRenderedPageBreak/>
        <w:t>可视化</w:t>
      </w:r>
    </w:p>
    <w:p w14:paraId="123A23E2"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可视化方式有两种，一种是利用</w:t>
      </w:r>
      <w:proofErr w:type="spellStart"/>
      <w:r w:rsidRPr="00306E7A">
        <w:rPr>
          <w:rFonts w:ascii="宋体" w:eastAsia="宋体" w:hAnsi="宋体" w:cs="宋体"/>
          <w:kern w:val="0"/>
          <w:sz w:val="24"/>
          <w:szCs w:val="24"/>
        </w:rPr>
        <w:t>torchvision</w:t>
      </w:r>
      <w:proofErr w:type="spellEnd"/>
      <w:r w:rsidRPr="00306E7A">
        <w:rPr>
          <w:rFonts w:ascii="宋体" w:eastAsia="宋体" w:hAnsi="宋体" w:cs="宋体"/>
          <w:kern w:val="0"/>
          <w:sz w:val="24"/>
          <w:szCs w:val="24"/>
        </w:rPr>
        <w:t xml:space="preserve">里面的包 </w:t>
      </w:r>
      <w:proofErr w:type="spellStart"/>
      <w:r w:rsidRPr="00306E7A">
        <w:rPr>
          <w:rFonts w:ascii="宋体" w:eastAsia="宋体" w:hAnsi="宋体" w:cs="宋体"/>
          <w:kern w:val="0"/>
          <w:sz w:val="24"/>
          <w:szCs w:val="24"/>
        </w:rPr>
        <w:t>torchvision.utils</w:t>
      </w:r>
      <w:proofErr w:type="spellEnd"/>
      <w:r w:rsidRPr="00306E7A">
        <w:rPr>
          <w:rFonts w:ascii="宋体" w:eastAsia="宋体" w:hAnsi="宋体" w:cs="宋体"/>
          <w:kern w:val="0"/>
          <w:sz w:val="24"/>
          <w:szCs w:val="24"/>
        </w:rPr>
        <w:t>，另外一种是利用</w:t>
      </w:r>
      <w:proofErr w:type="spellStart"/>
      <w:r w:rsidRPr="00306E7A">
        <w:rPr>
          <w:rFonts w:ascii="宋体" w:eastAsia="宋体" w:hAnsi="宋体" w:cs="宋体"/>
          <w:kern w:val="0"/>
          <w:sz w:val="24"/>
          <w:szCs w:val="24"/>
        </w:rPr>
        <w:t>visdom</w:t>
      </w:r>
      <w:proofErr w:type="spellEnd"/>
      <w:r w:rsidRPr="00306E7A">
        <w:rPr>
          <w:rFonts w:ascii="宋体" w:eastAsia="宋体" w:hAnsi="宋体" w:cs="宋体"/>
          <w:kern w:val="0"/>
          <w:sz w:val="24"/>
          <w:szCs w:val="24"/>
        </w:rPr>
        <w:t>插件，下面是二者的对比：</w:t>
      </w:r>
    </w:p>
    <w:p w14:paraId="3CE7E940" w14:textId="02A1B547"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279FE1B9" wp14:editId="45962DFE">
            <wp:extent cx="5189220" cy="1617419"/>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2482" cy="1618436"/>
                    </a:xfrm>
                    <a:prstGeom prst="rect">
                      <a:avLst/>
                    </a:prstGeom>
                  </pic:spPr>
                </pic:pic>
              </a:graphicData>
            </a:graphic>
          </wp:inline>
        </w:drawing>
      </w:r>
      <w:r w:rsidRPr="00306E7A">
        <w:rPr>
          <w:rFonts w:ascii="宋体" w:eastAsia="宋体" w:hAnsi="宋体" w:cs="宋体"/>
          <w:kern w:val="0"/>
          <w:sz w:val="24"/>
          <w:szCs w:val="24"/>
        </w:rPr>
        <w:br/>
        <w:t>上面那张生成的</w:t>
      </w:r>
      <w:proofErr w:type="gramStart"/>
      <w:r w:rsidRPr="00306E7A">
        <w:rPr>
          <w:rFonts w:ascii="宋体" w:eastAsia="宋体" w:hAnsi="宋体" w:cs="宋体"/>
          <w:kern w:val="0"/>
          <w:sz w:val="24"/>
          <w:szCs w:val="24"/>
        </w:rPr>
        <w:t>假图片</w:t>
      </w:r>
      <w:proofErr w:type="gramEnd"/>
      <w:r w:rsidRPr="00306E7A">
        <w:rPr>
          <w:rFonts w:ascii="宋体" w:eastAsia="宋体" w:hAnsi="宋体" w:cs="宋体"/>
          <w:kern w:val="0"/>
          <w:sz w:val="24"/>
          <w:szCs w:val="24"/>
        </w:rPr>
        <w:t>就是利用</w:t>
      </w:r>
      <w:proofErr w:type="spellStart"/>
      <w:r w:rsidRPr="00306E7A">
        <w:rPr>
          <w:rFonts w:ascii="宋体" w:eastAsia="宋体" w:hAnsi="宋体" w:cs="宋体"/>
          <w:kern w:val="0"/>
          <w:sz w:val="24"/>
          <w:szCs w:val="24"/>
        </w:rPr>
        <w:t>torchvision.utils</w:t>
      </w:r>
      <w:proofErr w:type="spellEnd"/>
      <w:r w:rsidRPr="00306E7A">
        <w:rPr>
          <w:rFonts w:ascii="宋体" w:eastAsia="宋体" w:hAnsi="宋体" w:cs="宋体"/>
          <w:kern w:val="0"/>
          <w:sz w:val="24"/>
          <w:szCs w:val="24"/>
        </w:rPr>
        <w:t>里的</w:t>
      </w:r>
      <w:proofErr w:type="spellStart"/>
      <w:r w:rsidRPr="00306E7A">
        <w:rPr>
          <w:rFonts w:ascii="宋体" w:eastAsia="宋体" w:hAnsi="宋体" w:cs="宋体"/>
          <w:kern w:val="0"/>
          <w:sz w:val="24"/>
          <w:szCs w:val="24"/>
        </w:rPr>
        <w:t>save_image</w:t>
      </w:r>
      <w:proofErr w:type="spellEnd"/>
      <w:r w:rsidRPr="00306E7A">
        <w:rPr>
          <w:rFonts w:ascii="宋体" w:eastAsia="宋体" w:hAnsi="宋体" w:cs="宋体"/>
          <w:kern w:val="0"/>
          <w:sz w:val="24"/>
          <w:szCs w:val="24"/>
        </w:rPr>
        <w:t>函数来存储在本地的。</w:t>
      </w:r>
      <w:r w:rsidRPr="00306E7A">
        <w:rPr>
          <w:rFonts w:ascii="宋体" w:eastAsia="宋体" w:hAnsi="宋体" w:cs="宋体"/>
          <w:kern w:val="0"/>
          <w:sz w:val="24"/>
          <w:szCs w:val="24"/>
        </w:rPr>
        <w:br/>
        <w:t>而以下这张图是利用</w:t>
      </w:r>
      <w:proofErr w:type="spellStart"/>
      <w:r w:rsidRPr="00306E7A">
        <w:rPr>
          <w:rFonts w:ascii="宋体" w:eastAsia="宋体" w:hAnsi="宋体" w:cs="宋体"/>
          <w:kern w:val="0"/>
          <w:sz w:val="24"/>
          <w:szCs w:val="24"/>
        </w:rPr>
        <w:t>visdom</w:t>
      </w:r>
      <w:proofErr w:type="spellEnd"/>
      <w:r w:rsidRPr="00306E7A">
        <w:rPr>
          <w:rFonts w:ascii="宋体" w:eastAsia="宋体" w:hAnsi="宋体" w:cs="宋体"/>
          <w:kern w:val="0"/>
          <w:sz w:val="24"/>
          <w:szCs w:val="24"/>
        </w:rPr>
        <w:t>，在浏览器中查看到的效果：</w:t>
      </w:r>
    </w:p>
    <w:p w14:paraId="242CE3A7" w14:textId="1E195CC8"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2BB21EB6" wp14:editId="6B510428">
            <wp:extent cx="4519052" cy="2049958"/>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9052" cy="2049958"/>
                    </a:xfrm>
                    <a:prstGeom prst="rect">
                      <a:avLst/>
                    </a:prstGeom>
                  </pic:spPr>
                </pic:pic>
              </a:graphicData>
            </a:graphic>
          </wp:inline>
        </w:drawing>
      </w:r>
      <w:r w:rsidRPr="00306E7A">
        <w:rPr>
          <w:rFonts w:ascii="宋体" w:eastAsia="宋体" w:hAnsi="宋体" w:cs="宋体"/>
          <w:kern w:val="0"/>
          <w:sz w:val="24"/>
          <w:szCs w:val="24"/>
        </w:rPr>
        <w:br/>
      </w:r>
      <w:proofErr w:type="spellStart"/>
      <w:r w:rsidRPr="00306E7A">
        <w:rPr>
          <w:rFonts w:ascii="宋体" w:eastAsia="宋体" w:hAnsi="宋体" w:cs="宋体"/>
          <w:kern w:val="0"/>
          <w:sz w:val="24"/>
          <w:szCs w:val="24"/>
        </w:rPr>
        <w:t>visdom</w:t>
      </w:r>
      <w:proofErr w:type="spellEnd"/>
      <w:r w:rsidRPr="00306E7A">
        <w:rPr>
          <w:rFonts w:ascii="宋体" w:eastAsia="宋体" w:hAnsi="宋体" w:cs="宋体"/>
          <w:kern w:val="0"/>
          <w:sz w:val="24"/>
          <w:szCs w:val="24"/>
        </w:rPr>
        <w:t>不光可以查看图片，还可以查看loss变化曲线图等各种功能。</w:t>
      </w:r>
    </w:p>
    <w:p w14:paraId="6926545C" w14:textId="77777777" w:rsidR="00306E7A" w:rsidRPr="00306E7A" w:rsidRDefault="00306E7A" w:rsidP="00306E7A">
      <w:pPr>
        <w:widowControl/>
        <w:spacing w:beforeAutospacing="1" w:afterAutospacing="1"/>
        <w:jc w:val="left"/>
        <w:rPr>
          <w:rFonts w:ascii="宋体" w:eastAsia="宋体" w:hAnsi="宋体" w:cs="宋体"/>
          <w:kern w:val="0"/>
          <w:sz w:val="24"/>
          <w:szCs w:val="24"/>
        </w:rPr>
      </w:pPr>
      <w:r w:rsidRPr="00306E7A">
        <w:rPr>
          <w:rFonts w:ascii="宋体" w:eastAsia="宋体" w:hAnsi="宋体" w:cs="宋体"/>
          <w:kern w:val="0"/>
          <w:sz w:val="24"/>
          <w:szCs w:val="24"/>
        </w:rPr>
        <w:t>具体的代码实现去工程里查看，这里给出分享地址：</w:t>
      </w:r>
      <w:r w:rsidRPr="00306E7A">
        <w:rPr>
          <w:rFonts w:ascii="宋体" w:eastAsia="宋体" w:hAnsi="宋体" w:cs="宋体"/>
          <w:kern w:val="0"/>
          <w:sz w:val="24"/>
          <w:szCs w:val="24"/>
        </w:rPr>
        <w:br/>
      </w:r>
      <w:hyperlink r:id="rId19" w:tgtFrame="_blank" w:history="1">
        <w:r w:rsidRPr="00306E7A">
          <w:rPr>
            <w:rFonts w:ascii="宋体" w:eastAsia="宋体" w:hAnsi="宋体" w:cs="宋体"/>
            <w:color w:val="0000FF"/>
            <w:kern w:val="0"/>
            <w:sz w:val="24"/>
            <w:szCs w:val="24"/>
            <w:u w:val="single"/>
          </w:rPr>
          <w:t>https://github.com/gcfrun/GAN_MNIST_Pytorch</w:t>
        </w:r>
      </w:hyperlink>
      <w:r w:rsidRPr="00306E7A">
        <w:rPr>
          <w:rFonts w:ascii="宋体" w:eastAsia="宋体" w:hAnsi="宋体" w:cs="宋体"/>
          <w:kern w:val="0"/>
          <w:sz w:val="24"/>
          <w:szCs w:val="24"/>
        </w:rPr>
        <w:br/>
        <w:t>mnist_data.py：数据输入模块</w:t>
      </w:r>
      <w:r w:rsidRPr="00306E7A">
        <w:rPr>
          <w:rFonts w:ascii="宋体" w:eastAsia="宋体" w:hAnsi="宋体" w:cs="宋体"/>
          <w:kern w:val="0"/>
          <w:sz w:val="24"/>
          <w:szCs w:val="24"/>
        </w:rPr>
        <w:br/>
        <w:t>mnist_net.py：网络模型模块</w:t>
      </w:r>
      <w:r w:rsidRPr="00306E7A">
        <w:rPr>
          <w:rFonts w:ascii="宋体" w:eastAsia="宋体" w:hAnsi="宋体" w:cs="宋体"/>
          <w:kern w:val="0"/>
          <w:sz w:val="24"/>
          <w:szCs w:val="24"/>
        </w:rPr>
        <w:br/>
        <w:t>mnist_loss.py：Loss计算模块</w:t>
      </w:r>
      <w:r w:rsidRPr="00306E7A">
        <w:rPr>
          <w:rFonts w:ascii="宋体" w:eastAsia="宋体" w:hAnsi="宋体" w:cs="宋体"/>
          <w:kern w:val="0"/>
          <w:sz w:val="24"/>
          <w:szCs w:val="24"/>
        </w:rPr>
        <w:br/>
      </w:r>
      <w:r w:rsidRPr="00306E7A">
        <w:rPr>
          <w:rFonts w:ascii="宋体" w:eastAsia="宋体" w:hAnsi="宋体" w:cs="宋体"/>
          <w:kern w:val="0"/>
          <w:sz w:val="24"/>
          <w:szCs w:val="24"/>
        </w:rPr>
        <w:lastRenderedPageBreak/>
        <w:t>mnist_train.py：迭代训练模块</w:t>
      </w:r>
      <w:r w:rsidRPr="00306E7A">
        <w:rPr>
          <w:rFonts w:ascii="宋体" w:eastAsia="宋体" w:hAnsi="宋体" w:cs="宋体"/>
          <w:kern w:val="0"/>
          <w:sz w:val="24"/>
          <w:szCs w:val="24"/>
        </w:rPr>
        <w:br/>
        <w:t>mnist_visual.py：可视化模块</w:t>
      </w:r>
    </w:p>
    <w:p w14:paraId="33A730AB" w14:textId="77777777" w:rsidR="00306E7A" w:rsidRPr="00306E7A" w:rsidRDefault="00306E7A" w:rsidP="00306E7A">
      <w:pPr>
        <w:widowControl/>
        <w:spacing w:after="120"/>
        <w:jc w:val="center"/>
        <w:outlineLvl w:val="0"/>
        <w:rPr>
          <w:rFonts w:ascii="Segoe UI Emoji" w:eastAsia="宋体" w:hAnsi="Segoe UI Emoji" w:cs="宋体"/>
          <w:b/>
          <w:bCs/>
          <w:color w:val="404040"/>
          <w:kern w:val="36"/>
          <w:sz w:val="45"/>
          <w:szCs w:val="45"/>
        </w:rPr>
      </w:pPr>
      <w:proofErr w:type="spellStart"/>
      <w:r w:rsidRPr="00306E7A">
        <w:rPr>
          <w:rFonts w:ascii="Segoe UI Emoji" w:eastAsia="宋体" w:hAnsi="Segoe UI Emoji" w:cs="宋体"/>
          <w:b/>
          <w:bCs/>
          <w:color w:val="404040"/>
          <w:kern w:val="36"/>
          <w:sz w:val="45"/>
          <w:szCs w:val="45"/>
        </w:rPr>
        <w:t>PyTorch</w:t>
      </w:r>
      <w:proofErr w:type="spellEnd"/>
      <w:r w:rsidRPr="00306E7A">
        <w:rPr>
          <w:rFonts w:ascii="Segoe UI Emoji" w:eastAsia="宋体" w:hAnsi="Segoe UI Emoji" w:cs="宋体"/>
          <w:b/>
          <w:bCs/>
          <w:color w:val="404040"/>
          <w:kern w:val="36"/>
          <w:sz w:val="45"/>
          <w:szCs w:val="45"/>
        </w:rPr>
        <w:t>入门教程</w:t>
      </w:r>
    </w:p>
    <w:p w14:paraId="5FB8A6EE"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介绍</w:t>
      </w:r>
    </w:p>
    <w:p w14:paraId="06C6E3E5" w14:textId="087C065F" w:rsidR="00306E7A" w:rsidRPr="00306E7A" w:rsidRDefault="00306E7A" w:rsidP="006200EF">
      <w:pPr>
        <w:widowControl/>
        <w:spacing w:before="100" w:beforeAutospacing="1" w:after="100" w:afterAutospacing="1" w:line="300" w:lineRule="exact"/>
        <w:contextualSpacing/>
        <w:jc w:val="left"/>
        <w:rPr>
          <w:rFonts w:ascii="宋体" w:eastAsia="宋体" w:hAnsi="宋体" w:cs="宋体" w:hint="eastAsia"/>
          <w:kern w:val="0"/>
          <w:sz w:val="24"/>
          <w:szCs w:val="24"/>
        </w:rPr>
      </w:pP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是一个非常有可能改变深度学习领域前景的Python库。我尝试使用了几星期</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，然后被它的易用性所震惊，在我使用过的各种深度学习库中，</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是最灵活、最容易掌握的。</w:t>
      </w:r>
    </w:p>
    <w:p w14:paraId="172179CC" w14:textId="77777777" w:rsidR="00306E7A" w:rsidRPr="00306E7A" w:rsidRDefault="00306E7A"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在本文中，我们将讲解如何入门</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，包括基础知识和案例研究。还将分别在</w:t>
      </w:r>
      <w:proofErr w:type="spellStart"/>
      <w:r w:rsidRPr="00306E7A">
        <w:rPr>
          <w:rFonts w:ascii="宋体" w:eastAsia="宋体" w:hAnsi="宋体" w:cs="宋体"/>
          <w:kern w:val="0"/>
          <w:sz w:val="24"/>
          <w:szCs w:val="24"/>
        </w:rPr>
        <w:t>numpy</w:t>
      </w:r>
      <w:proofErr w:type="spellEnd"/>
      <w:r w:rsidRPr="00306E7A">
        <w:rPr>
          <w:rFonts w:ascii="宋体" w:eastAsia="宋体" w:hAnsi="宋体" w:cs="宋体"/>
          <w:kern w:val="0"/>
          <w:sz w:val="24"/>
          <w:szCs w:val="24"/>
        </w:rPr>
        <w:t>和</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中从零开始构建神经网络，以了解它们在实践中的相似处与区别。</w:t>
      </w:r>
    </w:p>
    <w:p w14:paraId="7A4A4406" w14:textId="77777777" w:rsidR="00306E7A" w:rsidRPr="00306E7A" w:rsidRDefault="00306E7A" w:rsidP="00944F54">
      <w:pPr>
        <w:widowControl/>
        <w:spacing w:before="100" w:beforeAutospacing="1" w:after="100" w:afterAutospacing="1" w:line="300" w:lineRule="exact"/>
        <w:contextualSpacing/>
        <w:jc w:val="left"/>
        <w:outlineLvl w:val="2"/>
        <w:rPr>
          <w:rFonts w:ascii="宋体" w:eastAsia="宋体" w:hAnsi="宋体" w:cs="宋体"/>
          <w:b/>
          <w:bCs/>
          <w:kern w:val="0"/>
          <w:sz w:val="27"/>
          <w:szCs w:val="27"/>
        </w:rPr>
      </w:pPr>
      <w:r w:rsidRPr="00306E7A">
        <w:rPr>
          <w:rFonts w:ascii="宋体" w:eastAsia="宋体" w:hAnsi="宋体" w:cs="宋体"/>
          <w:b/>
          <w:bCs/>
          <w:kern w:val="0"/>
          <w:sz w:val="27"/>
          <w:szCs w:val="27"/>
        </w:rPr>
        <w:t>目录</w:t>
      </w:r>
    </w:p>
    <w:p w14:paraId="0E208DDF" w14:textId="77777777" w:rsidR="00306E7A" w:rsidRPr="00306E7A" w:rsidRDefault="00306E7A" w:rsidP="00944F54">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的概述</w:t>
      </w:r>
    </w:p>
    <w:p w14:paraId="11EF68E0" w14:textId="77777777" w:rsidR="00306E7A" w:rsidRPr="00306E7A" w:rsidRDefault="00306E7A" w:rsidP="00944F54">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·深入研究技术细节</w:t>
      </w:r>
    </w:p>
    <w:p w14:paraId="28970A15" w14:textId="77777777" w:rsidR="00306E7A" w:rsidRPr="00306E7A" w:rsidRDefault="00306E7A" w:rsidP="00944F54">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·在</w:t>
      </w:r>
      <w:proofErr w:type="spellStart"/>
      <w:r w:rsidRPr="00306E7A">
        <w:rPr>
          <w:rFonts w:ascii="宋体" w:eastAsia="宋体" w:hAnsi="宋体" w:cs="宋体"/>
          <w:kern w:val="0"/>
          <w:sz w:val="24"/>
          <w:szCs w:val="24"/>
        </w:rPr>
        <w:t>Numpy</w:t>
      </w:r>
      <w:proofErr w:type="spellEnd"/>
      <w:r w:rsidRPr="00306E7A">
        <w:rPr>
          <w:rFonts w:ascii="宋体" w:eastAsia="宋体" w:hAnsi="宋体" w:cs="宋体"/>
          <w:kern w:val="0"/>
          <w:sz w:val="24"/>
          <w:szCs w:val="24"/>
        </w:rPr>
        <w:t>和</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中分别构建神经网络并进行对比</w:t>
      </w:r>
    </w:p>
    <w:p w14:paraId="456A7DA7" w14:textId="77777777" w:rsidR="00306E7A" w:rsidRPr="00306E7A" w:rsidRDefault="00306E7A" w:rsidP="00944F54">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·与其它深度学习库比较</w:t>
      </w:r>
    </w:p>
    <w:p w14:paraId="21634816" w14:textId="77777777" w:rsidR="00306E7A" w:rsidRPr="00306E7A" w:rsidRDefault="00306E7A" w:rsidP="00944F54">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·案例研究——用</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解决图像识别问题</w:t>
      </w:r>
    </w:p>
    <w:p w14:paraId="78D1345A" w14:textId="77777777" w:rsidR="00306E7A" w:rsidRPr="00306E7A" w:rsidRDefault="00306E7A" w:rsidP="00944F54">
      <w:pPr>
        <w:widowControl/>
        <w:spacing w:before="100" w:beforeAutospacing="1" w:after="100" w:afterAutospacing="1" w:line="300" w:lineRule="exact"/>
        <w:contextualSpacing/>
        <w:jc w:val="left"/>
        <w:outlineLvl w:val="3"/>
        <w:rPr>
          <w:rFonts w:ascii="宋体" w:eastAsia="宋体" w:hAnsi="宋体" w:cs="宋体"/>
          <w:b/>
          <w:bCs/>
          <w:kern w:val="0"/>
          <w:sz w:val="24"/>
          <w:szCs w:val="24"/>
        </w:rPr>
      </w:pPr>
      <w:proofErr w:type="spellStart"/>
      <w:r w:rsidRPr="00306E7A">
        <w:rPr>
          <w:rFonts w:ascii="宋体" w:eastAsia="宋体" w:hAnsi="宋体" w:cs="宋体"/>
          <w:b/>
          <w:bCs/>
          <w:kern w:val="0"/>
          <w:sz w:val="24"/>
          <w:szCs w:val="24"/>
        </w:rPr>
        <w:t>PyTorch</w:t>
      </w:r>
      <w:proofErr w:type="spellEnd"/>
      <w:r w:rsidRPr="00306E7A">
        <w:rPr>
          <w:rFonts w:ascii="宋体" w:eastAsia="宋体" w:hAnsi="宋体" w:cs="宋体"/>
          <w:b/>
          <w:bCs/>
          <w:kern w:val="0"/>
          <w:sz w:val="24"/>
          <w:szCs w:val="24"/>
        </w:rPr>
        <w:t>的概述</w:t>
      </w:r>
    </w:p>
    <w:p w14:paraId="0CD26206" w14:textId="77777777" w:rsidR="00306E7A" w:rsidRPr="00306E7A" w:rsidRDefault="00306E7A" w:rsidP="00944F54">
      <w:pPr>
        <w:widowControl/>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的创始人说过他们创作的一个准则——他们想成为当务之急。这意味着我们可以立即执行计算。这正好符合Python的编程方法，不需要完成全部代码才能运行，可以轻松的运行部分代码并实时检查。对于我来说把它作为一个神经网络调试器是一件非常幸福的事。</w:t>
      </w:r>
    </w:p>
    <w:p w14:paraId="7E07476F" w14:textId="77777777" w:rsidR="00306E7A" w:rsidRPr="00306E7A" w:rsidRDefault="00306E7A" w:rsidP="00944F54">
      <w:pPr>
        <w:widowControl/>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是一个基于Python的库，用来提供一个具有灵活性的深度学习开发平台。</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的工作流程非常接近Python的科学计算库——</w:t>
      </w:r>
      <w:proofErr w:type="spellStart"/>
      <w:r w:rsidRPr="00306E7A">
        <w:rPr>
          <w:rFonts w:ascii="宋体" w:eastAsia="宋体" w:hAnsi="宋体" w:cs="宋体"/>
          <w:kern w:val="0"/>
          <w:sz w:val="24"/>
          <w:szCs w:val="24"/>
        </w:rPr>
        <w:t>numpy</w:t>
      </w:r>
      <w:proofErr w:type="spellEnd"/>
      <w:r w:rsidRPr="00306E7A">
        <w:rPr>
          <w:rFonts w:ascii="宋体" w:eastAsia="宋体" w:hAnsi="宋体" w:cs="宋体"/>
          <w:kern w:val="0"/>
          <w:sz w:val="24"/>
          <w:szCs w:val="24"/>
        </w:rPr>
        <w:t>。</w:t>
      </w:r>
    </w:p>
    <w:p w14:paraId="784C638F" w14:textId="77777777" w:rsidR="00306E7A" w:rsidRPr="00306E7A" w:rsidRDefault="00306E7A" w:rsidP="00944F54">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现在你可能会问，为什么我们要用</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来建立深度学习模型呢？我可以列出三件有助于回答的事情：</w:t>
      </w:r>
    </w:p>
    <w:p w14:paraId="25945711" w14:textId="77777777" w:rsidR="00306E7A" w:rsidRPr="00306E7A" w:rsidRDefault="00306E7A" w:rsidP="00944F54">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w:t>
      </w:r>
      <w:r w:rsidRPr="00306E7A">
        <w:rPr>
          <w:rFonts w:ascii="宋体" w:eastAsia="宋体" w:hAnsi="宋体" w:cs="宋体"/>
          <w:b/>
          <w:bCs/>
          <w:kern w:val="0"/>
          <w:sz w:val="24"/>
          <w:szCs w:val="24"/>
        </w:rPr>
        <w:t>易于使用的API</w:t>
      </w:r>
      <w:r w:rsidRPr="00306E7A">
        <w:rPr>
          <w:rFonts w:ascii="宋体" w:eastAsia="宋体" w:hAnsi="宋体" w:cs="宋体"/>
          <w:kern w:val="0"/>
          <w:sz w:val="24"/>
          <w:szCs w:val="24"/>
        </w:rPr>
        <w:t>—它就像Python一样简单。</w:t>
      </w:r>
    </w:p>
    <w:p w14:paraId="46DCF33A" w14:textId="77777777" w:rsidR="00306E7A" w:rsidRPr="00306E7A" w:rsidRDefault="00306E7A" w:rsidP="00944F54">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w:t>
      </w:r>
      <w:r w:rsidRPr="00306E7A">
        <w:rPr>
          <w:rFonts w:ascii="宋体" w:eastAsia="宋体" w:hAnsi="宋体" w:cs="宋体"/>
          <w:b/>
          <w:bCs/>
          <w:kern w:val="0"/>
          <w:sz w:val="24"/>
          <w:szCs w:val="24"/>
        </w:rPr>
        <w:t>Python的支持</w:t>
      </w:r>
      <w:r w:rsidRPr="00306E7A">
        <w:rPr>
          <w:rFonts w:ascii="宋体" w:eastAsia="宋体" w:hAnsi="宋体" w:cs="宋体"/>
          <w:kern w:val="0"/>
          <w:sz w:val="24"/>
          <w:szCs w:val="24"/>
        </w:rPr>
        <w:t>—如上所述，</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可以顺利地与Python数据科学</w:t>
      </w:r>
      <w:proofErr w:type="gramStart"/>
      <w:r w:rsidRPr="00306E7A">
        <w:rPr>
          <w:rFonts w:ascii="宋体" w:eastAsia="宋体" w:hAnsi="宋体" w:cs="宋体"/>
          <w:kern w:val="0"/>
          <w:sz w:val="24"/>
          <w:szCs w:val="24"/>
        </w:rPr>
        <w:t>栈</w:t>
      </w:r>
      <w:proofErr w:type="gramEnd"/>
      <w:r w:rsidRPr="00306E7A">
        <w:rPr>
          <w:rFonts w:ascii="宋体" w:eastAsia="宋体" w:hAnsi="宋体" w:cs="宋体"/>
          <w:kern w:val="0"/>
          <w:sz w:val="24"/>
          <w:szCs w:val="24"/>
        </w:rPr>
        <w:t>集成。它非常类似于</w:t>
      </w:r>
      <w:proofErr w:type="spellStart"/>
      <w:r w:rsidRPr="00306E7A">
        <w:rPr>
          <w:rFonts w:ascii="宋体" w:eastAsia="宋体" w:hAnsi="宋体" w:cs="宋体"/>
          <w:kern w:val="0"/>
          <w:sz w:val="24"/>
          <w:szCs w:val="24"/>
        </w:rPr>
        <w:t>numpy</w:t>
      </w:r>
      <w:proofErr w:type="spellEnd"/>
      <w:r w:rsidRPr="00306E7A">
        <w:rPr>
          <w:rFonts w:ascii="宋体" w:eastAsia="宋体" w:hAnsi="宋体" w:cs="宋体"/>
          <w:kern w:val="0"/>
          <w:sz w:val="24"/>
          <w:szCs w:val="24"/>
        </w:rPr>
        <w:t>，甚至注意不到它们的差别。</w:t>
      </w:r>
    </w:p>
    <w:p w14:paraId="256BDFEC" w14:textId="77777777" w:rsidR="00306E7A" w:rsidRPr="00306E7A" w:rsidRDefault="00306E7A" w:rsidP="00944F54">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w:t>
      </w:r>
      <w:r w:rsidRPr="00306E7A">
        <w:rPr>
          <w:rFonts w:ascii="宋体" w:eastAsia="宋体" w:hAnsi="宋体" w:cs="宋体"/>
          <w:b/>
          <w:bCs/>
          <w:kern w:val="0"/>
          <w:sz w:val="24"/>
          <w:szCs w:val="24"/>
        </w:rPr>
        <w:t>动态计算图</w:t>
      </w:r>
      <w:r w:rsidRPr="00306E7A">
        <w:rPr>
          <w:rFonts w:ascii="宋体" w:eastAsia="宋体" w:hAnsi="宋体" w:cs="宋体"/>
          <w:kern w:val="0"/>
          <w:sz w:val="24"/>
          <w:szCs w:val="24"/>
        </w:rPr>
        <w:t>—取代了具有特定功能的预定义图形，</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为我们提供了一个框架，以便可以在运行时构建计算图，甚至在运行时更改它们。在不知道创建神经网络需要多少内存的情况下这非常有价值。</w:t>
      </w:r>
    </w:p>
    <w:p w14:paraId="367A3122" w14:textId="77777777" w:rsidR="00306E7A" w:rsidRPr="00306E7A" w:rsidRDefault="00306E7A" w:rsidP="00944F54">
      <w:pPr>
        <w:widowControl/>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的其他一些优点还包括：多</w:t>
      </w:r>
      <w:proofErr w:type="spellStart"/>
      <w:r w:rsidRPr="00306E7A">
        <w:rPr>
          <w:rFonts w:ascii="宋体" w:eastAsia="宋体" w:hAnsi="宋体" w:cs="宋体"/>
          <w:kern w:val="0"/>
          <w:sz w:val="24"/>
          <w:szCs w:val="24"/>
        </w:rPr>
        <w:t>gpu</w:t>
      </w:r>
      <w:proofErr w:type="spellEnd"/>
      <w:r w:rsidRPr="00306E7A">
        <w:rPr>
          <w:rFonts w:ascii="宋体" w:eastAsia="宋体" w:hAnsi="宋体" w:cs="宋体"/>
          <w:kern w:val="0"/>
          <w:sz w:val="24"/>
          <w:szCs w:val="24"/>
        </w:rPr>
        <w:t>支持，自定义数据加载器和简化的预处理器。</w:t>
      </w:r>
    </w:p>
    <w:p w14:paraId="08BBBB5F" w14:textId="77777777" w:rsidR="00306E7A" w:rsidRPr="00306E7A" w:rsidRDefault="00306E7A" w:rsidP="00944F54">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自从2016年1月发布以来，许多研究人员将其作为一种“go-to”库，因为它可以轻松地构建新颖的甚至是极其复杂的图形。虽说如此，</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仍有一段时间没有被大多数数据科学实践者采用，因为它是新的而且处于“正在建设”的状态。</w:t>
      </w:r>
    </w:p>
    <w:p w14:paraId="250FF312" w14:textId="77777777" w:rsidR="00306E7A" w:rsidRPr="00306E7A" w:rsidRDefault="00306E7A" w:rsidP="00944F54">
      <w:pPr>
        <w:widowControl/>
        <w:spacing w:before="100" w:beforeAutospacing="1" w:after="100" w:afterAutospacing="1" w:line="300" w:lineRule="exact"/>
        <w:contextualSpacing/>
        <w:jc w:val="left"/>
        <w:outlineLvl w:val="3"/>
        <w:rPr>
          <w:rFonts w:ascii="宋体" w:eastAsia="宋体" w:hAnsi="宋体" w:cs="宋体"/>
          <w:b/>
          <w:bCs/>
          <w:kern w:val="0"/>
          <w:sz w:val="24"/>
          <w:szCs w:val="24"/>
        </w:rPr>
      </w:pPr>
      <w:r w:rsidRPr="00306E7A">
        <w:rPr>
          <w:rFonts w:ascii="宋体" w:eastAsia="宋体" w:hAnsi="宋体" w:cs="宋体"/>
          <w:b/>
          <w:bCs/>
          <w:kern w:val="0"/>
          <w:sz w:val="24"/>
          <w:szCs w:val="24"/>
        </w:rPr>
        <w:t>深入技术细节</w:t>
      </w:r>
    </w:p>
    <w:p w14:paraId="6FECBEEC" w14:textId="77777777" w:rsidR="00306E7A" w:rsidRPr="00306E7A" w:rsidRDefault="00306E7A" w:rsidP="00944F54">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在深入讨论细节之前，让我们先看看</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的工作流程。</w:t>
      </w:r>
    </w:p>
    <w:p w14:paraId="68654537" w14:textId="77777777" w:rsidR="00306E7A" w:rsidRPr="00306E7A" w:rsidRDefault="00306E7A" w:rsidP="00944F54">
      <w:pPr>
        <w:widowControl/>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使用了命令式/热切的范例。也就是说，在构建一个图形时，每一行代码都定义了改图的一个组件。我们甚至能在图形构建完成前，独立的对这些组件进行计算。这就是所谓的“逐运行”方法。</w:t>
      </w:r>
    </w:p>
    <w:p w14:paraId="101D34F6" w14:textId="24D49581" w:rsidR="00306E7A" w:rsidRPr="00306E7A" w:rsidRDefault="00306E7A" w:rsidP="00306E7A">
      <w:pPr>
        <w:widowControl/>
        <w:jc w:val="center"/>
        <w:rPr>
          <w:rFonts w:ascii="宋体" w:eastAsia="宋体" w:hAnsi="宋体" w:cs="宋体"/>
          <w:kern w:val="0"/>
          <w:sz w:val="24"/>
          <w:szCs w:val="24"/>
        </w:rPr>
      </w:pPr>
      <w:r w:rsidRPr="00306E7A">
        <w:rPr>
          <w:rFonts w:ascii="宋体" w:eastAsia="宋体" w:hAnsi="宋体" w:cs="宋体"/>
          <w:noProof/>
          <w:kern w:val="0"/>
          <w:sz w:val="24"/>
          <w:szCs w:val="24"/>
        </w:rPr>
        <w:lastRenderedPageBreak/>
        <w:drawing>
          <wp:inline distT="0" distB="0" distL="0" distR="0" wp14:anchorId="0A783B40" wp14:editId="4185C15E">
            <wp:extent cx="6020322" cy="169940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0322" cy="1699407"/>
                    </a:xfrm>
                    <a:prstGeom prst="rect">
                      <a:avLst/>
                    </a:prstGeom>
                  </pic:spPr>
                </pic:pic>
              </a:graphicData>
            </a:graphic>
          </wp:inline>
        </w:drawing>
      </w:r>
    </w:p>
    <w:p w14:paraId="4B857D02"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安装</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非常简单。您可以按照官方文档中提到的步骤操作，并根据您的系统规格运行命令。例如，这是我根据我选择的选项使用的命令：</w:t>
      </w:r>
    </w:p>
    <w:p w14:paraId="5B19A60B" w14:textId="0CC7ACBC" w:rsidR="00306E7A" w:rsidRPr="00306E7A" w:rsidRDefault="00306E7A" w:rsidP="00306E7A">
      <w:pPr>
        <w:widowControl/>
        <w:jc w:val="center"/>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633A5088" wp14:editId="4F306000">
            <wp:extent cx="5883150" cy="2392887"/>
            <wp:effectExtent l="0" t="0" r="381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3150" cy="2392887"/>
                    </a:xfrm>
                    <a:prstGeom prst="rect">
                      <a:avLst/>
                    </a:prstGeom>
                  </pic:spPr>
                </pic:pic>
              </a:graphicData>
            </a:graphic>
          </wp:inline>
        </w:drawing>
      </w:r>
    </w:p>
    <w:p w14:paraId="0203D88E"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在开始使用</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时应该了解的主要元素：</w:t>
      </w:r>
    </w:p>
    <w:p w14:paraId="689769EB" w14:textId="77777777" w:rsidR="00306E7A" w:rsidRPr="00306E7A" w:rsidRDefault="00306E7A"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张量</w:t>
      </w:r>
    </w:p>
    <w:p w14:paraId="13C74E44" w14:textId="77777777" w:rsidR="00306E7A" w:rsidRPr="00306E7A" w:rsidRDefault="00306E7A"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·数学运算</w:t>
      </w:r>
    </w:p>
    <w:p w14:paraId="601254C7" w14:textId="77777777" w:rsidR="00306E7A" w:rsidRPr="00306E7A" w:rsidRDefault="00306E7A"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w:t>
      </w:r>
      <w:proofErr w:type="spellStart"/>
      <w:r w:rsidRPr="00306E7A">
        <w:rPr>
          <w:rFonts w:ascii="宋体" w:eastAsia="宋体" w:hAnsi="宋体" w:cs="宋体"/>
          <w:kern w:val="0"/>
          <w:sz w:val="24"/>
          <w:szCs w:val="24"/>
        </w:rPr>
        <w:t>Autograd</w:t>
      </w:r>
      <w:proofErr w:type="spellEnd"/>
      <w:r w:rsidRPr="00306E7A">
        <w:rPr>
          <w:rFonts w:ascii="宋体" w:eastAsia="宋体" w:hAnsi="宋体" w:cs="宋体"/>
          <w:kern w:val="0"/>
          <w:sz w:val="24"/>
          <w:szCs w:val="24"/>
        </w:rPr>
        <w:t>模块</w:t>
      </w:r>
    </w:p>
    <w:p w14:paraId="3A4B3A79" w14:textId="77777777" w:rsidR="00306E7A" w:rsidRPr="00306E7A" w:rsidRDefault="00306E7A"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w:t>
      </w:r>
      <w:proofErr w:type="spellStart"/>
      <w:r w:rsidRPr="00306E7A">
        <w:rPr>
          <w:rFonts w:ascii="宋体" w:eastAsia="宋体" w:hAnsi="宋体" w:cs="宋体"/>
          <w:kern w:val="0"/>
          <w:sz w:val="24"/>
          <w:szCs w:val="24"/>
        </w:rPr>
        <w:t>Optim</w:t>
      </w:r>
      <w:proofErr w:type="spellEnd"/>
      <w:r w:rsidRPr="00306E7A">
        <w:rPr>
          <w:rFonts w:ascii="宋体" w:eastAsia="宋体" w:hAnsi="宋体" w:cs="宋体"/>
          <w:kern w:val="0"/>
          <w:sz w:val="24"/>
          <w:szCs w:val="24"/>
        </w:rPr>
        <w:t>模块</w:t>
      </w:r>
    </w:p>
    <w:p w14:paraId="730F082C" w14:textId="77777777" w:rsidR="00306E7A" w:rsidRPr="00306E7A" w:rsidRDefault="00306E7A"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·神经网络模块</w:t>
      </w:r>
    </w:p>
    <w:p w14:paraId="22B9867C" w14:textId="77777777" w:rsidR="00306E7A" w:rsidRPr="00306E7A" w:rsidRDefault="00306E7A"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下面让我们依次介绍这些元素吧。</w:t>
      </w:r>
    </w:p>
    <w:p w14:paraId="4268F852" w14:textId="77777777" w:rsidR="00306E7A" w:rsidRPr="00306E7A" w:rsidRDefault="00306E7A" w:rsidP="006200EF">
      <w:pPr>
        <w:widowControl/>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b/>
          <w:bCs/>
          <w:kern w:val="0"/>
          <w:sz w:val="24"/>
          <w:szCs w:val="24"/>
        </w:rPr>
        <w:t>PyTorch</w:t>
      </w:r>
      <w:proofErr w:type="spellEnd"/>
      <w:r w:rsidRPr="00306E7A">
        <w:rPr>
          <w:rFonts w:ascii="宋体" w:eastAsia="宋体" w:hAnsi="宋体" w:cs="宋体"/>
          <w:b/>
          <w:bCs/>
          <w:kern w:val="0"/>
          <w:sz w:val="24"/>
          <w:szCs w:val="24"/>
        </w:rPr>
        <w:t>张量</w:t>
      </w:r>
    </w:p>
    <w:p w14:paraId="500B413F" w14:textId="77777777" w:rsidR="00306E7A" w:rsidRPr="00306E7A" w:rsidRDefault="00306E7A"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lastRenderedPageBreak/>
        <w:t>张量只是多维数组。</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中的张量类似于</w:t>
      </w:r>
      <w:proofErr w:type="spellStart"/>
      <w:r w:rsidRPr="00306E7A">
        <w:rPr>
          <w:rFonts w:ascii="宋体" w:eastAsia="宋体" w:hAnsi="宋体" w:cs="宋体"/>
          <w:kern w:val="0"/>
          <w:sz w:val="24"/>
          <w:szCs w:val="24"/>
        </w:rPr>
        <w:t>numpy</w:t>
      </w:r>
      <w:proofErr w:type="spellEnd"/>
      <w:r w:rsidRPr="00306E7A">
        <w:rPr>
          <w:rFonts w:ascii="宋体" w:eastAsia="宋体" w:hAnsi="宋体" w:cs="宋体"/>
          <w:kern w:val="0"/>
          <w:sz w:val="24"/>
          <w:szCs w:val="24"/>
        </w:rPr>
        <w:t>的</w:t>
      </w:r>
      <w:proofErr w:type="spellStart"/>
      <w:r w:rsidRPr="00306E7A">
        <w:rPr>
          <w:rFonts w:ascii="宋体" w:eastAsia="宋体" w:hAnsi="宋体" w:cs="宋体"/>
          <w:kern w:val="0"/>
          <w:sz w:val="24"/>
          <w:szCs w:val="24"/>
        </w:rPr>
        <w:t>ndarrays</w:t>
      </w:r>
      <w:proofErr w:type="spellEnd"/>
      <w:r w:rsidRPr="00306E7A">
        <w:rPr>
          <w:rFonts w:ascii="宋体" w:eastAsia="宋体" w:hAnsi="宋体" w:cs="宋体"/>
          <w:kern w:val="0"/>
          <w:sz w:val="24"/>
          <w:szCs w:val="24"/>
        </w:rPr>
        <w:t>，另外，张量也可以在GPU上使用。</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支持各种类型的张量。</w:t>
      </w:r>
    </w:p>
    <w:p w14:paraId="5AD2F776"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你可以如下定义一个简单的一维矩阵：</w:t>
      </w:r>
    </w:p>
    <w:p w14:paraId="6A6C4115" w14:textId="2152E50C" w:rsidR="00306E7A" w:rsidRPr="00306E7A" w:rsidRDefault="00306E7A" w:rsidP="00306E7A">
      <w:pPr>
        <w:widowControl/>
        <w:jc w:val="center"/>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0429BA21" wp14:editId="4FD64361">
            <wp:extent cx="6447079" cy="210330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7079" cy="2103302"/>
                    </a:xfrm>
                    <a:prstGeom prst="rect">
                      <a:avLst/>
                    </a:prstGeom>
                  </pic:spPr>
                </pic:pic>
              </a:graphicData>
            </a:graphic>
          </wp:inline>
        </w:drawing>
      </w:r>
    </w:p>
    <w:p w14:paraId="5609ACF3" w14:textId="77777777" w:rsidR="00306E7A" w:rsidRPr="00306E7A" w:rsidRDefault="00306E7A" w:rsidP="00306E7A">
      <w:pPr>
        <w:widowControl/>
        <w:spacing w:before="100" w:beforeAutospacing="1" w:after="100" w:afterAutospacing="1"/>
        <w:jc w:val="left"/>
        <w:outlineLvl w:val="3"/>
        <w:rPr>
          <w:rFonts w:ascii="宋体" w:eastAsia="宋体" w:hAnsi="宋体" w:cs="宋体"/>
          <w:b/>
          <w:bCs/>
          <w:kern w:val="0"/>
          <w:sz w:val="24"/>
          <w:szCs w:val="24"/>
        </w:rPr>
      </w:pPr>
      <w:r w:rsidRPr="00306E7A">
        <w:rPr>
          <w:rFonts w:ascii="宋体" w:eastAsia="宋体" w:hAnsi="宋体" w:cs="宋体"/>
          <w:b/>
          <w:bCs/>
          <w:kern w:val="0"/>
          <w:sz w:val="24"/>
          <w:szCs w:val="24"/>
        </w:rPr>
        <w:t>数学运算</w:t>
      </w:r>
    </w:p>
    <w:p w14:paraId="4C3CDCD0"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与</w:t>
      </w:r>
      <w:proofErr w:type="spellStart"/>
      <w:r w:rsidRPr="00306E7A">
        <w:rPr>
          <w:rFonts w:ascii="宋体" w:eastAsia="宋体" w:hAnsi="宋体" w:cs="宋体"/>
          <w:kern w:val="0"/>
          <w:sz w:val="24"/>
          <w:szCs w:val="24"/>
        </w:rPr>
        <w:t>numpy</w:t>
      </w:r>
      <w:proofErr w:type="spellEnd"/>
      <w:r w:rsidRPr="00306E7A">
        <w:rPr>
          <w:rFonts w:ascii="宋体" w:eastAsia="宋体" w:hAnsi="宋体" w:cs="宋体"/>
          <w:kern w:val="0"/>
          <w:sz w:val="24"/>
          <w:szCs w:val="24"/>
        </w:rPr>
        <w:t>一样，科学计算</w:t>
      </w:r>
      <w:proofErr w:type="gramStart"/>
      <w:r w:rsidRPr="00306E7A">
        <w:rPr>
          <w:rFonts w:ascii="宋体" w:eastAsia="宋体" w:hAnsi="宋体" w:cs="宋体"/>
          <w:kern w:val="0"/>
          <w:sz w:val="24"/>
          <w:szCs w:val="24"/>
        </w:rPr>
        <w:t>库非常</w:t>
      </w:r>
      <w:proofErr w:type="gramEnd"/>
      <w:r w:rsidRPr="00306E7A">
        <w:rPr>
          <w:rFonts w:ascii="宋体" w:eastAsia="宋体" w:hAnsi="宋体" w:cs="宋体"/>
          <w:kern w:val="0"/>
          <w:sz w:val="24"/>
          <w:szCs w:val="24"/>
        </w:rPr>
        <w:t>重要的一点是能够实现高效的数学功能。而</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提供了一个类似的借口，可以使用200个以上的数学运算。</w:t>
      </w:r>
    </w:p>
    <w:p w14:paraId="55EFFF0A"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下面是在</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中实现一个简单的添加操作的例子：</w:t>
      </w:r>
    </w:p>
    <w:p w14:paraId="7317F68D" w14:textId="0C19CB78" w:rsidR="00306E7A" w:rsidRPr="00306E7A" w:rsidRDefault="00306E7A" w:rsidP="00306E7A">
      <w:pPr>
        <w:widowControl/>
        <w:jc w:val="center"/>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549F6F31" wp14:editId="03799846">
            <wp:extent cx="4983912" cy="1851820"/>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3912" cy="1851820"/>
                    </a:xfrm>
                    <a:prstGeom prst="rect">
                      <a:avLst/>
                    </a:prstGeom>
                  </pic:spPr>
                </pic:pic>
              </a:graphicData>
            </a:graphic>
          </wp:inline>
        </w:drawing>
      </w:r>
    </w:p>
    <w:p w14:paraId="795A69D8"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这和基本的python方法非常相似。我们还可以在定义的</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张量上执行各种矩阵运算。例如，我们要转置一个二维矩阵:</w:t>
      </w:r>
    </w:p>
    <w:p w14:paraId="1C9B6F98" w14:textId="55DF0180" w:rsidR="00306E7A" w:rsidRPr="00306E7A" w:rsidRDefault="00306E7A" w:rsidP="00306E7A">
      <w:pPr>
        <w:widowControl/>
        <w:jc w:val="center"/>
        <w:rPr>
          <w:rFonts w:ascii="宋体" w:eastAsia="宋体" w:hAnsi="宋体" w:cs="宋体"/>
          <w:kern w:val="0"/>
          <w:sz w:val="24"/>
          <w:szCs w:val="24"/>
        </w:rPr>
      </w:pPr>
      <w:r w:rsidRPr="00306E7A">
        <w:rPr>
          <w:rFonts w:ascii="宋体" w:eastAsia="宋体" w:hAnsi="宋体" w:cs="宋体"/>
          <w:noProof/>
          <w:kern w:val="0"/>
          <w:sz w:val="24"/>
          <w:szCs w:val="24"/>
        </w:rPr>
        <w:lastRenderedPageBreak/>
        <w:drawing>
          <wp:inline distT="0" distB="0" distL="0" distR="0" wp14:anchorId="67497D77" wp14:editId="5F2C343C">
            <wp:extent cx="4821382" cy="2930398"/>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9345" cy="2935238"/>
                    </a:xfrm>
                    <a:prstGeom prst="rect">
                      <a:avLst/>
                    </a:prstGeom>
                  </pic:spPr>
                </pic:pic>
              </a:graphicData>
            </a:graphic>
          </wp:inline>
        </w:drawing>
      </w:r>
    </w:p>
    <w:p w14:paraId="1214D1E5" w14:textId="77777777" w:rsidR="00306E7A" w:rsidRPr="00306E7A" w:rsidRDefault="00306E7A" w:rsidP="00306E7A">
      <w:pPr>
        <w:widowControl/>
        <w:spacing w:before="100" w:beforeAutospacing="1" w:after="100" w:afterAutospacing="1"/>
        <w:jc w:val="left"/>
        <w:outlineLvl w:val="3"/>
        <w:rPr>
          <w:rFonts w:ascii="宋体" w:eastAsia="宋体" w:hAnsi="宋体" w:cs="宋体"/>
          <w:b/>
          <w:bCs/>
          <w:kern w:val="0"/>
          <w:sz w:val="24"/>
          <w:szCs w:val="24"/>
        </w:rPr>
      </w:pPr>
      <w:proofErr w:type="spellStart"/>
      <w:r w:rsidRPr="00306E7A">
        <w:rPr>
          <w:rFonts w:ascii="宋体" w:eastAsia="宋体" w:hAnsi="宋体" w:cs="宋体"/>
          <w:b/>
          <w:bCs/>
          <w:kern w:val="0"/>
          <w:sz w:val="24"/>
          <w:szCs w:val="24"/>
        </w:rPr>
        <w:t>Autograd</w:t>
      </w:r>
      <w:proofErr w:type="spellEnd"/>
      <w:r w:rsidRPr="00306E7A">
        <w:rPr>
          <w:rFonts w:ascii="宋体" w:eastAsia="宋体" w:hAnsi="宋体" w:cs="宋体"/>
          <w:b/>
          <w:bCs/>
          <w:kern w:val="0"/>
          <w:sz w:val="24"/>
          <w:szCs w:val="24"/>
        </w:rPr>
        <w:t>模块</w:t>
      </w:r>
    </w:p>
    <w:p w14:paraId="43C4F018"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使用了一种叫做自动微分的技术。也就是说，它会有一个记录我们所有执行操作的记录器，之后再回放记录来计算我们的梯度。这一技术在构建神经网络时尤其有效，因为我们可以通过计算前路参数的微分来节省时间。</w:t>
      </w:r>
    </w:p>
    <w:p w14:paraId="7481F7AE" w14:textId="1C1B93E8" w:rsidR="00306E7A" w:rsidRPr="00306E7A" w:rsidRDefault="00306E7A" w:rsidP="00306E7A">
      <w:pPr>
        <w:widowControl/>
        <w:jc w:val="center"/>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6905FA67" wp14:editId="6A7BACCE">
            <wp:extent cx="4365081" cy="2240280"/>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3254" cy="2244475"/>
                    </a:xfrm>
                    <a:prstGeom prst="rect">
                      <a:avLst/>
                    </a:prstGeom>
                  </pic:spPr>
                </pic:pic>
              </a:graphicData>
            </a:graphic>
          </wp:inline>
        </w:drawing>
      </w:r>
    </w:p>
    <w:p w14:paraId="3907BD8E"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proofErr w:type="spellStart"/>
      <w:r w:rsidRPr="00306E7A">
        <w:rPr>
          <w:rFonts w:ascii="宋体" w:eastAsia="宋体" w:hAnsi="宋体" w:cs="宋体"/>
          <w:b/>
          <w:bCs/>
          <w:kern w:val="0"/>
          <w:sz w:val="24"/>
          <w:szCs w:val="24"/>
        </w:rPr>
        <w:lastRenderedPageBreak/>
        <w:t>Optim</w:t>
      </w:r>
      <w:proofErr w:type="spellEnd"/>
      <w:r w:rsidRPr="00306E7A">
        <w:rPr>
          <w:rFonts w:ascii="宋体" w:eastAsia="宋体" w:hAnsi="宋体" w:cs="宋体"/>
          <w:b/>
          <w:bCs/>
          <w:kern w:val="0"/>
          <w:sz w:val="24"/>
          <w:szCs w:val="24"/>
        </w:rPr>
        <w:t>模块</w:t>
      </w:r>
    </w:p>
    <w:p w14:paraId="78FFC76D" w14:textId="77777777" w:rsidR="00306E7A" w:rsidRPr="00306E7A" w:rsidRDefault="00306E7A" w:rsidP="006200EF">
      <w:pPr>
        <w:widowControl/>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Torch.optim</w:t>
      </w:r>
      <w:proofErr w:type="spellEnd"/>
      <w:r w:rsidRPr="00306E7A">
        <w:rPr>
          <w:rFonts w:ascii="宋体" w:eastAsia="宋体" w:hAnsi="宋体" w:cs="宋体"/>
          <w:kern w:val="0"/>
          <w:sz w:val="24"/>
          <w:szCs w:val="24"/>
        </w:rPr>
        <w:t>是一个实现各种优化算法的模块，用于构建神经网络。它支持大多数常用的方法，因此我们不必从头开始构建它们。</w:t>
      </w:r>
    </w:p>
    <w:p w14:paraId="07928E72" w14:textId="77777777" w:rsidR="00306E7A" w:rsidRPr="00306E7A" w:rsidRDefault="00306E7A"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下面是使用Adam优化器的代码：</w:t>
      </w:r>
    </w:p>
    <w:p w14:paraId="1C6F69FB" w14:textId="77777777" w:rsidR="00306E7A" w:rsidRPr="00306E7A" w:rsidRDefault="00306E7A"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 xml:space="preserve">optimizer = </w:t>
      </w:r>
      <w:proofErr w:type="spellStart"/>
      <w:proofErr w:type="gramStart"/>
      <w:r w:rsidRPr="00306E7A">
        <w:rPr>
          <w:rFonts w:ascii="宋体" w:eastAsia="宋体" w:hAnsi="宋体" w:cs="宋体"/>
          <w:kern w:val="0"/>
          <w:sz w:val="24"/>
          <w:szCs w:val="24"/>
        </w:rPr>
        <w:t>torch.optim</w:t>
      </w:r>
      <w:proofErr w:type="gramEnd"/>
      <w:r w:rsidRPr="00306E7A">
        <w:rPr>
          <w:rFonts w:ascii="宋体" w:eastAsia="宋体" w:hAnsi="宋体" w:cs="宋体"/>
          <w:kern w:val="0"/>
          <w:sz w:val="24"/>
          <w:szCs w:val="24"/>
        </w:rPr>
        <w:t>.Adam</w:t>
      </w:r>
      <w:proofErr w:type="spellEnd"/>
      <w:r w:rsidRPr="00306E7A">
        <w:rPr>
          <w:rFonts w:ascii="宋体" w:eastAsia="宋体" w:hAnsi="宋体" w:cs="宋体"/>
          <w:kern w:val="0"/>
          <w:sz w:val="24"/>
          <w:szCs w:val="24"/>
        </w:rPr>
        <w:t>(</w:t>
      </w:r>
      <w:proofErr w:type="spellStart"/>
      <w:r w:rsidRPr="00306E7A">
        <w:rPr>
          <w:rFonts w:ascii="宋体" w:eastAsia="宋体" w:hAnsi="宋体" w:cs="宋体"/>
          <w:kern w:val="0"/>
          <w:sz w:val="24"/>
          <w:szCs w:val="24"/>
        </w:rPr>
        <w:t>model.parameters</w:t>
      </w:r>
      <w:proofErr w:type="spellEnd"/>
      <w:r w:rsidRPr="00306E7A">
        <w:rPr>
          <w:rFonts w:ascii="宋体" w:eastAsia="宋体" w:hAnsi="宋体" w:cs="宋体"/>
          <w:kern w:val="0"/>
          <w:sz w:val="24"/>
          <w:szCs w:val="24"/>
        </w:rPr>
        <w:t xml:space="preserve">(), </w:t>
      </w:r>
      <w:proofErr w:type="spellStart"/>
      <w:r w:rsidRPr="00306E7A">
        <w:rPr>
          <w:rFonts w:ascii="宋体" w:eastAsia="宋体" w:hAnsi="宋体" w:cs="宋体"/>
          <w:kern w:val="0"/>
          <w:sz w:val="24"/>
          <w:szCs w:val="24"/>
        </w:rPr>
        <w:t>lr</w:t>
      </w:r>
      <w:proofErr w:type="spellEnd"/>
      <w:r w:rsidRPr="00306E7A">
        <w:rPr>
          <w:rFonts w:ascii="宋体" w:eastAsia="宋体" w:hAnsi="宋体" w:cs="宋体"/>
          <w:kern w:val="0"/>
          <w:sz w:val="24"/>
          <w:szCs w:val="24"/>
        </w:rPr>
        <w:t>=</w:t>
      </w:r>
      <w:proofErr w:type="spellStart"/>
      <w:r w:rsidRPr="00306E7A">
        <w:rPr>
          <w:rFonts w:ascii="宋体" w:eastAsia="宋体" w:hAnsi="宋体" w:cs="宋体"/>
          <w:kern w:val="0"/>
          <w:sz w:val="24"/>
          <w:szCs w:val="24"/>
        </w:rPr>
        <w:t>learning_rate</w:t>
      </w:r>
      <w:proofErr w:type="spellEnd"/>
      <w:r w:rsidRPr="00306E7A">
        <w:rPr>
          <w:rFonts w:ascii="宋体" w:eastAsia="宋体" w:hAnsi="宋体" w:cs="宋体"/>
          <w:kern w:val="0"/>
          <w:sz w:val="24"/>
          <w:szCs w:val="24"/>
        </w:rPr>
        <w:t>)</w:t>
      </w:r>
    </w:p>
    <w:p w14:paraId="79418F5B" w14:textId="77777777" w:rsidR="00306E7A" w:rsidRPr="00306E7A" w:rsidRDefault="00306E7A" w:rsidP="006200EF">
      <w:pPr>
        <w:widowControl/>
        <w:spacing w:before="100" w:beforeAutospacing="1" w:after="100" w:afterAutospacing="1" w:line="300" w:lineRule="exact"/>
        <w:contextualSpacing/>
        <w:jc w:val="left"/>
        <w:outlineLvl w:val="3"/>
        <w:rPr>
          <w:rFonts w:ascii="宋体" w:eastAsia="宋体" w:hAnsi="宋体" w:cs="宋体"/>
          <w:b/>
          <w:bCs/>
          <w:kern w:val="0"/>
          <w:sz w:val="24"/>
          <w:szCs w:val="24"/>
        </w:rPr>
      </w:pPr>
      <w:r w:rsidRPr="00306E7A">
        <w:rPr>
          <w:rFonts w:ascii="宋体" w:eastAsia="宋体" w:hAnsi="宋体" w:cs="宋体"/>
          <w:b/>
          <w:bCs/>
          <w:kern w:val="0"/>
          <w:sz w:val="24"/>
          <w:szCs w:val="24"/>
        </w:rPr>
        <w:t>神经网络模块</w:t>
      </w:r>
    </w:p>
    <w:p w14:paraId="632599B5" w14:textId="77777777" w:rsidR="00306E7A" w:rsidRPr="00306E7A" w:rsidRDefault="00306E7A"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虽然</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 xml:space="preserve"> </w:t>
      </w:r>
      <w:proofErr w:type="spellStart"/>
      <w:r w:rsidRPr="00306E7A">
        <w:rPr>
          <w:rFonts w:ascii="宋体" w:eastAsia="宋体" w:hAnsi="宋体" w:cs="宋体"/>
          <w:kern w:val="0"/>
          <w:sz w:val="24"/>
          <w:szCs w:val="24"/>
        </w:rPr>
        <w:t>Autograd</w:t>
      </w:r>
      <w:proofErr w:type="spellEnd"/>
      <w:r w:rsidRPr="00306E7A">
        <w:rPr>
          <w:rFonts w:ascii="宋体" w:eastAsia="宋体" w:hAnsi="宋体" w:cs="宋体"/>
          <w:kern w:val="0"/>
          <w:sz w:val="24"/>
          <w:szCs w:val="24"/>
        </w:rPr>
        <w:t>可以很容易的定义计算图形和使用梯度，但是对于定义复杂的神经网络来说可能有点太低级了。而这就需要神经网络模块来提供帮助。</w:t>
      </w:r>
    </w:p>
    <w:p w14:paraId="34869423" w14:textId="77777777" w:rsidR="00306E7A" w:rsidRPr="00306E7A" w:rsidRDefault="00306E7A" w:rsidP="006200EF">
      <w:pPr>
        <w:widowControl/>
        <w:spacing w:before="100" w:beforeAutospacing="1" w:after="100" w:afterAutospacing="1" w:line="30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nn</w:t>
      </w:r>
      <w:proofErr w:type="spellEnd"/>
      <w:r w:rsidRPr="00306E7A">
        <w:rPr>
          <w:rFonts w:ascii="宋体" w:eastAsia="宋体" w:hAnsi="宋体" w:cs="宋体"/>
          <w:kern w:val="0"/>
          <w:sz w:val="24"/>
          <w:szCs w:val="24"/>
        </w:rPr>
        <w:t>包定义了一组模块，我们可以把它看作是一个神经网络层，它产生输入输出，并且可能有一些可训练的权重。</w:t>
      </w:r>
    </w:p>
    <w:p w14:paraId="29EDE552"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你可以把</w:t>
      </w:r>
      <w:proofErr w:type="spellStart"/>
      <w:r w:rsidRPr="00306E7A">
        <w:rPr>
          <w:rFonts w:ascii="宋体" w:eastAsia="宋体" w:hAnsi="宋体" w:cs="宋体"/>
          <w:kern w:val="0"/>
          <w:sz w:val="24"/>
          <w:szCs w:val="24"/>
        </w:rPr>
        <w:t>nn</w:t>
      </w:r>
      <w:proofErr w:type="spellEnd"/>
      <w:r w:rsidRPr="00306E7A">
        <w:rPr>
          <w:rFonts w:ascii="宋体" w:eastAsia="宋体" w:hAnsi="宋体" w:cs="宋体"/>
          <w:kern w:val="0"/>
          <w:sz w:val="24"/>
          <w:szCs w:val="24"/>
        </w:rPr>
        <w:t>模块看作是</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的内核!</w:t>
      </w:r>
    </w:p>
    <w:p w14:paraId="26835621" w14:textId="207ABC68" w:rsidR="00306E7A" w:rsidRPr="00306E7A" w:rsidRDefault="00306E7A" w:rsidP="00306E7A">
      <w:pPr>
        <w:widowControl/>
        <w:jc w:val="center"/>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1F9A9F86" wp14:editId="09E6A4EF">
            <wp:extent cx="4465707" cy="209568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5707" cy="2095682"/>
                    </a:xfrm>
                    <a:prstGeom prst="rect">
                      <a:avLst/>
                    </a:prstGeom>
                  </pic:spPr>
                </pic:pic>
              </a:graphicData>
            </a:graphic>
          </wp:inline>
        </w:drawing>
      </w:r>
    </w:p>
    <w:p w14:paraId="178BF394" w14:textId="77777777" w:rsidR="00306E7A" w:rsidRPr="00306E7A" w:rsidRDefault="00306E7A"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现在您已经了解了</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的基本组件，那么可以轻松地从头构建自己的神经网络了。如果想知道怎么做，就继续往下看吧。</w:t>
      </w:r>
    </w:p>
    <w:p w14:paraId="6F0C2218" w14:textId="77777777" w:rsidR="00306E7A" w:rsidRPr="00306E7A" w:rsidRDefault="00306E7A" w:rsidP="006200EF">
      <w:pPr>
        <w:widowControl/>
        <w:spacing w:before="100" w:beforeAutospacing="1" w:after="100" w:afterAutospacing="1" w:line="300" w:lineRule="exact"/>
        <w:contextualSpacing/>
        <w:jc w:val="left"/>
        <w:outlineLvl w:val="3"/>
        <w:rPr>
          <w:rFonts w:ascii="宋体" w:eastAsia="宋体" w:hAnsi="宋体" w:cs="宋体"/>
          <w:b/>
          <w:bCs/>
          <w:kern w:val="0"/>
          <w:sz w:val="24"/>
          <w:szCs w:val="24"/>
        </w:rPr>
      </w:pPr>
      <w:r w:rsidRPr="00306E7A">
        <w:rPr>
          <w:rFonts w:ascii="宋体" w:eastAsia="宋体" w:hAnsi="宋体" w:cs="宋体"/>
          <w:b/>
          <w:bCs/>
          <w:kern w:val="0"/>
          <w:sz w:val="24"/>
          <w:szCs w:val="24"/>
        </w:rPr>
        <w:t>分别在</w:t>
      </w:r>
      <w:proofErr w:type="spellStart"/>
      <w:r w:rsidRPr="00306E7A">
        <w:rPr>
          <w:rFonts w:ascii="宋体" w:eastAsia="宋体" w:hAnsi="宋体" w:cs="宋体"/>
          <w:b/>
          <w:bCs/>
          <w:kern w:val="0"/>
          <w:sz w:val="24"/>
          <w:szCs w:val="24"/>
        </w:rPr>
        <w:t>Numpy</w:t>
      </w:r>
      <w:proofErr w:type="spellEnd"/>
      <w:r w:rsidRPr="00306E7A">
        <w:rPr>
          <w:rFonts w:ascii="宋体" w:eastAsia="宋体" w:hAnsi="宋体" w:cs="宋体"/>
          <w:b/>
          <w:bCs/>
          <w:kern w:val="0"/>
          <w:sz w:val="24"/>
          <w:szCs w:val="24"/>
        </w:rPr>
        <w:t>和</w:t>
      </w:r>
      <w:proofErr w:type="spellStart"/>
      <w:r w:rsidRPr="00306E7A">
        <w:rPr>
          <w:rFonts w:ascii="宋体" w:eastAsia="宋体" w:hAnsi="宋体" w:cs="宋体"/>
          <w:b/>
          <w:bCs/>
          <w:kern w:val="0"/>
          <w:sz w:val="24"/>
          <w:szCs w:val="24"/>
        </w:rPr>
        <w:t>PyTorch</w:t>
      </w:r>
      <w:proofErr w:type="spellEnd"/>
      <w:r w:rsidRPr="00306E7A">
        <w:rPr>
          <w:rFonts w:ascii="宋体" w:eastAsia="宋体" w:hAnsi="宋体" w:cs="宋体"/>
          <w:b/>
          <w:bCs/>
          <w:kern w:val="0"/>
          <w:sz w:val="24"/>
          <w:szCs w:val="24"/>
        </w:rPr>
        <w:t>中构建神经网络并比较</w:t>
      </w:r>
    </w:p>
    <w:p w14:paraId="3F84EECD" w14:textId="77777777" w:rsidR="00306E7A" w:rsidRPr="00306E7A" w:rsidRDefault="00306E7A"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我之前提到过</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和</w:t>
      </w:r>
      <w:proofErr w:type="spellStart"/>
      <w:r w:rsidRPr="00306E7A">
        <w:rPr>
          <w:rFonts w:ascii="宋体" w:eastAsia="宋体" w:hAnsi="宋体" w:cs="宋体"/>
          <w:kern w:val="0"/>
          <w:sz w:val="24"/>
          <w:szCs w:val="24"/>
        </w:rPr>
        <w:t>Numpy</w:t>
      </w:r>
      <w:proofErr w:type="spellEnd"/>
      <w:r w:rsidRPr="00306E7A">
        <w:rPr>
          <w:rFonts w:ascii="宋体" w:eastAsia="宋体" w:hAnsi="宋体" w:cs="宋体"/>
          <w:kern w:val="0"/>
          <w:sz w:val="24"/>
          <w:szCs w:val="24"/>
        </w:rPr>
        <w:t>非常相似，现在让我们看看原因。在本节中，我们将通过实现一个简单的神经网络来解决二进制分类问题。</w:t>
      </w:r>
    </w:p>
    <w:p w14:paraId="69CA0084" w14:textId="6B9515F0"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lastRenderedPageBreak/>
        <w:drawing>
          <wp:inline distT="0" distB="0" distL="0" distR="0" wp14:anchorId="51778AE7" wp14:editId="5ABDD0A6">
            <wp:extent cx="3993888" cy="4168140"/>
            <wp:effectExtent l="0" t="0" r="6985"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8089" cy="4172525"/>
                    </a:xfrm>
                    <a:prstGeom prst="rect">
                      <a:avLst/>
                    </a:prstGeom>
                  </pic:spPr>
                </pic:pic>
              </a:graphicData>
            </a:graphic>
          </wp:inline>
        </w:drawing>
      </w:r>
    </w:p>
    <w:p w14:paraId="0582C430" w14:textId="6B489DE8"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5BDEB2F5" wp14:editId="09844D94">
            <wp:extent cx="5966977" cy="124216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6977" cy="1242168"/>
                    </a:xfrm>
                    <a:prstGeom prst="rect">
                      <a:avLst/>
                    </a:prstGeom>
                  </pic:spPr>
                </pic:pic>
              </a:graphicData>
            </a:graphic>
          </wp:inline>
        </w:drawing>
      </w:r>
    </w:p>
    <w:p w14:paraId="04AD1F10" w14:textId="1C92BEBE"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lastRenderedPageBreak/>
        <w:drawing>
          <wp:inline distT="0" distB="0" distL="0" distR="0" wp14:anchorId="44AC34BF" wp14:editId="5B923494">
            <wp:extent cx="3777114" cy="4221480"/>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8799" cy="4223363"/>
                    </a:xfrm>
                    <a:prstGeom prst="rect">
                      <a:avLst/>
                    </a:prstGeom>
                  </pic:spPr>
                </pic:pic>
              </a:graphicData>
            </a:graphic>
          </wp:inline>
        </w:drawing>
      </w:r>
    </w:p>
    <w:p w14:paraId="008D5014"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现在，试着在</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中以超级简单的方式发现差异（在下面的代码中用粗体表示差异）。</w:t>
      </w:r>
    </w:p>
    <w:p w14:paraId="4845C9A2" w14:textId="05616FD5"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lastRenderedPageBreak/>
        <w:drawing>
          <wp:inline distT="0" distB="0" distL="0" distR="0" wp14:anchorId="060C0138" wp14:editId="206A1C7B">
            <wp:extent cx="3571571" cy="4206240"/>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4143" cy="4209269"/>
                    </a:xfrm>
                    <a:prstGeom prst="rect">
                      <a:avLst/>
                    </a:prstGeom>
                  </pic:spPr>
                </pic:pic>
              </a:graphicData>
            </a:graphic>
          </wp:inline>
        </w:drawing>
      </w:r>
    </w:p>
    <w:p w14:paraId="385538CD" w14:textId="449F74FA"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34576513" wp14:editId="17CD63F8">
            <wp:extent cx="5273497" cy="1150720"/>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3497" cy="1150720"/>
                    </a:xfrm>
                    <a:prstGeom prst="rect">
                      <a:avLst/>
                    </a:prstGeom>
                  </pic:spPr>
                </pic:pic>
              </a:graphicData>
            </a:graphic>
          </wp:inline>
        </w:drawing>
      </w:r>
    </w:p>
    <w:p w14:paraId="5B6D182D" w14:textId="4966E1F7"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lastRenderedPageBreak/>
        <w:drawing>
          <wp:inline distT="0" distB="0" distL="0" distR="0" wp14:anchorId="1C997028" wp14:editId="178811B6">
            <wp:extent cx="4389059" cy="45796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1675" cy="4582350"/>
                    </a:xfrm>
                    <a:prstGeom prst="rect">
                      <a:avLst/>
                    </a:prstGeom>
                  </pic:spPr>
                </pic:pic>
              </a:graphicData>
            </a:graphic>
          </wp:inline>
        </w:drawing>
      </w:r>
    </w:p>
    <w:p w14:paraId="03456D0A"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与其它深度学习库比较</w:t>
      </w:r>
    </w:p>
    <w:p w14:paraId="1974C152"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通过这个基准测试脚本中可以看出，</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训练一个长短期记忆网络（LSTM）的过程比其他所有主要的深度学习库都要出色，因为它在每个时代的中位时间都最低（参考下图）。</w:t>
      </w:r>
    </w:p>
    <w:p w14:paraId="2F293278" w14:textId="04D925B3"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lastRenderedPageBreak/>
        <w:drawing>
          <wp:inline distT="0" distB="0" distL="0" distR="0" wp14:anchorId="1987F243" wp14:editId="0F65AA97">
            <wp:extent cx="6614733" cy="281964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14733" cy="2819644"/>
                    </a:xfrm>
                    <a:prstGeom prst="rect">
                      <a:avLst/>
                    </a:prstGeom>
                  </pic:spPr>
                </pic:pic>
              </a:graphicData>
            </a:graphic>
          </wp:inline>
        </w:drawing>
      </w:r>
    </w:p>
    <w:p w14:paraId="5A82019B" w14:textId="77777777" w:rsidR="00306E7A" w:rsidRPr="00306E7A" w:rsidRDefault="00306E7A" w:rsidP="006200EF">
      <w:pPr>
        <w:widowControl/>
        <w:spacing w:before="100" w:beforeAutospacing="1" w:after="100" w:afterAutospacing="1" w:line="340" w:lineRule="exact"/>
        <w:contextualSpacing/>
        <w:jc w:val="left"/>
        <w:rPr>
          <w:rFonts w:ascii="宋体" w:eastAsia="宋体" w:hAnsi="宋体" w:cs="宋体"/>
          <w:kern w:val="0"/>
          <w:sz w:val="24"/>
          <w:szCs w:val="24"/>
        </w:rPr>
      </w:pP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中用于数据加载的API设计的非常好，它的接口可以在数据集、采样器和数据加载器中指定。并且通过与TensorFlow（读取器、队列等）数据加载工具比较发现，</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的数据加载模块非常容易使用。此外，</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在构建神经网络时是无缝的，所以不必依赖像</w:t>
      </w:r>
      <w:proofErr w:type="spellStart"/>
      <w:r w:rsidRPr="00306E7A">
        <w:rPr>
          <w:rFonts w:ascii="宋体" w:eastAsia="宋体" w:hAnsi="宋体" w:cs="宋体"/>
          <w:kern w:val="0"/>
          <w:sz w:val="24"/>
          <w:szCs w:val="24"/>
        </w:rPr>
        <w:t>Keras</w:t>
      </w:r>
      <w:proofErr w:type="spellEnd"/>
      <w:r w:rsidRPr="00306E7A">
        <w:rPr>
          <w:rFonts w:ascii="宋体" w:eastAsia="宋体" w:hAnsi="宋体" w:cs="宋体"/>
          <w:kern w:val="0"/>
          <w:sz w:val="24"/>
          <w:szCs w:val="24"/>
        </w:rPr>
        <w:t>这样的第三方高层库。</w:t>
      </w:r>
    </w:p>
    <w:p w14:paraId="4884733F" w14:textId="77777777" w:rsidR="00306E7A" w:rsidRPr="00306E7A" w:rsidRDefault="00306E7A" w:rsidP="006200EF">
      <w:pPr>
        <w:widowControl/>
        <w:spacing w:before="100" w:beforeAutospacing="1" w:after="100" w:afterAutospacing="1" w:line="34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另一方面，我也不建议使用</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进行部署。因为它还尚未发展完美。正如</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开发者说：“我们能够看到，用户会首先创建一个</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模型，当要把模型投入生产时会将其转换为Caffe2模型，之后再运送到移动平台或其他平台。”</w:t>
      </w:r>
    </w:p>
    <w:p w14:paraId="1C460CDC" w14:textId="77777777" w:rsidR="00306E7A" w:rsidRPr="00306E7A" w:rsidRDefault="00306E7A" w:rsidP="006200EF">
      <w:pPr>
        <w:widowControl/>
        <w:spacing w:before="100" w:beforeAutospacing="1" w:after="100" w:afterAutospacing="1" w:line="340" w:lineRule="exact"/>
        <w:contextualSpacing/>
        <w:jc w:val="left"/>
        <w:outlineLvl w:val="3"/>
        <w:rPr>
          <w:rFonts w:ascii="宋体" w:eastAsia="宋体" w:hAnsi="宋体" w:cs="宋体"/>
          <w:b/>
          <w:bCs/>
          <w:kern w:val="0"/>
          <w:sz w:val="24"/>
          <w:szCs w:val="24"/>
        </w:rPr>
      </w:pPr>
      <w:r w:rsidRPr="00306E7A">
        <w:rPr>
          <w:rFonts w:ascii="宋体" w:eastAsia="宋体" w:hAnsi="宋体" w:cs="宋体"/>
          <w:b/>
          <w:bCs/>
          <w:kern w:val="0"/>
          <w:sz w:val="24"/>
          <w:szCs w:val="24"/>
        </w:rPr>
        <w:t>案例研究——解决</w:t>
      </w:r>
      <w:proofErr w:type="spellStart"/>
      <w:r w:rsidRPr="00306E7A">
        <w:rPr>
          <w:rFonts w:ascii="宋体" w:eastAsia="宋体" w:hAnsi="宋体" w:cs="宋体"/>
          <w:b/>
          <w:bCs/>
          <w:kern w:val="0"/>
          <w:sz w:val="24"/>
          <w:szCs w:val="24"/>
        </w:rPr>
        <w:t>PyTorch</w:t>
      </w:r>
      <w:proofErr w:type="spellEnd"/>
      <w:r w:rsidRPr="00306E7A">
        <w:rPr>
          <w:rFonts w:ascii="宋体" w:eastAsia="宋体" w:hAnsi="宋体" w:cs="宋体"/>
          <w:b/>
          <w:bCs/>
          <w:kern w:val="0"/>
          <w:sz w:val="24"/>
          <w:szCs w:val="24"/>
        </w:rPr>
        <w:t>中的图像识别问题</w:t>
      </w:r>
    </w:p>
    <w:p w14:paraId="466806A6" w14:textId="77777777" w:rsidR="00306E7A" w:rsidRPr="00306E7A" w:rsidRDefault="00306E7A" w:rsidP="006200EF">
      <w:pPr>
        <w:widowControl/>
        <w:spacing w:before="100" w:beforeAutospacing="1" w:after="100" w:afterAutospacing="1" w:line="34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为了更加熟悉</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，我们将实践解决分析Vidhya的深度学习问题——识别数字。让我们看看我们的问题陈述:</w:t>
      </w:r>
    </w:p>
    <w:p w14:paraId="1FD3E706" w14:textId="77777777" w:rsidR="00306E7A" w:rsidRPr="00306E7A" w:rsidRDefault="00306E7A" w:rsidP="006200EF">
      <w:pPr>
        <w:widowControl/>
        <w:spacing w:before="100" w:beforeAutospacing="1" w:after="100" w:afterAutospacing="1" w:line="34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我们的问题是图像识别问题，从一个给定的28x28图像中识别数字。一部分图像用于训练，其余的用于测试模型。</w:t>
      </w:r>
    </w:p>
    <w:p w14:paraId="1F52870E" w14:textId="77777777" w:rsidR="00306E7A" w:rsidRPr="00306E7A" w:rsidRDefault="00306E7A" w:rsidP="006200EF">
      <w:pPr>
        <w:widowControl/>
        <w:spacing w:before="100" w:beforeAutospacing="1" w:after="100" w:afterAutospacing="1" w:line="34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首先下载train和测试文件。该数据集包含所有图像的压缩文件，以及具有相应train和测试图像名称的train.csv和test.csv文件。</w:t>
      </w:r>
      <w:proofErr w:type="gramStart"/>
      <w:r w:rsidRPr="00306E7A">
        <w:rPr>
          <w:rFonts w:ascii="宋体" w:eastAsia="宋体" w:hAnsi="宋体" w:cs="宋体"/>
          <w:kern w:val="0"/>
          <w:sz w:val="24"/>
          <w:szCs w:val="24"/>
        </w:rPr>
        <w:t>数据集只提供</w:t>
      </w:r>
      <w:proofErr w:type="spellStart"/>
      <w:proofErr w:type="gramEnd"/>
      <w:r w:rsidRPr="00306E7A">
        <w:rPr>
          <w:rFonts w:ascii="宋体" w:eastAsia="宋体" w:hAnsi="宋体" w:cs="宋体"/>
          <w:kern w:val="0"/>
          <w:sz w:val="24"/>
          <w:szCs w:val="24"/>
        </w:rPr>
        <w:t>png</w:t>
      </w:r>
      <w:proofErr w:type="spellEnd"/>
      <w:r w:rsidRPr="00306E7A">
        <w:rPr>
          <w:rFonts w:ascii="宋体" w:eastAsia="宋体" w:hAnsi="宋体" w:cs="宋体"/>
          <w:kern w:val="0"/>
          <w:sz w:val="24"/>
          <w:szCs w:val="24"/>
        </w:rPr>
        <w:t>格式原始图像，不提供其它附加功能。</w:t>
      </w:r>
    </w:p>
    <w:p w14:paraId="3C13EE91" w14:textId="77777777" w:rsidR="00306E7A" w:rsidRPr="00306E7A" w:rsidRDefault="00306E7A" w:rsidP="006200EF">
      <w:pPr>
        <w:widowControl/>
        <w:spacing w:before="100" w:beforeAutospacing="1" w:after="100" w:afterAutospacing="1" w:line="340" w:lineRule="exact"/>
        <w:contextualSpacing/>
        <w:jc w:val="left"/>
        <w:rPr>
          <w:rFonts w:ascii="宋体" w:eastAsia="宋体" w:hAnsi="宋体" w:cs="宋体"/>
          <w:kern w:val="0"/>
          <w:sz w:val="24"/>
          <w:szCs w:val="24"/>
        </w:rPr>
      </w:pPr>
      <w:r w:rsidRPr="00306E7A">
        <w:rPr>
          <w:rFonts w:ascii="宋体" w:eastAsia="宋体" w:hAnsi="宋体" w:cs="宋体"/>
          <w:kern w:val="0"/>
          <w:sz w:val="24"/>
          <w:szCs w:val="24"/>
        </w:rPr>
        <w:t>现在让我们开始吧：</w:t>
      </w:r>
    </w:p>
    <w:p w14:paraId="63B3F948" w14:textId="77777777" w:rsidR="00306E7A" w:rsidRPr="00306E7A" w:rsidRDefault="00306E7A" w:rsidP="006200EF">
      <w:pPr>
        <w:widowControl/>
        <w:spacing w:before="100" w:beforeAutospacing="1" w:after="100" w:afterAutospacing="1" w:line="340" w:lineRule="exact"/>
        <w:contextualSpacing/>
        <w:jc w:val="left"/>
        <w:rPr>
          <w:rFonts w:ascii="宋体" w:eastAsia="宋体" w:hAnsi="宋体" w:cs="宋体"/>
          <w:kern w:val="0"/>
          <w:sz w:val="24"/>
          <w:szCs w:val="24"/>
        </w:rPr>
      </w:pPr>
      <w:r w:rsidRPr="00306E7A">
        <w:rPr>
          <w:rFonts w:ascii="宋体" w:eastAsia="宋体" w:hAnsi="宋体" w:cs="宋体"/>
          <w:b/>
          <w:bCs/>
          <w:kern w:val="0"/>
          <w:sz w:val="24"/>
          <w:szCs w:val="24"/>
        </w:rPr>
        <w:t>步骤0：准备</w:t>
      </w:r>
    </w:p>
    <w:p w14:paraId="0A6F1960"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a）导入所有必要的库。</w:t>
      </w:r>
    </w:p>
    <w:p w14:paraId="632D1FA9" w14:textId="0EA7DD64"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lastRenderedPageBreak/>
        <w:drawing>
          <wp:inline distT="0" distB="0" distL="0" distR="0" wp14:anchorId="58E4EB51" wp14:editId="61245FC9">
            <wp:extent cx="3856054" cy="163844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6054" cy="1638442"/>
                    </a:xfrm>
                    <a:prstGeom prst="rect">
                      <a:avLst/>
                    </a:prstGeom>
                  </pic:spPr>
                </pic:pic>
              </a:graphicData>
            </a:graphic>
          </wp:inline>
        </w:drawing>
      </w:r>
    </w:p>
    <w:p w14:paraId="5524818B"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b）设置一个种子值，这样我们就可以控制模型的随机性。</w:t>
      </w:r>
    </w:p>
    <w:p w14:paraId="748A8197" w14:textId="2432DAD5"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4E01F5B9" wp14:editId="3C3C8A9B">
            <wp:extent cx="2773920" cy="731583"/>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3920" cy="731583"/>
                    </a:xfrm>
                    <a:prstGeom prst="rect">
                      <a:avLst/>
                    </a:prstGeom>
                  </pic:spPr>
                </pic:pic>
              </a:graphicData>
            </a:graphic>
          </wp:inline>
        </w:drawing>
      </w:r>
    </w:p>
    <w:p w14:paraId="009A84BB"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c）安全起见，第一步设置目录路径。</w:t>
      </w:r>
    </w:p>
    <w:p w14:paraId="42E2AB9C" w14:textId="0EAC84AF"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0B6AF236" wp14:editId="20DAC3C8">
            <wp:extent cx="4099915" cy="112785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9915" cy="1127858"/>
                    </a:xfrm>
                    <a:prstGeom prst="rect">
                      <a:avLst/>
                    </a:prstGeom>
                  </pic:spPr>
                </pic:pic>
              </a:graphicData>
            </a:graphic>
          </wp:inline>
        </w:drawing>
      </w:r>
    </w:p>
    <w:p w14:paraId="0CDE69ED"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b/>
          <w:bCs/>
          <w:kern w:val="0"/>
          <w:sz w:val="24"/>
          <w:szCs w:val="24"/>
        </w:rPr>
        <w:t>步骤1：数据加载和预处理</w:t>
      </w:r>
    </w:p>
    <w:p w14:paraId="4B925767"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A）现在让我们看看这些数据集。它们都有相应标签文件名，并且是.csv格式。</w:t>
      </w:r>
    </w:p>
    <w:p w14:paraId="482FEDFF" w14:textId="0167B82D"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lastRenderedPageBreak/>
        <w:drawing>
          <wp:inline distT="0" distB="0" distL="0" distR="0" wp14:anchorId="03113D2A" wp14:editId="47642B2E">
            <wp:extent cx="5738357" cy="366553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8357" cy="3665538"/>
                    </a:xfrm>
                    <a:prstGeom prst="rect">
                      <a:avLst/>
                    </a:prstGeom>
                  </pic:spPr>
                </pic:pic>
              </a:graphicData>
            </a:graphic>
          </wp:inline>
        </w:drawing>
      </w:r>
    </w:p>
    <w:p w14:paraId="71CA38D5"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B）让我们看看数据是什么样的，现在读取图像并显示。</w:t>
      </w:r>
    </w:p>
    <w:p w14:paraId="75F3447A" w14:textId="36CAA415"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17059D49" wp14:editId="4D6FC353">
            <wp:extent cx="5052498" cy="198899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2498" cy="1988992"/>
                    </a:xfrm>
                    <a:prstGeom prst="rect">
                      <a:avLst/>
                    </a:prstGeom>
                  </pic:spPr>
                </pic:pic>
              </a:graphicData>
            </a:graphic>
          </wp:inline>
        </w:drawing>
      </w:r>
    </w:p>
    <w:p w14:paraId="1096FB54"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lastRenderedPageBreak/>
        <w:t>C）为了更容易操作，让我们把所以图像存储为</w:t>
      </w:r>
      <w:proofErr w:type="spellStart"/>
      <w:r w:rsidRPr="00306E7A">
        <w:rPr>
          <w:rFonts w:ascii="宋体" w:eastAsia="宋体" w:hAnsi="宋体" w:cs="宋体"/>
          <w:kern w:val="0"/>
          <w:sz w:val="24"/>
          <w:szCs w:val="24"/>
        </w:rPr>
        <w:t>numpy</w:t>
      </w:r>
      <w:proofErr w:type="spellEnd"/>
      <w:r w:rsidRPr="00306E7A">
        <w:rPr>
          <w:rFonts w:ascii="宋体" w:eastAsia="宋体" w:hAnsi="宋体" w:cs="宋体"/>
          <w:kern w:val="0"/>
          <w:sz w:val="24"/>
          <w:szCs w:val="24"/>
        </w:rPr>
        <w:t>数组。</w:t>
      </w:r>
    </w:p>
    <w:p w14:paraId="0B347480" w14:textId="02D0A10F"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18BF6AC2" wp14:editId="026F51B3">
            <wp:extent cx="5204911" cy="5425910"/>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4911" cy="5425910"/>
                    </a:xfrm>
                    <a:prstGeom prst="rect">
                      <a:avLst/>
                    </a:prstGeom>
                  </pic:spPr>
                </pic:pic>
              </a:graphicData>
            </a:graphic>
          </wp:inline>
        </w:drawing>
      </w:r>
    </w:p>
    <w:p w14:paraId="766601B4"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D）由于这是一个典型的机器语言（ML）问题，为了测试模型的正常运行，我们创建了一个验证集。训练集与验证</w:t>
      </w:r>
      <w:proofErr w:type="gramStart"/>
      <w:r w:rsidRPr="00306E7A">
        <w:rPr>
          <w:rFonts w:ascii="宋体" w:eastAsia="宋体" w:hAnsi="宋体" w:cs="宋体"/>
          <w:kern w:val="0"/>
          <w:sz w:val="24"/>
          <w:szCs w:val="24"/>
        </w:rPr>
        <w:t>集比例</w:t>
      </w:r>
      <w:proofErr w:type="gramEnd"/>
      <w:r w:rsidRPr="00306E7A">
        <w:rPr>
          <w:rFonts w:ascii="宋体" w:eastAsia="宋体" w:hAnsi="宋体" w:cs="宋体"/>
          <w:kern w:val="0"/>
          <w:sz w:val="24"/>
          <w:szCs w:val="24"/>
        </w:rPr>
        <w:t>为70：30。</w:t>
      </w:r>
    </w:p>
    <w:p w14:paraId="425C40DD" w14:textId="16ABF61B"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lastRenderedPageBreak/>
        <w:drawing>
          <wp:inline distT="0" distB="0" distL="0" distR="0" wp14:anchorId="5E0D212E" wp14:editId="38BEC478">
            <wp:extent cx="3863675" cy="1181202"/>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3675" cy="1181202"/>
                    </a:xfrm>
                    <a:prstGeom prst="rect">
                      <a:avLst/>
                    </a:prstGeom>
                  </pic:spPr>
                </pic:pic>
              </a:graphicData>
            </a:graphic>
          </wp:inline>
        </w:drawing>
      </w:r>
    </w:p>
    <w:p w14:paraId="68313C78"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b/>
          <w:bCs/>
          <w:kern w:val="0"/>
          <w:sz w:val="24"/>
          <w:szCs w:val="24"/>
        </w:rPr>
        <w:t>步骤2：构建模型</w:t>
      </w:r>
    </w:p>
    <w:p w14:paraId="43E9ADCC"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A）这是最重要的部分！首先定义神经网络架构。我们定义了一个具有输入、隐藏和输出三层的神经网络。输入和输出中的神经元数目是固定的，因为输入是28x28的图像，输出是一个10x1向量的代表类，而在隐藏层我们采用了50个神经元。在这里，我们用Adam作为优化算法，这是梯度下降算法的有效变体。</w:t>
      </w:r>
    </w:p>
    <w:p w14:paraId="76BD3BA7" w14:textId="2671820B"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6B96AD18" wp14:editId="0E7B6E67">
            <wp:extent cx="3208298" cy="294157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8298" cy="2941575"/>
                    </a:xfrm>
                    <a:prstGeom prst="rect">
                      <a:avLst/>
                    </a:prstGeom>
                  </pic:spPr>
                </pic:pic>
              </a:graphicData>
            </a:graphic>
          </wp:inline>
        </w:drawing>
      </w:r>
    </w:p>
    <w:p w14:paraId="54A67FFC"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B）训练模型。</w:t>
      </w:r>
    </w:p>
    <w:p w14:paraId="1288CC61" w14:textId="355F5E59"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lastRenderedPageBreak/>
        <w:drawing>
          <wp:inline distT="0" distB="0" distL="0" distR="0" wp14:anchorId="26B351C1" wp14:editId="48540F49">
            <wp:extent cx="4435224" cy="2347163"/>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5224" cy="2347163"/>
                    </a:xfrm>
                    <a:prstGeom prst="rect">
                      <a:avLst/>
                    </a:prstGeom>
                  </pic:spPr>
                </pic:pic>
              </a:graphicData>
            </a:graphic>
          </wp:inline>
        </w:drawing>
      </w:r>
    </w:p>
    <w:p w14:paraId="251552F2" w14:textId="12E083EE"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drawing>
          <wp:inline distT="0" distB="0" distL="0" distR="0" wp14:anchorId="4A31FCBB" wp14:editId="25EEC0D7">
            <wp:extent cx="4059480" cy="4320540"/>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8245" cy="4329869"/>
                    </a:xfrm>
                    <a:prstGeom prst="rect">
                      <a:avLst/>
                    </a:prstGeom>
                  </pic:spPr>
                </pic:pic>
              </a:graphicData>
            </a:graphic>
          </wp:inline>
        </w:drawing>
      </w:r>
    </w:p>
    <w:p w14:paraId="4E7175FA" w14:textId="59045C36" w:rsidR="00306E7A" w:rsidRPr="00306E7A" w:rsidRDefault="00306E7A" w:rsidP="00306E7A">
      <w:pPr>
        <w:widowControl/>
        <w:jc w:val="left"/>
        <w:rPr>
          <w:rFonts w:ascii="宋体" w:eastAsia="宋体" w:hAnsi="宋体" w:cs="宋体"/>
          <w:kern w:val="0"/>
          <w:sz w:val="24"/>
          <w:szCs w:val="24"/>
        </w:rPr>
      </w:pPr>
      <w:r w:rsidRPr="00306E7A">
        <w:rPr>
          <w:rFonts w:ascii="宋体" w:eastAsia="宋体" w:hAnsi="宋体" w:cs="宋体"/>
          <w:noProof/>
          <w:kern w:val="0"/>
          <w:sz w:val="24"/>
          <w:szCs w:val="24"/>
        </w:rPr>
        <w:lastRenderedPageBreak/>
        <w:drawing>
          <wp:inline distT="0" distB="0" distL="0" distR="0" wp14:anchorId="04554C0A" wp14:editId="736A2033">
            <wp:extent cx="6202680" cy="4760702"/>
            <wp:effectExtent l="0" t="0" r="762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4981" cy="4762468"/>
                    </a:xfrm>
                    <a:prstGeom prst="rect">
                      <a:avLst/>
                    </a:prstGeom>
                  </pic:spPr>
                </pic:pic>
              </a:graphicData>
            </a:graphic>
          </wp:inline>
        </w:drawing>
      </w:r>
    </w:p>
    <w:p w14:paraId="62E51AE4" w14:textId="0A458D86" w:rsidR="00AF53F3" w:rsidRDefault="00AF53F3" w:rsidP="00306E7A">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noProof/>
          <w:kern w:val="0"/>
          <w:sz w:val="24"/>
          <w:szCs w:val="24"/>
        </w:rPr>
        <w:drawing>
          <wp:inline distT="0" distB="0" distL="0" distR="0" wp14:anchorId="50F92074" wp14:editId="36E688A8">
            <wp:extent cx="5081905" cy="1565936"/>
            <wp:effectExtent l="0" t="0" r="444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4695" cy="1569877"/>
                    </a:xfrm>
                    <a:prstGeom prst="rect">
                      <a:avLst/>
                    </a:prstGeom>
                  </pic:spPr>
                </pic:pic>
              </a:graphicData>
            </a:graphic>
          </wp:inline>
        </w:drawing>
      </w:r>
    </w:p>
    <w:p w14:paraId="2953085A" w14:textId="1AC0DA64" w:rsidR="00AF53F3" w:rsidRDefault="00AF53F3" w:rsidP="00306E7A">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noProof/>
          <w:kern w:val="0"/>
          <w:sz w:val="24"/>
          <w:szCs w:val="24"/>
        </w:rPr>
        <w:lastRenderedPageBreak/>
        <w:drawing>
          <wp:inline distT="0" distB="0" distL="0" distR="0" wp14:anchorId="7386E9AB" wp14:editId="19BF3FEE">
            <wp:extent cx="6683319" cy="1874682"/>
            <wp:effectExtent l="0" t="0" r="381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83319" cy="1874682"/>
                    </a:xfrm>
                    <a:prstGeom prst="rect">
                      <a:avLst/>
                    </a:prstGeom>
                  </pic:spPr>
                </pic:pic>
              </a:graphicData>
            </a:graphic>
          </wp:inline>
        </w:drawing>
      </w:r>
    </w:p>
    <w:p w14:paraId="71C7CF8F" w14:textId="53EA69AE"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训练成绩如下：</w:t>
      </w:r>
    </w:p>
    <w:p w14:paraId="197295B1"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0.8779008746355685</w:t>
      </w:r>
    </w:p>
    <w:p w14:paraId="5BE55AC6"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而验证分数为：</w:t>
      </w:r>
    </w:p>
    <w:p w14:paraId="08D855F8"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0.867482993197279</w:t>
      </w:r>
    </w:p>
    <w:p w14:paraId="6E66BE1E"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这是一个相当令人印象深刻的分数，尤其是这个非常简单的神经网络我们只训练了5次。</w:t>
      </w:r>
    </w:p>
    <w:p w14:paraId="7698797C"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希望这篇文章能让您看到</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是如何改变构建深度学习模型的。在本文中，我们只是触及了表面。要想深入研究，您可以从</w:t>
      </w:r>
      <w:proofErr w:type="spellStart"/>
      <w:r w:rsidRPr="00306E7A">
        <w:rPr>
          <w:rFonts w:ascii="宋体" w:eastAsia="宋体" w:hAnsi="宋体" w:cs="宋体"/>
          <w:kern w:val="0"/>
          <w:sz w:val="24"/>
          <w:szCs w:val="24"/>
        </w:rPr>
        <w:t>PyTorch</w:t>
      </w:r>
      <w:proofErr w:type="spellEnd"/>
      <w:proofErr w:type="gramStart"/>
      <w:r w:rsidRPr="00306E7A">
        <w:rPr>
          <w:rFonts w:ascii="宋体" w:eastAsia="宋体" w:hAnsi="宋体" w:cs="宋体"/>
          <w:kern w:val="0"/>
          <w:sz w:val="24"/>
          <w:szCs w:val="24"/>
        </w:rPr>
        <w:t>官网下载</w:t>
      </w:r>
      <w:proofErr w:type="gramEnd"/>
      <w:r w:rsidRPr="00306E7A">
        <w:rPr>
          <w:rFonts w:ascii="宋体" w:eastAsia="宋体" w:hAnsi="宋体" w:cs="宋体"/>
          <w:kern w:val="0"/>
          <w:sz w:val="24"/>
          <w:szCs w:val="24"/>
        </w:rPr>
        <w:t>相关文档和教程。</w:t>
      </w:r>
    </w:p>
    <w:p w14:paraId="52797C29"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本文由阿里云云</w:t>
      </w:r>
      <w:proofErr w:type="gramStart"/>
      <w:r w:rsidRPr="00306E7A">
        <w:rPr>
          <w:rFonts w:ascii="宋体" w:eastAsia="宋体" w:hAnsi="宋体" w:cs="宋体"/>
          <w:kern w:val="0"/>
          <w:sz w:val="24"/>
          <w:szCs w:val="24"/>
        </w:rPr>
        <w:t>栖</w:t>
      </w:r>
      <w:proofErr w:type="gramEnd"/>
      <w:r w:rsidRPr="00306E7A">
        <w:rPr>
          <w:rFonts w:ascii="宋体" w:eastAsia="宋体" w:hAnsi="宋体" w:cs="宋体"/>
          <w:kern w:val="0"/>
          <w:sz w:val="24"/>
          <w:szCs w:val="24"/>
        </w:rPr>
        <w:t>社区组织翻译。</w:t>
      </w:r>
    </w:p>
    <w:p w14:paraId="199D2350" w14:textId="77777777" w:rsidR="00306E7A" w:rsidRPr="00306E7A" w:rsidRDefault="00306E7A" w:rsidP="00306E7A">
      <w:pPr>
        <w:widowControl/>
        <w:spacing w:before="100" w:beforeAutospacing="1" w:after="100" w:afterAutospacing="1"/>
        <w:jc w:val="left"/>
        <w:rPr>
          <w:rFonts w:ascii="宋体" w:eastAsia="宋体" w:hAnsi="宋体" w:cs="宋体"/>
          <w:kern w:val="0"/>
          <w:sz w:val="24"/>
          <w:szCs w:val="24"/>
        </w:rPr>
      </w:pPr>
      <w:r w:rsidRPr="00306E7A">
        <w:rPr>
          <w:rFonts w:ascii="宋体" w:eastAsia="宋体" w:hAnsi="宋体" w:cs="宋体"/>
          <w:kern w:val="0"/>
          <w:sz w:val="24"/>
          <w:szCs w:val="24"/>
        </w:rPr>
        <w:t xml:space="preserve">文章原标题《An Introduction to </w:t>
      </w:r>
      <w:proofErr w:type="spellStart"/>
      <w:r w:rsidRPr="00306E7A">
        <w:rPr>
          <w:rFonts w:ascii="宋体" w:eastAsia="宋体" w:hAnsi="宋体" w:cs="宋体"/>
          <w:kern w:val="0"/>
          <w:sz w:val="24"/>
          <w:szCs w:val="24"/>
        </w:rPr>
        <w:t>PyTorch</w:t>
      </w:r>
      <w:proofErr w:type="spellEnd"/>
      <w:r w:rsidRPr="00306E7A">
        <w:rPr>
          <w:rFonts w:ascii="宋体" w:eastAsia="宋体" w:hAnsi="宋体" w:cs="宋体"/>
          <w:kern w:val="0"/>
          <w:sz w:val="24"/>
          <w:szCs w:val="24"/>
        </w:rPr>
        <w:t xml:space="preserve"> - A Simple yet Powerful Deep Learning Library》</w:t>
      </w:r>
    </w:p>
    <w:p w14:paraId="199D711B" w14:textId="77777777" w:rsidR="00AF53F3" w:rsidRPr="00AF53F3" w:rsidRDefault="00AF53F3" w:rsidP="00AF53F3">
      <w:pPr>
        <w:widowControl/>
        <w:spacing w:after="120"/>
        <w:jc w:val="center"/>
        <w:outlineLvl w:val="0"/>
        <w:rPr>
          <w:rFonts w:ascii="Segoe UI Emoji" w:eastAsia="宋体" w:hAnsi="Segoe UI Emoji" w:cs="宋体"/>
          <w:b/>
          <w:bCs/>
          <w:color w:val="404040"/>
          <w:kern w:val="36"/>
          <w:sz w:val="45"/>
          <w:szCs w:val="45"/>
        </w:rPr>
      </w:pPr>
      <w:proofErr w:type="spellStart"/>
      <w:r w:rsidRPr="00AF53F3">
        <w:rPr>
          <w:rFonts w:ascii="Segoe UI Emoji" w:eastAsia="宋体" w:hAnsi="Segoe UI Emoji" w:cs="宋体"/>
          <w:b/>
          <w:bCs/>
          <w:color w:val="404040"/>
          <w:kern w:val="36"/>
          <w:sz w:val="45"/>
          <w:szCs w:val="45"/>
        </w:rPr>
        <w:t>Pytorch</w:t>
      </w:r>
      <w:proofErr w:type="spellEnd"/>
      <w:r w:rsidRPr="00AF53F3">
        <w:rPr>
          <w:rFonts w:ascii="Segoe UI Emoji" w:eastAsia="宋体" w:hAnsi="Segoe UI Emoji" w:cs="宋体"/>
          <w:b/>
          <w:bCs/>
          <w:color w:val="404040"/>
          <w:kern w:val="36"/>
          <w:sz w:val="45"/>
          <w:szCs w:val="45"/>
        </w:rPr>
        <w:t>框架使用</w:t>
      </w:r>
    </w:p>
    <w:p w14:paraId="5C66406C" w14:textId="77777777" w:rsidR="00AF53F3" w:rsidRPr="00AF53F3" w:rsidRDefault="00AF53F3" w:rsidP="00AF53F3">
      <w:pPr>
        <w:widowControl/>
        <w:spacing w:before="100" w:beforeAutospacing="1" w:after="100" w:afterAutospacing="1"/>
        <w:jc w:val="left"/>
        <w:outlineLvl w:val="2"/>
        <w:rPr>
          <w:rFonts w:ascii="宋体" w:eastAsia="宋体" w:hAnsi="宋体" w:cs="宋体"/>
          <w:b/>
          <w:bCs/>
          <w:kern w:val="0"/>
          <w:sz w:val="27"/>
          <w:szCs w:val="27"/>
        </w:rPr>
      </w:pPr>
      <w:r w:rsidRPr="00AF53F3">
        <w:rPr>
          <w:rFonts w:ascii="宋体" w:eastAsia="宋体" w:hAnsi="宋体" w:cs="宋体"/>
          <w:b/>
          <w:bCs/>
          <w:kern w:val="0"/>
          <w:sz w:val="27"/>
          <w:szCs w:val="27"/>
        </w:rPr>
        <w:t>介绍</w:t>
      </w:r>
    </w:p>
    <w:p w14:paraId="59C2482D" w14:textId="77777777" w:rsidR="00AF53F3" w:rsidRPr="00AF53F3" w:rsidRDefault="00AF53F3"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AF53F3">
        <w:rPr>
          <w:rFonts w:ascii="宋体" w:eastAsia="宋体" w:hAnsi="宋体" w:cs="宋体"/>
          <w:kern w:val="0"/>
          <w:sz w:val="24"/>
          <w:szCs w:val="24"/>
        </w:rPr>
        <w:lastRenderedPageBreak/>
        <w:t>相比TensorFlow的静态图开发，</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的动态图特性使得开发起来更加人性化，选择</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的理由可以参考：</w:t>
      </w:r>
      <w:r w:rsidRPr="00AF53F3">
        <w:rPr>
          <w:rFonts w:ascii="宋体" w:eastAsia="宋体" w:hAnsi="宋体" w:cs="宋体"/>
          <w:kern w:val="0"/>
          <w:sz w:val="24"/>
          <w:szCs w:val="24"/>
        </w:rPr>
        <w:fldChar w:fldCharType="begin"/>
      </w:r>
      <w:r w:rsidRPr="00AF53F3">
        <w:rPr>
          <w:rFonts w:ascii="宋体" w:eastAsia="宋体" w:hAnsi="宋体" w:cs="宋体"/>
          <w:kern w:val="0"/>
          <w:sz w:val="24"/>
          <w:szCs w:val="24"/>
        </w:rPr>
        <w:instrText xml:space="preserve"> HYPERLINK "https://www.jianshu.com/p/c1d9cdb52548" \t "_blank" </w:instrText>
      </w:r>
      <w:r w:rsidRPr="00AF53F3">
        <w:rPr>
          <w:rFonts w:ascii="宋体" w:eastAsia="宋体" w:hAnsi="宋体" w:cs="宋体"/>
          <w:kern w:val="0"/>
          <w:sz w:val="24"/>
          <w:szCs w:val="24"/>
        </w:rPr>
        <w:fldChar w:fldCharType="separate"/>
      </w:r>
      <w:r w:rsidRPr="00AF53F3">
        <w:rPr>
          <w:rFonts w:ascii="宋体" w:eastAsia="宋体" w:hAnsi="宋体" w:cs="宋体"/>
          <w:color w:val="0000FF"/>
          <w:kern w:val="0"/>
          <w:sz w:val="24"/>
          <w:szCs w:val="24"/>
          <w:u w:val="single"/>
        </w:rPr>
        <w:t>https://www.jianshu.com/p/c1d9cdb52548</w:t>
      </w:r>
      <w:r w:rsidRPr="00AF53F3">
        <w:rPr>
          <w:rFonts w:ascii="宋体" w:eastAsia="宋体" w:hAnsi="宋体" w:cs="宋体"/>
          <w:kern w:val="0"/>
          <w:sz w:val="24"/>
          <w:szCs w:val="24"/>
        </w:rPr>
        <w:fldChar w:fldCharType="end"/>
      </w:r>
      <w:r w:rsidRPr="00AF53F3">
        <w:rPr>
          <w:rFonts w:ascii="宋体" w:eastAsia="宋体" w:hAnsi="宋体" w:cs="宋体"/>
          <w:kern w:val="0"/>
          <w:sz w:val="24"/>
          <w:szCs w:val="24"/>
        </w:rPr>
        <w:t>，这里也顺便介绍一下TensorFlow静态图和</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动态</w:t>
      </w:r>
      <w:proofErr w:type="gramStart"/>
      <w:r w:rsidRPr="00AF53F3">
        <w:rPr>
          <w:rFonts w:ascii="宋体" w:eastAsia="宋体" w:hAnsi="宋体" w:cs="宋体"/>
          <w:kern w:val="0"/>
          <w:sz w:val="24"/>
          <w:szCs w:val="24"/>
        </w:rPr>
        <w:t>图开发</w:t>
      </w:r>
      <w:proofErr w:type="gramEnd"/>
      <w:r w:rsidRPr="00AF53F3">
        <w:rPr>
          <w:rFonts w:ascii="宋体" w:eastAsia="宋体" w:hAnsi="宋体" w:cs="宋体"/>
          <w:kern w:val="0"/>
          <w:sz w:val="24"/>
          <w:szCs w:val="24"/>
        </w:rPr>
        <w:t>的区别：</w:t>
      </w:r>
    </w:p>
    <w:p w14:paraId="0D57C822" w14:textId="77777777" w:rsidR="00AF53F3" w:rsidRPr="00AF53F3" w:rsidRDefault="00AF53F3"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AF53F3">
        <w:rPr>
          <w:rFonts w:ascii="宋体" w:eastAsia="宋体" w:hAnsi="宋体" w:cs="宋体"/>
          <w:kern w:val="0"/>
          <w:sz w:val="24"/>
          <w:szCs w:val="24"/>
        </w:rPr>
        <w:t>总的来说，在TensorFlow里你只能通过定义数据、网络等，然后直接训练、预测啥的，中间过程到底发生了什么对我们来说都是未知的，只能等待训练完毕后查看结果如何，想要debug都debug不了，于是在学了一段时间以后还是一脸</w:t>
      </w:r>
      <w:proofErr w:type="gramStart"/>
      <w:r w:rsidRPr="00AF53F3">
        <w:rPr>
          <w:rFonts w:ascii="宋体" w:eastAsia="宋体" w:hAnsi="宋体" w:cs="宋体"/>
          <w:kern w:val="0"/>
          <w:sz w:val="24"/>
          <w:szCs w:val="24"/>
        </w:rPr>
        <w:t>懵</w:t>
      </w:r>
      <w:proofErr w:type="gramEnd"/>
      <w:r w:rsidRPr="00AF53F3">
        <w:rPr>
          <w:rFonts w:ascii="宋体" w:eastAsia="宋体" w:hAnsi="宋体" w:cs="宋体"/>
          <w:kern w:val="0"/>
          <w:sz w:val="24"/>
          <w:szCs w:val="24"/>
        </w:rPr>
        <w:t>：训练的过程到底发生了什么？数据怎么变化的？</w:t>
      </w:r>
    </w:p>
    <w:p w14:paraId="7BA57566" w14:textId="77777777" w:rsidR="00AF53F3" w:rsidRPr="00AF53F3" w:rsidRDefault="00AF53F3"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AF53F3">
        <w:rPr>
          <w:rFonts w:ascii="宋体" w:eastAsia="宋体" w:hAnsi="宋体" w:cs="宋体"/>
          <w:kern w:val="0"/>
          <w:sz w:val="24"/>
          <w:szCs w:val="24"/>
        </w:rPr>
        <w:t>直到接触了</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框架以后，这些疑问就渐渐地减少了，因为在</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里，一切就像操作</w:t>
      </w:r>
      <w:proofErr w:type="spellStart"/>
      <w:r w:rsidRPr="00AF53F3">
        <w:rPr>
          <w:rFonts w:ascii="宋体" w:eastAsia="宋体" w:hAnsi="宋体" w:cs="宋体"/>
          <w:kern w:val="0"/>
          <w:sz w:val="24"/>
          <w:szCs w:val="24"/>
        </w:rPr>
        <w:t>numpy</w:t>
      </w:r>
      <w:proofErr w:type="spellEnd"/>
      <w:r w:rsidRPr="00AF53F3">
        <w:rPr>
          <w:rFonts w:ascii="宋体" w:eastAsia="宋体" w:hAnsi="宋体" w:cs="宋体"/>
          <w:kern w:val="0"/>
          <w:sz w:val="24"/>
          <w:szCs w:val="24"/>
        </w:rPr>
        <w:t>数组一样（很多方法名甚至都一样），只是类型变成了张量，如何训练、训练多少次等</w:t>
      </w:r>
      <w:proofErr w:type="gramStart"/>
      <w:r w:rsidRPr="00AF53F3">
        <w:rPr>
          <w:rFonts w:ascii="宋体" w:eastAsia="宋体" w:hAnsi="宋体" w:cs="宋体"/>
          <w:kern w:val="0"/>
          <w:sz w:val="24"/>
          <w:szCs w:val="24"/>
        </w:rPr>
        <w:t>等</w:t>
      </w:r>
      <w:proofErr w:type="gramEnd"/>
      <w:r w:rsidRPr="00AF53F3">
        <w:rPr>
          <w:rFonts w:ascii="宋体" w:eastAsia="宋体" w:hAnsi="宋体" w:cs="宋体"/>
          <w:kern w:val="0"/>
          <w:sz w:val="24"/>
          <w:szCs w:val="24"/>
        </w:rPr>
        <w:t>一切都是我们自己来决定，过程发生了什么？print或者debug一下就知道了</w:t>
      </w:r>
    </w:p>
    <w:p w14:paraId="1595BAF9" w14:textId="77777777" w:rsidR="00AF53F3" w:rsidRPr="00AF53F3" w:rsidRDefault="00AF53F3"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AF53F3">
        <w:rPr>
          <w:rFonts w:ascii="宋体" w:eastAsia="宋体" w:hAnsi="宋体" w:cs="宋体"/>
          <w:kern w:val="0"/>
          <w:sz w:val="24"/>
          <w:szCs w:val="24"/>
        </w:rPr>
        <w:t>拿最简单的线性拟合举例，通过</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操作，你会发现整个拟合的过程就是：提供输入和输出值，然后网络层（假如就一个全连接层）就相当于一个矩阵（这里暂时忽略偏置值，原本全连接层的计算是与矩阵相乘后再加上一个偏置值），里面的参数（这里称为权值）随着每一次计算，再根据求导之类的操作不断更新参数的值，最终使得输入的值与这个矩阵相乘后的值不断贴近于输出值，而</w:t>
      </w:r>
      <w:proofErr w:type="gramStart"/>
      <w:r w:rsidRPr="00AF53F3">
        <w:rPr>
          <w:rFonts w:ascii="宋体" w:eastAsia="宋体" w:hAnsi="宋体" w:cs="宋体"/>
          <w:kern w:val="0"/>
          <w:sz w:val="24"/>
          <w:szCs w:val="24"/>
        </w:rPr>
        <w:t>这计算</w:t>
      </w:r>
      <w:proofErr w:type="gramEnd"/>
      <w:r w:rsidRPr="00AF53F3">
        <w:rPr>
          <w:rFonts w:ascii="宋体" w:eastAsia="宋体" w:hAnsi="宋体" w:cs="宋体"/>
          <w:kern w:val="0"/>
          <w:sz w:val="24"/>
          <w:szCs w:val="24"/>
        </w:rPr>
        <w:t>和修改权值的过程就称为训练。</w:t>
      </w:r>
    </w:p>
    <w:p w14:paraId="2C32B21B" w14:textId="77777777" w:rsidR="00AF53F3" w:rsidRPr="00AF53F3" w:rsidRDefault="00AF53F3"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AF53F3">
        <w:rPr>
          <w:rFonts w:ascii="宋体" w:eastAsia="宋体" w:hAnsi="宋体" w:cs="宋体"/>
          <w:kern w:val="0"/>
          <w:sz w:val="24"/>
          <w:szCs w:val="24"/>
        </w:rPr>
        <w:t>比如一个</w:t>
      </w:r>
      <w:r w:rsidRPr="00AF53F3">
        <w:rPr>
          <w:rFonts w:ascii="宋体" w:eastAsia="宋体" w:hAnsi="宋体" w:cs="宋体"/>
          <w:b/>
          <w:bCs/>
          <w:kern w:val="0"/>
          <w:sz w:val="24"/>
          <w:szCs w:val="24"/>
        </w:rPr>
        <w:t>函数</w:t>
      </w:r>
      <w:r w:rsidRPr="00AF53F3">
        <w:rPr>
          <w:rFonts w:ascii="宋体" w:eastAsia="宋体" w:hAnsi="宋体" w:cs="宋体"/>
          <w:kern w:val="0"/>
          <w:sz w:val="24"/>
          <w:szCs w:val="24"/>
        </w:rPr>
        <w:t>y = 2x + 1，然后定义一个1x1的</w:t>
      </w:r>
      <w:r w:rsidRPr="00AF53F3">
        <w:rPr>
          <w:rFonts w:ascii="宋体" w:eastAsia="宋体" w:hAnsi="宋体" w:cs="宋体"/>
          <w:b/>
          <w:bCs/>
          <w:kern w:val="0"/>
          <w:sz w:val="24"/>
          <w:szCs w:val="24"/>
        </w:rPr>
        <w:t>矩阵（全连接层）</w:t>
      </w:r>
      <w:r w:rsidRPr="00AF53F3">
        <w:rPr>
          <w:rFonts w:ascii="宋体" w:eastAsia="宋体" w:hAnsi="宋体" w:cs="宋体"/>
          <w:kern w:val="0"/>
          <w:sz w:val="24"/>
          <w:szCs w:val="24"/>
        </w:rPr>
        <w:t>，然后矩阵里的</w:t>
      </w:r>
      <w:r w:rsidRPr="00AF53F3">
        <w:rPr>
          <w:rFonts w:ascii="宋体" w:eastAsia="宋体" w:hAnsi="宋体" w:cs="宋体"/>
          <w:b/>
          <w:bCs/>
          <w:kern w:val="0"/>
          <w:sz w:val="24"/>
          <w:szCs w:val="24"/>
        </w:rPr>
        <w:t>权值</w:t>
      </w:r>
      <w:r w:rsidRPr="00AF53F3">
        <w:rPr>
          <w:rFonts w:ascii="宋体" w:eastAsia="宋体" w:hAnsi="宋体" w:cs="宋体"/>
          <w:kern w:val="0"/>
          <w:sz w:val="24"/>
          <w:szCs w:val="24"/>
        </w:rPr>
        <w:t>一开始都是随机的，比如((1))，那么要拟合这个函数的话，最终理想的结果肯定是传入x，输出的结果是2x + 1，所以</w:t>
      </w:r>
      <w:r w:rsidRPr="00AF53F3">
        <w:rPr>
          <w:rFonts w:ascii="宋体" w:eastAsia="宋体" w:hAnsi="宋体" w:cs="宋体"/>
          <w:b/>
          <w:bCs/>
          <w:kern w:val="0"/>
          <w:sz w:val="24"/>
          <w:szCs w:val="24"/>
        </w:rPr>
        <w:t>目标</w:t>
      </w:r>
      <w:r w:rsidRPr="00AF53F3">
        <w:rPr>
          <w:rFonts w:ascii="宋体" w:eastAsia="宋体" w:hAnsi="宋体" w:cs="宋体"/>
          <w:kern w:val="0"/>
          <w:sz w:val="24"/>
          <w:szCs w:val="24"/>
        </w:rPr>
        <w:t>就是让</w:t>
      </w:r>
      <w:proofErr w:type="gramStart"/>
      <w:r w:rsidRPr="00AF53F3">
        <w:rPr>
          <w:rFonts w:ascii="宋体" w:eastAsia="宋体" w:hAnsi="宋体" w:cs="宋体"/>
          <w:kern w:val="0"/>
          <w:sz w:val="24"/>
          <w:szCs w:val="24"/>
        </w:rPr>
        <w:t>一</w:t>
      </w:r>
      <w:proofErr w:type="gramEnd"/>
      <w:r w:rsidRPr="00AF53F3">
        <w:rPr>
          <w:rFonts w:ascii="宋体" w:eastAsia="宋体" w:hAnsi="宋体" w:cs="宋体"/>
          <w:kern w:val="0"/>
          <w:sz w:val="24"/>
          <w:szCs w:val="24"/>
        </w:rPr>
        <w:t>个数与这个矩阵相乘尽量等价于这个数和2相乘后再加1，也就是说最终x乘以矩阵和2x的</w:t>
      </w:r>
      <w:proofErr w:type="gramStart"/>
      <w:r w:rsidRPr="00AF53F3">
        <w:rPr>
          <w:rFonts w:ascii="宋体" w:eastAsia="宋体" w:hAnsi="宋体" w:cs="宋体"/>
          <w:kern w:val="0"/>
          <w:sz w:val="24"/>
          <w:szCs w:val="24"/>
        </w:rPr>
        <w:t>差最好</w:t>
      </w:r>
      <w:proofErr w:type="gramEnd"/>
      <w:r w:rsidRPr="00AF53F3">
        <w:rPr>
          <w:rFonts w:ascii="宋体" w:eastAsia="宋体" w:hAnsi="宋体" w:cs="宋体"/>
          <w:kern w:val="0"/>
          <w:sz w:val="24"/>
          <w:szCs w:val="24"/>
        </w:rPr>
        <w:t>等于0，比如在x=-1时，y=-1，那么矩阵的权</w:t>
      </w:r>
      <w:proofErr w:type="gramStart"/>
      <w:r w:rsidRPr="00AF53F3">
        <w:rPr>
          <w:rFonts w:ascii="宋体" w:eastAsia="宋体" w:hAnsi="宋体" w:cs="宋体"/>
          <w:kern w:val="0"/>
          <w:sz w:val="24"/>
          <w:szCs w:val="24"/>
        </w:rPr>
        <w:t>值理想</w:t>
      </w:r>
      <w:proofErr w:type="gramEnd"/>
      <w:r w:rsidRPr="00AF53F3">
        <w:rPr>
          <w:rFonts w:ascii="宋体" w:eastAsia="宋体" w:hAnsi="宋体" w:cs="宋体"/>
          <w:kern w:val="0"/>
          <w:sz w:val="24"/>
          <w:szCs w:val="24"/>
        </w:rPr>
        <w:t>结果就是1。但是当结果越来越大以后，会发现y/x的值逐渐与2相近，所以最终矩阵经过多次训练以后，结果肯定就是2左右的数，而刚才说的这些可以通过一段</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代码来演示：</w:t>
      </w:r>
    </w:p>
    <w:p w14:paraId="61FA3F6A" w14:textId="33F68E83"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AF53F3">
        <w:rPr>
          <w:rFonts w:ascii="宋体" w:eastAsia="宋体" w:hAnsi="宋体" w:cs="宋体"/>
          <w:kern w:val="0"/>
          <w:sz w:val="24"/>
          <w:szCs w:val="24"/>
        </w:rPr>
        <w:t>import torch</w:t>
      </w:r>
    </w:p>
    <w:p w14:paraId="585FAD8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x = </w:t>
      </w:r>
      <w:proofErr w:type="spellStart"/>
      <w:proofErr w:type="gramStart"/>
      <w:r w:rsidRPr="00AF53F3">
        <w:rPr>
          <w:rFonts w:ascii="宋体" w:eastAsia="宋体" w:hAnsi="宋体" w:cs="宋体"/>
          <w:kern w:val="0"/>
          <w:sz w:val="24"/>
          <w:szCs w:val="24"/>
        </w:rPr>
        <w:t>torch.unsqueeze</w:t>
      </w:r>
      <w:proofErr w:type="spellEnd"/>
      <w:proofErr w:type="gram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torch.linspace</w:t>
      </w:r>
      <w:proofErr w:type="spellEnd"/>
      <w:r w:rsidRPr="00AF53F3">
        <w:rPr>
          <w:rFonts w:ascii="宋体" w:eastAsia="宋体" w:hAnsi="宋体" w:cs="宋体"/>
          <w:kern w:val="0"/>
          <w:sz w:val="24"/>
          <w:szCs w:val="24"/>
        </w:rPr>
        <w:t>(-100, 100, 1000), dim=1)</w:t>
      </w:r>
    </w:p>
    <w:p w14:paraId="6990328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生成-100到100的1000个数的等差数列</w:t>
      </w:r>
    </w:p>
    <w:p w14:paraId="5BF08C1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y = 2*x + 1</w:t>
      </w:r>
    </w:p>
    <w:p w14:paraId="363B16A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定义y=2x+1函数</w:t>
      </w:r>
    </w:p>
    <w:p w14:paraId="13E1361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matrix =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nn.Linear</w:t>
      </w:r>
      <w:proofErr w:type="spellEnd"/>
      <w:proofErr w:type="gramEnd"/>
      <w:r w:rsidRPr="00AF53F3">
        <w:rPr>
          <w:rFonts w:ascii="宋体" w:eastAsia="宋体" w:hAnsi="宋体" w:cs="宋体"/>
          <w:kern w:val="0"/>
          <w:sz w:val="24"/>
          <w:szCs w:val="24"/>
        </w:rPr>
        <w:t>(1, 1)</w:t>
      </w:r>
    </w:p>
    <w:p w14:paraId="41E53BB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定义一个1x1的矩阵</w:t>
      </w:r>
    </w:p>
    <w:p w14:paraId="1230C52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optimizer = </w:t>
      </w:r>
      <w:proofErr w:type="spellStart"/>
      <w:proofErr w:type="gramStart"/>
      <w:r w:rsidRPr="00AF53F3">
        <w:rPr>
          <w:rFonts w:ascii="宋体" w:eastAsia="宋体" w:hAnsi="宋体" w:cs="宋体"/>
          <w:kern w:val="0"/>
          <w:sz w:val="24"/>
          <w:szCs w:val="24"/>
        </w:rPr>
        <w:t>torch.optim</w:t>
      </w:r>
      <w:proofErr w:type="gramEnd"/>
      <w:r w:rsidRPr="00AF53F3">
        <w:rPr>
          <w:rFonts w:ascii="宋体" w:eastAsia="宋体" w:hAnsi="宋体" w:cs="宋体"/>
          <w:kern w:val="0"/>
          <w:sz w:val="24"/>
          <w:szCs w:val="24"/>
        </w:rPr>
        <w:t>.Adam</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matrix.parameters</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lr</w:t>
      </w:r>
      <w:proofErr w:type="spellEnd"/>
      <w:r w:rsidRPr="00AF53F3">
        <w:rPr>
          <w:rFonts w:ascii="宋体" w:eastAsia="宋体" w:hAnsi="宋体" w:cs="宋体"/>
          <w:kern w:val="0"/>
          <w:sz w:val="24"/>
          <w:szCs w:val="24"/>
        </w:rPr>
        <w:t>=0.1)</w:t>
      </w:r>
    </w:p>
    <w:p w14:paraId="5A27BB2F" w14:textId="14C612C8"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AF53F3">
        <w:rPr>
          <w:rFonts w:ascii="宋体" w:eastAsia="宋体" w:hAnsi="宋体" w:cs="宋体"/>
          <w:kern w:val="0"/>
          <w:sz w:val="24"/>
          <w:szCs w:val="24"/>
        </w:rPr>
        <w:t># 使用优化器求导更新矩阵权重</w:t>
      </w:r>
    </w:p>
    <w:p w14:paraId="4144F0F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for _ in </w:t>
      </w:r>
      <w:proofErr w:type="gramStart"/>
      <w:r w:rsidRPr="00AF53F3">
        <w:rPr>
          <w:rFonts w:ascii="宋体" w:eastAsia="宋体" w:hAnsi="宋体" w:cs="宋体"/>
          <w:kern w:val="0"/>
          <w:sz w:val="24"/>
          <w:szCs w:val="24"/>
        </w:rPr>
        <w:t>range(</w:t>
      </w:r>
      <w:proofErr w:type="gramEnd"/>
      <w:r w:rsidRPr="00AF53F3">
        <w:rPr>
          <w:rFonts w:ascii="宋体" w:eastAsia="宋体" w:hAnsi="宋体" w:cs="宋体"/>
          <w:kern w:val="0"/>
          <w:sz w:val="24"/>
          <w:szCs w:val="24"/>
        </w:rPr>
        <w:t>100):</w:t>
      </w:r>
    </w:p>
    <w:p w14:paraId="0CDDD78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训练100次</w:t>
      </w:r>
    </w:p>
    <w:p w14:paraId="35A12F2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value = matrix(x)</w:t>
      </w:r>
    </w:p>
    <w:p w14:paraId="039BBDD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value是x与矩阵相乘后的值</w:t>
      </w:r>
    </w:p>
    <w:p w14:paraId="08CEE1E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score = </w:t>
      </w:r>
      <w:proofErr w:type="spellStart"/>
      <w:proofErr w:type="gramStart"/>
      <w:r w:rsidRPr="00AF53F3">
        <w:rPr>
          <w:rFonts w:ascii="宋体" w:eastAsia="宋体" w:hAnsi="宋体" w:cs="宋体"/>
          <w:kern w:val="0"/>
          <w:sz w:val="24"/>
          <w:szCs w:val="24"/>
        </w:rPr>
        <w:t>torch.mean</w:t>
      </w:r>
      <w:proofErr w:type="spellEnd"/>
      <w:proofErr w:type="gramEnd"/>
      <w:r w:rsidRPr="00AF53F3">
        <w:rPr>
          <w:rFonts w:ascii="宋体" w:eastAsia="宋体" w:hAnsi="宋体" w:cs="宋体"/>
          <w:kern w:val="0"/>
          <w:sz w:val="24"/>
          <w:szCs w:val="24"/>
        </w:rPr>
        <w:t>((value - y) ** 2)</w:t>
      </w:r>
    </w:p>
    <w:p w14:paraId="03BD645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目标偏差，值为(value-y)的平方取均值，越接近0说明结果越准确</w:t>
      </w:r>
    </w:p>
    <w:p w14:paraId="13BF160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proofErr w:type="gramStart"/>
      <w:r w:rsidRPr="00AF53F3">
        <w:rPr>
          <w:rFonts w:ascii="宋体" w:eastAsia="宋体" w:hAnsi="宋体" w:cs="宋体"/>
          <w:kern w:val="0"/>
          <w:sz w:val="24"/>
          <w:szCs w:val="24"/>
        </w:rPr>
        <w:t>matrix.zero</w:t>
      </w:r>
      <w:proofErr w:type="gramEnd"/>
      <w:r w:rsidRPr="00AF53F3">
        <w:rPr>
          <w:rFonts w:ascii="宋体" w:eastAsia="宋体" w:hAnsi="宋体" w:cs="宋体"/>
          <w:kern w:val="0"/>
          <w:sz w:val="24"/>
          <w:szCs w:val="24"/>
        </w:rPr>
        <w:t>_grad</w:t>
      </w:r>
      <w:proofErr w:type="spellEnd"/>
      <w:r w:rsidRPr="00AF53F3">
        <w:rPr>
          <w:rFonts w:ascii="宋体" w:eastAsia="宋体" w:hAnsi="宋体" w:cs="宋体"/>
          <w:kern w:val="0"/>
          <w:sz w:val="24"/>
          <w:szCs w:val="24"/>
        </w:rPr>
        <w:t>()</w:t>
      </w:r>
    </w:p>
    <w:p w14:paraId="24BCDBC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proofErr w:type="gramStart"/>
      <w:r w:rsidRPr="00AF53F3">
        <w:rPr>
          <w:rFonts w:ascii="宋体" w:eastAsia="宋体" w:hAnsi="宋体" w:cs="宋体"/>
          <w:kern w:val="0"/>
          <w:sz w:val="24"/>
          <w:szCs w:val="24"/>
        </w:rPr>
        <w:t>score.backward</w:t>
      </w:r>
      <w:proofErr w:type="spellEnd"/>
      <w:proofErr w:type="gramEnd"/>
      <w:r w:rsidRPr="00AF53F3">
        <w:rPr>
          <w:rFonts w:ascii="宋体" w:eastAsia="宋体" w:hAnsi="宋体" w:cs="宋体"/>
          <w:kern w:val="0"/>
          <w:sz w:val="24"/>
          <w:szCs w:val="24"/>
        </w:rPr>
        <w:t>()</w:t>
      </w:r>
    </w:p>
    <w:p w14:paraId="7C47C42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proofErr w:type="gramStart"/>
      <w:r w:rsidRPr="00AF53F3">
        <w:rPr>
          <w:rFonts w:ascii="宋体" w:eastAsia="宋体" w:hAnsi="宋体" w:cs="宋体"/>
          <w:kern w:val="0"/>
          <w:sz w:val="24"/>
          <w:szCs w:val="24"/>
        </w:rPr>
        <w:t>optimizer.step</w:t>
      </w:r>
      <w:proofErr w:type="spellEnd"/>
      <w:proofErr w:type="gramEnd"/>
      <w:r w:rsidRPr="00AF53F3">
        <w:rPr>
          <w:rFonts w:ascii="宋体" w:eastAsia="宋体" w:hAnsi="宋体" w:cs="宋体"/>
          <w:kern w:val="0"/>
          <w:sz w:val="24"/>
          <w:szCs w:val="24"/>
        </w:rPr>
        <w:t>()</w:t>
      </w:r>
    </w:p>
    <w:p w14:paraId="683CA66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根据求导结果更新权值</w:t>
      </w:r>
    </w:p>
    <w:p w14:paraId="11733104" w14:textId="0DCB384F"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AF53F3">
        <w:rPr>
          <w:rFonts w:ascii="宋体" w:eastAsia="宋体" w:hAnsi="宋体" w:cs="宋体"/>
          <w:kern w:val="0"/>
          <w:sz w:val="24"/>
          <w:szCs w:val="24"/>
        </w:rPr>
        <w:t xml:space="preserve">    print("第{}次训练权</w:t>
      </w:r>
      <w:proofErr w:type="gramStart"/>
      <w:r w:rsidRPr="00AF53F3">
        <w:rPr>
          <w:rFonts w:ascii="宋体" w:eastAsia="宋体" w:hAnsi="宋体" w:cs="宋体"/>
          <w:kern w:val="0"/>
          <w:sz w:val="24"/>
          <w:szCs w:val="24"/>
        </w:rPr>
        <w:t>值结果</w:t>
      </w:r>
      <w:proofErr w:type="gramEnd"/>
      <w:r w:rsidRPr="00AF53F3">
        <w:rPr>
          <w:rFonts w:ascii="宋体" w:eastAsia="宋体" w:hAnsi="宋体" w:cs="宋体"/>
          <w:kern w:val="0"/>
          <w:sz w:val="24"/>
          <w:szCs w:val="24"/>
        </w:rPr>
        <w:t xml:space="preserve">:{}，结果偏差：{}".format(_, </w:t>
      </w:r>
      <w:proofErr w:type="spellStart"/>
      <w:r w:rsidRPr="00AF53F3">
        <w:rPr>
          <w:rFonts w:ascii="宋体" w:eastAsia="宋体" w:hAnsi="宋体" w:cs="宋体"/>
          <w:kern w:val="0"/>
          <w:sz w:val="24"/>
          <w:szCs w:val="24"/>
        </w:rPr>
        <w:t>matrix.weight.data.numpy</w:t>
      </w:r>
      <w:proofErr w:type="spellEnd"/>
      <w:r w:rsidRPr="00AF53F3">
        <w:rPr>
          <w:rFonts w:ascii="宋体" w:eastAsia="宋体" w:hAnsi="宋体" w:cs="宋体"/>
          <w:kern w:val="0"/>
          <w:sz w:val="24"/>
          <w:szCs w:val="24"/>
        </w:rPr>
        <w:t>(), score))</w:t>
      </w:r>
    </w:p>
    <w:p w14:paraId="0B2C216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输出结果：</w:t>
      </w:r>
    </w:p>
    <w:p w14:paraId="370B043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第0次训练权</w:t>
      </w:r>
      <w:proofErr w:type="gramStart"/>
      <w:r w:rsidRPr="00AF53F3">
        <w:rPr>
          <w:rFonts w:ascii="宋体" w:eastAsia="宋体" w:hAnsi="宋体" w:cs="宋体"/>
          <w:kern w:val="0"/>
          <w:sz w:val="24"/>
          <w:szCs w:val="24"/>
        </w:rPr>
        <w:t>值结果</w:t>
      </w:r>
      <w:proofErr w:type="gramEnd"/>
      <w:r w:rsidRPr="00AF53F3">
        <w:rPr>
          <w:rFonts w:ascii="宋体" w:eastAsia="宋体" w:hAnsi="宋体" w:cs="宋体"/>
          <w:kern w:val="0"/>
          <w:sz w:val="24"/>
          <w:szCs w:val="24"/>
        </w:rPr>
        <w:t>:[[0.9555]]，结果偏差：4377.27294921875</w:t>
      </w:r>
    </w:p>
    <w:p w14:paraId="3CACFBC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w:t>
      </w:r>
    </w:p>
    <w:p w14:paraId="5345018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第99次训练权</w:t>
      </w:r>
      <w:proofErr w:type="gramStart"/>
      <w:r w:rsidRPr="00AF53F3">
        <w:rPr>
          <w:rFonts w:ascii="宋体" w:eastAsia="宋体" w:hAnsi="宋体" w:cs="宋体"/>
          <w:kern w:val="0"/>
          <w:sz w:val="24"/>
          <w:szCs w:val="24"/>
        </w:rPr>
        <w:t>值结果</w:t>
      </w:r>
      <w:proofErr w:type="gramEnd"/>
      <w:r w:rsidRPr="00AF53F3">
        <w:rPr>
          <w:rFonts w:ascii="宋体" w:eastAsia="宋体" w:hAnsi="宋体" w:cs="宋体"/>
          <w:kern w:val="0"/>
          <w:sz w:val="24"/>
          <w:szCs w:val="24"/>
        </w:rPr>
        <w:t>:[[2.0048]]，结果偏差：0.10316929966211319</w:t>
      </w:r>
    </w:p>
    <w:p w14:paraId="19585CE8"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从这段代码的结果可以看到最开始权值初始值为0.9555，偏差为4377.27294921875，经过100次训练后，权值为2.0048，偏差为0.1那样，从而可以证实我们前面的思路是对的。</w:t>
      </w:r>
    </w:p>
    <w:p w14:paraId="6DF0E0FB"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其实上面的代码里不止更新了权值，也更新了偏置值bias，只不过这里为了更加简单的解释，而没有进行说明，可以通过</w:t>
      </w:r>
      <w:proofErr w:type="spellStart"/>
      <w:r w:rsidRPr="00AF53F3">
        <w:rPr>
          <w:rFonts w:ascii="宋体" w:eastAsia="宋体" w:hAnsi="宋体" w:cs="宋体"/>
          <w:kern w:val="0"/>
          <w:sz w:val="24"/>
          <w:szCs w:val="24"/>
        </w:rPr>
        <w:t>matrix.bias</w:t>
      </w:r>
      <w:proofErr w:type="spellEnd"/>
      <w:r w:rsidRPr="00AF53F3">
        <w:rPr>
          <w:rFonts w:ascii="宋体" w:eastAsia="宋体" w:hAnsi="宋体" w:cs="宋体"/>
          <w:kern w:val="0"/>
          <w:sz w:val="24"/>
          <w:szCs w:val="24"/>
        </w:rPr>
        <w:t>可以调用查看，最终会发现偏置值接近1左右（假设是0.99），而偏置值就是在与矩阵相乘后加上的值，所以可以看出通过训练以后，矩阵和偏置拟合成了函数：y = 2.0048x + 0.99。</w:t>
      </w:r>
    </w:p>
    <w:p w14:paraId="4CF3FFEF" w14:textId="351992E9" w:rsidR="00AF53F3" w:rsidRPr="00AF53F3" w:rsidRDefault="00AF53F3"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AF53F3">
        <w:rPr>
          <w:rFonts w:ascii="宋体" w:eastAsia="宋体" w:hAnsi="宋体" w:cs="宋体"/>
          <w:kern w:val="0"/>
          <w:sz w:val="24"/>
          <w:szCs w:val="24"/>
        </w:rPr>
        <w:t>上面介绍的是线性拟合的例子，即数学相关的示例，而放在生活应用当中，其就可以理解成拟合一个特定要求的函数，比如识别图片中人脸的场景中就是：</w:t>
      </w:r>
      <w:r w:rsidRPr="00AF53F3">
        <w:rPr>
          <w:rFonts w:ascii="宋体" w:eastAsia="宋体" w:hAnsi="宋体" w:cs="宋体"/>
          <w:kern w:val="0"/>
          <w:sz w:val="24"/>
          <w:szCs w:val="24"/>
        </w:rPr>
        <w:br/>
      </w:r>
      <w:r w:rsidRPr="00AF53F3">
        <w:rPr>
          <w:rFonts w:ascii="宋体" w:eastAsia="宋体" w:hAnsi="宋体" w:cs="宋体"/>
          <w:noProof/>
          <w:kern w:val="0"/>
          <w:sz w:val="24"/>
          <w:szCs w:val="24"/>
        </w:rPr>
        <mc:AlternateContent>
          <mc:Choice Requires="wps">
            <w:drawing>
              <wp:inline distT="0" distB="0" distL="0" distR="0" wp14:anchorId="1F51DF40" wp14:editId="22EE688D">
                <wp:extent cx="304800" cy="304800"/>
                <wp:effectExtent l="0" t="0" r="0" b="0"/>
                <wp:docPr id="2" name="AutoShape 1" descr="F(图片) = 人脸坐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A3D5A1" id="AutoShape 1" o:spid="_x0000_s1026" alt="F(图片) = 人脸坐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h&#10;MP3HGQIAAOUDAAAOAAAAAAAAAAAAAAAAAC4CAABkcnMvZTJvRG9jLnhtbFBLAQItABQABgAIAAAA&#10;IQBMoOks2AAAAAMBAAAPAAAAAAAAAAAAAAAAAHMEAABkcnMvZG93bnJldi54bWxQSwUGAAAAAAQA&#10;BADzAAAAeAUAAAAA&#10;" filled="f" stroked="f">
                <o:lock v:ext="edit" aspectratio="t"/>
                <w10:anchorlock/>
              </v:rect>
            </w:pict>
          </mc:Fallback>
        </mc:AlternateContent>
      </w:r>
      <w:r w:rsidR="006200EF" w:rsidRPr="006200EF">
        <w:rPr>
          <w:rFonts w:ascii="宋体" w:eastAsia="宋体" w:hAnsi="宋体" w:cs="宋体"/>
          <w:kern w:val="0"/>
          <w:sz w:val="24"/>
          <w:szCs w:val="24"/>
        </w:rPr>
        <w:drawing>
          <wp:inline distT="0" distB="0" distL="0" distR="0" wp14:anchorId="3125D1B5" wp14:editId="12EAD729">
            <wp:extent cx="2004234" cy="396274"/>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4234" cy="396274"/>
                    </a:xfrm>
                    <a:prstGeom prst="rect">
                      <a:avLst/>
                    </a:prstGeom>
                  </pic:spPr>
                </pic:pic>
              </a:graphicData>
            </a:graphic>
          </wp:inline>
        </w:drawing>
      </w:r>
      <w:r w:rsidRPr="00AF53F3">
        <w:rPr>
          <w:rFonts w:ascii="宋体" w:eastAsia="宋体" w:hAnsi="宋体" w:cs="宋体"/>
          <w:kern w:val="0"/>
          <w:sz w:val="24"/>
          <w:szCs w:val="24"/>
        </w:rPr>
        <w:br/>
        <w:t>即输入图片到函数当中，输出的就是人脸对应的坐标，而我们的目标就是要实现这个函数（经过不断训练，修正模型中的参数）</w:t>
      </w:r>
    </w:p>
    <w:p w14:paraId="47AE4C50" w14:textId="77777777" w:rsidR="00AF53F3" w:rsidRPr="00AF53F3" w:rsidRDefault="00AF53F3"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AF53F3">
        <w:rPr>
          <w:rFonts w:ascii="宋体" w:eastAsia="宋体" w:hAnsi="宋体" w:cs="宋体"/>
          <w:kern w:val="0"/>
          <w:sz w:val="24"/>
          <w:szCs w:val="24"/>
        </w:rPr>
        <w:t>通过上面的介绍，想必你应该对</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以及深度学习有了一点入门的了解了，而本文接下来也将针对于</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的基本使用</w:t>
      </w:r>
      <w:proofErr w:type="gramStart"/>
      <w:r w:rsidRPr="00AF53F3">
        <w:rPr>
          <w:rFonts w:ascii="宋体" w:eastAsia="宋体" w:hAnsi="宋体" w:cs="宋体"/>
          <w:kern w:val="0"/>
          <w:sz w:val="24"/>
          <w:szCs w:val="24"/>
        </w:rPr>
        <w:t>作出</w:t>
      </w:r>
      <w:proofErr w:type="gramEnd"/>
      <w:r w:rsidRPr="00AF53F3">
        <w:rPr>
          <w:rFonts w:ascii="宋体" w:eastAsia="宋体" w:hAnsi="宋体" w:cs="宋体"/>
          <w:kern w:val="0"/>
          <w:sz w:val="24"/>
          <w:szCs w:val="24"/>
        </w:rPr>
        <w:t>介绍</w:t>
      </w:r>
    </w:p>
    <w:p w14:paraId="04B286C3" w14:textId="77777777" w:rsidR="00AF53F3" w:rsidRPr="00AF53F3" w:rsidRDefault="00AF53F3" w:rsidP="006200EF">
      <w:pPr>
        <w:widowControl/>
        <w:spacing w:before="100" w:beforeAutospacing="1" w:after="100" w:afterAutospacing="1" w:line="300" w:lineRule="exact"/>
        <w:contextualSpacing/>
        <w:jc w:val="left"/>
        <w:outlineLvl w:val="2"/>
        <w:rPr>
          <w:rFonts w:ascii="宋体" w:eastAsia="宋体" w:hAnsi="宋体" w:cs="宋体"/>
          <w:b/>
          <w:bCs/>
          <w:kern w:val="0"/>
          <w:sz w:val="27"/>
          <w:szCs w:val="27"/>
        </w:rPr>
      </w:pPr>
      <w:r w:rsidRPr="00AF53F3">
        <w:rPr>
          <w:rFonts w:ascii="宋体" w:eastAsia="宋体" w:hAnsi="宋体" w:cs="宋体"/>
          <w:b/>
          <w:bCs/>
          <w:kern w:val="0"/>
          <w:sz w:val="27"/>
          <w:szCs w:val="27"/>
        </w:rPr>
        <w:t>安装</w:t>
      </w:r>
    </w:p>
    <w:p w14:paraId="4FE89751" w14:textId="77777777" w:rsidR="00AF53F3" w:rsidRPr="00AF53F3" w:rsidRDefault="00AF53F3" w:rsidP="006200EF">
      <w:pPr>
        <w:widowControl/>
        <w:spacing w:before="100" w:beforeAutospacing="1" w:after="100" w:afterAutospacing="1" w:line="300" w:lineRule="exact"/>
        <w:contextualSpacing/>
        <w:jc w:val="left"/>
        <w:rPr>
          <w:rFonts w:ascii="宋体" w:eastAsia="宋体" w:hAnsi="宋体" w:cs="宋体"/>
          <w:kern w:val="0"/>
          <w:sz w:val="24"/>
          <w:szCs w:val="24"/>
        </w:rPr>
      </w:pPr>
      <w:r w:rsidRPr="00AF53F3">
        <w:rPr>
          <w:rFonts w:ascii="宋体" w:eastAsia="宋体" w:hAnsi="宋体" w:cs="宋体"/>
          <w:kern w:val="0"/>
          <w:sz w:val="24"/>
          <w:szCs w:val="24"/>
        </w:rPr>
        <w:t>分为CPU和GPU版本：</w:t>
      </w:r>
    </w:p>
    <w:p w14:paraId="2901EC46" w14:textId="77777777" w:rsidR="00AF53F3" w:rsidRPr="00AF53F3" w:rsidRDefault="00AF53F3" w:rsidP="00AF53F3">
      <w:pPr>
        <w:widowControl/>
        <w:numPr>
          <w:ilvl w:val="0"/>
          <w:numId w:val="14"/>
        </w:numPr>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CPU版本下载：</w:t>
      </w:r>
      <w:r w:rsidRPr="00AF53F3">
        <w:rPr>
          <w:rFonts w:ascii="宋体" w:eastAsia="宋体" w:hAnsi="宋体" w:cs="宋体"/>
          <w:kern w:val="0"/>
          <w:sz w:val="24"/>
          <w:szCs w:val="24"/>
        </w:rPr>
        <w:br/>
        <w:t>直接pip下载容易出问题，因此这里推荐离线下载：</w:t>
      </w:r>
      <w:r w:rsidRPr="00AF53F3">
        <w:rPr>
          <w:rFonts w:ascii="宋体" w:eastAsia="宋体" w:hAnsi="宋体" w:cs="宋体"/>
          <w:kern w:val="0"/>
          <w:sz w:val="24"/>
          <w:szCs w:val="24"/>
        </w:rPr>
        <w:br/>
        <w:t>1.进入网址：</w:t>
      </w:r>
      <w:r w:rsidRPr="00AF53F3">
        <w:rPr>
          <w:rFonts w:ascii="宋体" w:eastAsia="宋体" w:hAnsi="宋体" w:cs="宋体"/>
          <w:kern w:val="0"/>
          <w:sz w:val="24"/>
          <w:szCs w:val="24"/>
        </w:rPr>
        <w:fldChar w:fldCharType="begin"/>
      </w:r>
      <w:r w:rsidRPr="00AF53F3">
        <w:rPr>
          <w:rFonts w:ascii="宋体" w:eastAsia="宋体" w:hAnsi="宋体" w:cs="宋体"/>
          <w:kern w:val="0"/>
          <w:sz w:val="24"/>
          <w:szCs w:val="24"/>
        </w:rPr>
        <w:instrText xml:space="preserve"> HYPERLINK "https://links.jianshu.com/go?to=https%3A%2F%2Fwww.lfd.uci.edu%2F%7Egohlke%2Fpythonlibs%2F%23pytorch" \t "_blank" </w:instrText>
      </w:r>
      <w:r w:rsidRPr="00AF53F3">
        <w:rPr>
          <w:rFonts w:ascii="宋体" w:eastAsia="宋体" w:hAnsi="宋体" w:cs="宋体"/>
          <w:kern w:val="0"/>
          <w:sz w:val="24"/>
          <w:szCs w:val="24"/>
        </w:rPr>
        <w:fldChar w:fldCharType="separate"/>
      </w:r>
      <w:r w:rsidRPr="00AF53F3">
        <w:rPr>
          <w:rFonts w:ascii="宋体" w:eastAsia="宋体" w:hAnsi="宋体" w:cs="宋体"/>
          <w:color w:val="0000FF"/>
          <w:kern w:val="0"/>
          <w:sz w:val="24"/>
          <w:szCs w:val="24"/>
          <w:u w:val="single"/>
        </w:rPr>
        <w:t>https://www.lfd.uci.edu/~gohlke/pythonlibs/#pytorch</w:t>
      </w:r>
      <w:r w:rsidRPr="00AF53F3">
        <w:rPr>
          <w:rFonts w:ascii="宋体" w:eastAsia="宋体" w:hAnsi="宋体" w:cs="宋体"/>
          <w:kern w:val="0"/>
          <w:sz w:val="24"/>
          <w:szCs w:val="24"/>
        </w:rPr>
        <w:fldChar w:fldCharType="end"/>
      </w:r>
      <w:r w:rsidRPr="00AF53F3">
        <w:rPr>
          <w:rFonts w:ascii="宋体" w:eastAsia="宋体" w:hAnsi="宋体" w:cs="宋体"/>
          <w:kern w:val="0"/>
          <w:sz w:val="24"/>
          <w:szCs w:val="24"/>
        </w:rPr>
        <w:t>或者</w:t>
      </w:r>
      <w:r w:rsidRPr="00AF53F3">
        <w:rPr>
          <w:rFonts w:ascii="宋体" w:eastAsia="宋体" w:hAnsi="宋体" w:cs="宋体"/>
          <w:kern w:val="0"/>
          <w:sz w:val="24"/>
          <w:szCs w:val="24"/>
        </w:rPr>
        <w:fldChar w:fldCharType="begin"/>
      </w:r>
      <w:r w:rsidRPr="00AF53F3">
        <w:rPr>
          <w:rFonts w:ascii="宋体" w:eastAsia="宋体" w:hAnsi="宋体" w:cs="宋体"/>
          <w:kern w:val="0"/>
          <w:sz w:val="24"/>
          <w:szCs w:val="24"/>
        </w:rPr>
        <w:instrText xml:space="preserve"> HYPERLINK "https://links.jianshu.com/go?to=https%3A%2F%2Fdownload.pytorch.org%2Fwhl%2Ftorch_stable.html" \t "_blank" </w:instrText>
      </w:r>
      <w:r w:rsidRPr="00AF53F3">
        <w:rPr>
          <w:rFonts w:ascii="宋体" w:eastAsia="宋体" w:hAnsi="宋体" w:cs="宋体"/>
          <w:kern w:val="0"/>
          <w:sz w:val="24"/>
          <w:szCs w:val="24"/>
        </w:rPr>
        <w:fldChar w:fldCharType="separate"/>
      </w:r>
      <w:r w:rsidRPr="00AF53F3">
        <w:rPr>
          <w:rFonts w:ascii="宋体" w:eastAsia="宋体" w:hAnsi="宋体" w:cs="宋体"/>
          <w:color w:val="0000FF"/>
          <w:kern w:val="0"/>
          <w:sz w:val="24"/>
          <w:szCs w:val="24"/>
          <w:u w:val="single"/>
        </w:rPr>
        <w:t>https://download.pytorch.org/whl/torch_stable.html</w:t>
      </w:r>
      <w:r w:rsidRPr="00AF53F3">
        <w:rPr>
          <w:rFonts w:ascii="宋体" w:eastAsia="宋体" w:hAnsi="宋体" w:cs="宋体"/>
          <w:kern w:val="0"/>
          <w:sz w:val="24"/>
          <w:szCs w:val="24"/>
        </w:rPr>
        <w:fldChar w:fldCharType="end"/>
      </w:r>
      <w:r w:rsidRPr="00AF53F3">
        <w:rPr>
          <w:rFonts w:ascii="宋体" w:eastAsia="宋体" w:hAnsi="宋体" w:cs="宋体"/>
          <w:kern w:val="0"/>
          <w:sz w:val="24"/>
          <w:szCs w:val="24"/>
        </w:rPr>
        <w:t>，下载对应版本的</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br/>
        <w:t>2.pip安装对应的下载文件</w:t>
      </w:r>
    </w:p>
    <w:p w14:paraId="49D1F7D8" w14:textId="77777777" w:rsidR="00AF53F3" w:rsidRPr="00AF53F3" w:rsidRDefault="00AF53F3" w:rsidP="00AF53F3">
      <w:pPr>
        <w:widowControl/>
        <w:numPr>
          <w:ilvl w:val="0"/>
          <w:numId w:val="14"/>
        </w:numPr>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GPU下载：</w:t>
      </w:r>
      <w:r w:rsidRPr="00AF53F3">
        <w:rPr>
          <w:rFonts w:ascii="宋体" w:eastAsia="宋体" w:hAnsi="宋体" w:cs="宋体"/>
          <w:kern w:val="0"/>
          <w:sz w:val="24"/>
          <w:szCs w:val="24"/>
        </w:rPr>
        <w:br/>
        <w:t>1.先安装</w:t>
      </w:r>
      <w:proofErr w:type="spellStart"/>
      <w:r w:rsidRPr="00AF53F3">
        <w:rPr>
          <w:rFonts w:ascii="宋体" w:eastAsia="宋体" w:hAnsi="宋体" w:cs="宋体"/>
          <w:kern w:val="0"/>
          <w:sz w:val="24"/>
          <w:szCs w:val="24"/>
        </w:rPr>
        <w:t>cuda</w:t>
      </w:r>
      <w:proofErr w:type="spellEnd"/>
      <w:r w:rsidRPr="00AF53F3">
        <w:rPr>
          <w:rFonts w:ascii="宋体" w:eastAsia="宋体" w:hAnsi="宋体" w:cs="宋体"/>
          <w:kern w:val="0"/>
          <w:sz w:val="24"/>
          <w:szCs w:val="24"/>
        </w:rPr>
        <w:t>：</w:t>
      </w:r>
      <w:r w:rsidRPr="00AF53F3">
        <w:rPr>
          <w:rFonts w:ascii="宋体" w:eastAsia="宋体" w:hAnsi="宋体" w:cs="宋体"/>
          <w:kern w:val="0"/>
          <w:sz w:val="24"/>
          <w:szCs w:val="24"/>
        </w:rPr>
        <w:fldChar w:fldCharType="begin"/>
      </w:r>
      <w:r w:rsidRPr="00AF53F3">
        <w:rPr>
          <w:rFonts w:ascii="宋体" w:eastAsia="宋体" w:hAnsi="宋体" w:cs="宋体"/>
          <w:kern w:val="0"/>
          <w:sz w:val="24"/>
          <w:szCs w:val="24"/>
        </w:rPr>
        <w:instrText xml:space="preserve"> HYPERLINK "https://links.jianshu.com/go?to=https%3A%2F%2Fdeveloper.nvidia.com%2Fcuda-downloads" \t "_blank" </w:instrText>
      </w:r>
      <w:r w:rsidRPr="00AF53F3">
        <w:rPr>
          <w:rFonts w:ascii="宋体" w:eastAsia="宋体" w:hAnsi="宋体" w:cs="宋体"/>
          <w:kern w:val="0"/>
          <w:sz w:val="24"/>
          <w:szCs w:val="24"/>
        </w:rPr>
        <w:fldChar w:fldCharType="separate"/>
      </w:r>
      <w:r w:rsidRPr="00AF53F3">
        <w:rPr>
          <w:rFonts w:ascii="宋体" w:eastAsia="宋体" w:hAnsi="宋体" w:cs="宋体"/>
          <w:color w:val="0000FF"/>
          <w:kern w:val="0"/>
          <w:sz w:val="24"/>
          <w:szCs w:val="24"/>
          <w:u w:val="single"/>
        </w:rPr>
        <w:t>https://developer.nvidia.com/cuda-downloads</w:t>
      </w:r>
      <w:r w:rsidRPr="00AF53F3">
        <w:rPr>
          <w:rFonts w:ascii="宋体" w:eastAsia="宋体" w:hAnsi="宋体" w:cs="宋体"/>
          <w:kern w:val="0"/>
          <w:sz w:val="24"/>
          <w:szCs w:val="24"/>
        </w:rPr>
        <w:fldChar w:fldCharType="end"/>
      </w:r>
      <w:r w:rsidRPr="00AF53F3">
        <w:rPr>
          <w:rFonts w:ascii="宋体" w:eastAsia="宋体" w:hAnsi="宋体" w:cs="宋体"/>
          <w:kern w:val="0"/>
          <w:sz w:val="24"/>
          <w:szCs w:val="24"/>
        </w:rPr>
        <w:br/>
        <w:t>2.下载并安装GPU版本</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文件</w:t>
      </w:r>
    </w:p>
    <w:p w14:paraId="171DFF13" w14:textId="77777777" w:rsidR="00AF53F3" w:rsidRPr="00AF53F3" w:rsidRDefault="00AF53F3" w:rsidP="00AF53F3">
      <w:pPr>
        <w:widowControl/>
        <w:spacing w:before="100" w:beforeAutospacing="1" w:after="100" w:afterAutospacing="1"/>
        <w:jc w:val="left"/>
        <w:outlineLvl w:val="2"/>
        <w:rPr>
          <w:rFonts w:ascii="宋体" w:eastAsia="宋体" w:hAnsi="宋体" w:cs="宋体"/>
          <w:b/>
          <w:bCs/>
          <w:kern w:val="0"/>
          <w:sz w:val="27"/>
          <w:szCs w:val="27"/>
        </w:rPr>
      </w:pPr>
      <w:r w:rsidRPr="00AF53F3">
        <w:rPr>
          <w:rFonts w:ascii="宋体" w:eastAsia="宋体" w:hAnsi="宋体" w:cs="宋体"/>
          <w:b/>
          <w:bCs/>
          <w:kern w:val="0"/>
          <w:sz w:val="27"/>
          <w:szCs w:val="27"/>
        </w:rPr>
        <w:t>简单示例-线性拟合</w:t>
      </w:r>
    </w:p>
    <w:p w14:paraId="74CF3B1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import torch</w:t>
      </w:r>
    </w:p>
    <w:p w14:paraId="4D19D9B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import </w:t>
      </w:r>
      <w:proofErr w:type="spellStart"/>
      <w:proofErr w:type="gramStart"/>
      <w:r w:rsidRPr="00AF53F3">
        <w:rPr>
          <w:rFonts w:ascii="宋体" w:eastAsia="宋体" w:hAnsi="宋体" w:cs="宋体"/>
          <w:kern w:val="0"/>
          <w:sz w:val="24"/>
          <w:szCs w:val="24"/>
        </w:rPr>
        <w:t>matplotlib.pyplot</w:t>
      </w:r>
      <w:proofErr w:type="spellEnd"/>
      <w:proofErr w:type="gramEnd"/>
      <w:r w:rsidRPr="00AF53F3">
        <w:rPr>
          <w:rFonts w:ascii="宋体" w:eastAsia="宋体" w:hAnsi="宋体" w:cs="宋体"/>
          <w:kern w:val="0"/>
          <w:sz w:val="24"/>
          <w:szCs w:val="24"/>
        </w:rPr>
        <w:t xml:space="preserve"> as </w:t>
      </w:r>
      <w:proofErr w:type="spellStart"/>
      <w:r w:rsidRPr="00AF53F3">
        <w:rPr>
          <w:rFonts w:ascii="宋体" w:eastAsia="宋体" w:hAnsi="宋体" w:cs="宋体"/>
          <w:kern w:val="0"/>
          <w:sz w:val="24"/>
          <w:szCs w:val="24"/>
        </w:rPr>
        <w:t>plt</w:t>
      </w:r>
      <w:proofErr w:type="spellEnd"/>
    </w:p>
    <w:p w14:paraId="73C2E42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6B68FD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 = 2</w:t>
      </w:r>
    </w:p>
    <w:p w14:paraId="74BA156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b = 1</w:t>
      </w:r>
    </w:p>
    <w:p w14:paraId="21D3335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noise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(100, 1)</w:t>
      </w:r>
    </w:p>
    <w:p w14:paraId="3E66137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x = </w:t>
      </w:r>
      <w:proofErr w:type="spellStart"/>
      <w:proofErr w:type="gramStart"/>
      <w:r w:rsidRPr="00AF53F3">
        <w:rPr>
          <w:rFonts w:ascii="宋体" w:eastAsia="宋体" w:hAnsi="宋体" w:cs="宋体"/>
          <w:kern w:val="0"/>
          <w:sz w:val="24"/>
          <w:szCs w:val="24"/>
        </w:rPr>
        <w:t>torch.unsqueeze</w:t>
      </w:r>
      <w:proofErr w:type="spellEnd"/>
      <w:proofErr w:type="gram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torch.linspace</w:t>
      </w:r>
      <w:proofErr w:type="spellEnd"/>
      <w:r w:rsidRPr="00AF53F3">
        <w:rPr>
          <w:rFonts w:ascii="宋体" w:eastAsia="宋体" w:hAnsi="宋体" w:cs="宋体"/>
          <w:kern w:val="0"/>
          <w:sz w:val="24"/>
          <w:szCs w:val="24"/>
        </w:rPr>
        <w:t>(-1, 1, 100), dim=1)</w:t>
      </w:r>
    </w:p>
    <w:p w14:paraId="6D06455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因为输入层格式要为(-1, 1)，所以这里将(100)的格式转成(100, 1)</w:t>
      </w:r>
    </w:p>
    <w:p w14:paraId="249E73B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y = w*x + b + noise</w:t>
      </w:r>
    </w:p>
    <w:p w14:paraId="6DCA295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拟合分布在y=2x+1上并且带有噪声的散点</w:t>
      </w:r>
    </w:p>
    <w:p w14:paraId="7FA0E41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model =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nn.Sequential</w:t>
      </w:r>
      <w:proofErr w:type="spellEnd"/>
      <w:proofErr w:type="gramEnd"/>
      <w:r w:rsidRPr="00AF53F3">
        <w:rPr>
          <w:rFonts w:ascii="宋体" w:eastAsia="宋体" w:hAnsi="宋体" w:cs="宋体"/>
          <w:kern w:val="0"/>
          <w:sz w:val="24"/>
          <w:szCs w:val="24"/>
        </w:rPr>
        <w:t>(</w:t>
      </w:r>
    </w:p>
    <w:p w14:paraId="5A5B3F5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nn.Linear</w:t>
      </w:r>
      <w:proofErr w:type="spellEnd"/>
      <w:proofErr w:type="gramEnd"/>
      <w:r w:rsidRPr="00AF53F3">
        <w:rPr>
          <w:rFonts w:ascii="宋体" w:eastAsia="宋体" w:hAnsi="宋体" w:cs="宋体"/>
          <w:kern w:val="0"/>
          <w:sz w:val="24"/>
          <w:szCs w:val="24"/>
        </w:rPr>
        <w:t>(1, 16),</w:t>
      </w:r>
    </w:p>
    <w:p w14:paraId="799ABA1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nn.Tanh</w:t>
      </w:r>
      <w:proofErr w:type="spellEnd"/>
      <w:proofErr w:type="gramEnd"/>
      <w:r w:rsidRPr="00AF53F3">
        <w:rPr>
          <w:rFonts w:ascii="宋体" w:eastAsia="宋体" w:hAnsi="宋体" w:cs="宋体"/>
          <w:kern w:val="0"/>
          <w:sz w:val="24"/>
          <w:szCs w:val="24"/>
        </w:rPr>
        <w:t>(),</w:t>
      </w:r>
    </w:p>
    <w:p w14:paraId="3FE2B08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nn.Linear</w:t>
      </w:r>
      <w:proofErr w:type="spellEnd"/>
      <w:proofErr w:type="gramEnd"/>
      <w:r w:rsidRPr="00AF53F3">
        <w:rPr>
          <w:rFonts w:ascii="宋体" w:eastAsia="宋体" w:hAnsi="宋体" w:cs="宋体"/>
          <w:kern w:val="0"/>
          <w:sz w:val="24"/>
          <w:szCs w:val="24"/>
        </w:rPr>
        <w:t>(16, 1),</w:t>
      </w:r>
    </w:p>
    <w:p w14:paraId="769AAAF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
    <w:p w14:paraId="269DBEF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自定义的网络，带有2个全连接层和一个tanh层</w:t>
      </w:r>
    </w:p>
    <w:p w14:paraId="0CB3DFA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AF53F3">
        <w:rPr>
          <w:rFonts w:ascii="宋体" w:eastAsia="宋体" w:hAnsi="宋体" w:cs="宋体"/>
          <w:kern w:val="0"/>
          <w:sz w:val="24"/>
          <w:szCs w:val="24"/>
        </w:rPr>
        <w:t>loss_fun</w:t>
      </w:r>
      <w:proofErr w:type="spellEnd"/>
      <w:r w:rsidRPr="00AF53F3">
        <w:rPr>
          <w:rFonts w:ascii="宋体" w:eastAsia="宋体" w:hAnsi="宋体" w:cs="宋体"/>
          <w:kern w:val="0"/>
          <w:sz w:val="24"/>
          <w:szCs w:val="24"/>
        </w:rPr>
        <w:t xml:space="preserve"> =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nn.MSELoss</w:t>
      </w:r>
      <w:proofErr w:type="spellEnd"/>
      <w:proofErr w:type="gramEnd"/>
      <w:r w:rsidRPr="00AF53F3">
        <w:rPr>
          <w:rFonts w:ascii="宋体" w:eastAsia="宋体" w:hAnsi="宋体" w:cs="宋体"/>
          <w:kern w:val="0"/>
          <w:sz w:val="24"/>
          <w:szCs w:val="24"/>
        </w:rPr>
        <w:t>()</w:t>
      </w:r>
    </w:p>
    <w:p w14:paraId="6B98B06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定义损失函数为均方差</w:t>
      </w:r>
    </w:p>
    <w:p w14:paraId="5BB5823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optimizer = </w:t>
      </w:r>
      <w:proofErr w:type="spellStart"/>
      <w:proofErr w:type="gramStart"/>
      <w:r w:rsidRPr="00AF53F3">
        <w:rPr>
          <w:rFonts w:ascii="宋体" w:eastAsia="宋体" w:hAnsi="宋体" w:cs="宋体"/>
          <w:kern w:val="0"/>
          <w:sz w:val="24"/>
          <w:szCs w:val="24"/>
        </w:rPr>
        <w:t>torch.optim</w:t>
      </w:r>
      <w:proofErr w:type="gramEnd"/>
      <w:r w:rsidRPr="00AF53F3">
        <w:rPr>
          <w:rFonts w:ascii="宋体" w:eastAsia="宋体" w:hAnsi="宋体" w:cs="宋体"/>
          <w:kern w:val="0"/>
          <w:sz w:val="24"/>
          <w:szCs w:val="24"/>
        </w:rPr>
        <w:t>.Adam</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model.parameters</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lr</w:t>
      </w:r>
      <w:proofErr w:type="spellEnd"/>
      <w:r w:rsidRPr="00AF53F3">
        <w:rPr>
          <w:rFonts w:ascii="宋体" w:eastAsia="宋体" w:hAnsi="宋体" w:cs="宋体"/>
          <w:kern w:val="0"/>
          <w:sz w:val="24"/>
          <w:szCs w:val="24"/>
        </w:rPr>
        <w:t>=0.001)</w:t>
      </w:r>
    </w:p>
    <w:p w14:paraId="5D5072F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使用</w:t>
      </w:r>
      <w:proofErr w:type="spellStart"/>
      <w:r w:rsidRPr="00AF53F3">
        <w:rPr>
          <w:rFonts w:ascii="宋体" w:eastAsia="宋体" w:hAnsi="宋体" w:cs="宋体"/>
          <w:kern w:val="0"/>
          <w:sz w:val="24"/>
          <w:szCs w:val="24"/>
        </w:rPr>
        <w:t>adam</w:t>
      </w:r>
      <w:proofErr w:type="spellEnd"/>
      <w:r w:rsidRPr="00AF53F3">
        <w:rPr>
          <w:rFonts w:ascii="宋体" w:eastAsia="宋体" w:hAnsi="宋体" w:cs="宋体"/>
          <w:kern w:val="0"/>
          <w:sz w:val="24"/>
          <w:szCs w:val="24"/>
        </w:rPr>
        <w:t>作为优化器更新网络模型的权重，学习率为0.01</w:t>
      </w:r>
    </w:p>
    <w:p w14:paraId="7257F79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C1ADE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plt.ion</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t>
      </w:r>
    </w:p>
    <w:p w14:paraId="283A29C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图形交互</w:t>
      </w:r>
    </w:p>
    <w:p w14:paraId="5A607D9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for _ in </w:t>
      </w:r>
      <w:proofErr w:type="gramStart"/>
      <w:r w:rsidRPr="00AF53F3">
        <w:rPr>
          <w:rFonts w:ascii="宋体" w:eastAsia="宋体" w:hAnsi="宋体" w:cs="宋体"/>
          <w:kern w:val="0"/>
          <w:sz w:val="24"/>
          <w:szCs w:val="24"/>
        </w:rPr>
        <w:t>range(</w:t>
      </w:r>
      <w:proofErr w:type="gramEnd"/>
      <w:r w:rsidRPr="00AF53F3">
        <w:rPr>
          <w:rFonts w:ascii="宋体" w:eastAsia="宋体" w:hAnsi="宋体" w:cs="宋体"/>
          <w:kern w:val="0"/>
          <w:sz w:val="24"/>
          <w:szCs w:val="24"/>
        </w:rPr>
        <w:t>1000):</w:t>
      </w:r>
    </w:p>
    <w:p w14:paraId="42C0128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ax = </w:t>
      </w:r>
      <w:proofErr w:type="spellStart"/>
      <w:proofErr w:type="gramStart"/>
      <w:r w:rsidRPr="00AF53F3">
        <w:rPr>
          <w:rFonts w:ascii="宋体" w:eastAsia="宋体" w:hAnsi="宋体" w:cs="宋体"/>
          <w:kern w:val="0"/>
          <w:sz w:val="24"/>
          <w:szCs w:val="24"/>
        </w:rPr>
        <w:t>plt.axes</w:t>
      </w:r>
      <w:proofErr w:type="spellEnd"/>
      <w:proofErr w:type="gramEnd"/>
      <w:r w:rsidRPr="00AF53F3">
        <w:rPr>
          <w:rFonts w:ascii="宋体" w:eastAsia="宋体" w:hAnsi="宋体" w:cs="宋体"/>
          <w:kern w:val="0"/>
          <w:sz w:val="24"/>
          <w:szCs w:val="24"/>
        </w:rPr>
        <w:t>()</w:t>
      </w:r>
    </w:p>
    <w:p w14:paraId="5D94AA9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output = model(x)</w:t>
      </w:r>
    </w:p>
    <w:p w14:paraId="2B61A7B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数据向后传播（经过网络层的一次计算）</w:t>
      </w:r>
    </w:p>
    <w:p w14:paraId="5C6B11A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loss = </w:t>
      </w:r>
      <w:proofErr w:type="spellStart"/>
      <w:r w:rsidRPr="00AF53F3">
        <w:rPr>
          <w:rFonts w:ascii="宋体" w:eastAsia="宋体" w:hAnsi="宋体" w:cs="宋体"/>
          <w:kern w:val="0"/>
          <w:sz w:val="24"/>
          <w:szCs w:val="24"/>
        </w:rPr>
        <w:t>loss_</w:t>
      </w:r>
      <w:proofErr w:type="gramStart"/>
      <w:r w:rsidRPr="00AF53F3">
        <w:rPr>
          <w:rFonts w:ascii="宋体" w:eastAsia="宋体" w:hAnsi="宋体" w:cs="宋体"/>
          <w:kern w:val="0"/>
          <w:sz w:val="24"/>
          <w:szCs w:val="24"/>
        </w:rPr>
        <w:t>fun</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output, y)</w:t>
      </w:r>
    </w:p>
    <w:p w14:paraId="12914A8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计算损失值</w:t>
      </w:r>
    </w:p>
    <w:p w14:paraId="6AE3DCA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w:t>
      </w:r>
      <w:proofErr w:type="gramStart"/>
      <w:r w:rsidRPr="00AF53F3">
        <w:rPr>
          <w:rFonts w:ascii="宋体" w:eastAsia="宋体" w:hAnsi="宋体" w:cs="宋体"/>
          <w:kern w:val="0"/>
          <w:sz w:val="24"/>
          <w:szCs w:val="24"/>
        </w:rPr>
        <w:t>print(</w:t>
      </w:r>
      <w:proofErr w:type="gramEnd"/>
      <w:r w:rsidRPr="00AF53F3">
        <w:rPr>
          <w:rFonts w:ascii="宋体" w:eastAsia="宋体" w:hAnsi="宋体" w:cs="宋体"/>
          <w:kern w:val="0"/>
          <w:sz w:val="24"/>
          <w:szCs w:val="24"/>
        </w:rPr>
        <w:t xml:space="preserve">"before </w:t>
      </w:r>
      <w:proofErr w:type="spellStart"/>
      <w:r w:rsidRPr="00AF53F3">
        <w:rPr>
          <w:rFonts w:ascii="宋体" w:eastAsia="宋体" w:hAnsi="宋体" w:cs="宋体"/>
          <w:kern w:val="0"/>
          <w:sz w:val="24"/>
          <w:szCs w:val="24"/>
        </w:rPr>
        <w:t>zero_grad</w:t>
      </w:r>
      <w:proofErr w:type="spellEnd"/>
      <w:r w:rsidRPr="00AF53F3">
        <w:rPr>
          <w:rFonts w:ascii="宋体" w:eastAsia="宋体" w:hAnsi="宋体" w:cs="宋体"/>
          <w:kern w:val="0"/>
          <w:sz w:val="24"/>
          <w:szCs w:val="24"/>
        </w:rPr>
        <w:t>:{}".format(list(</w:t>
      </w:r>
      <w:proofErr w:type="spellStart"/>
      <w:r w:rsidRPr="00AF53F3">
        <w:rPr>
          <w:rFonts w:ascii="宋体" w:eastAsia="宋体" w:hAnsi="宋体" w:cs="宋体"/>
          <w:kern w:val="0"/>
          <w:sz w:val="24"/>
          <w:szCs w:val="24"/>
        </w:rPr>
        <w:t>model.children</w:t>
      </w:r>
      <w:proofErr w:type="spellEnd"/>
      <w:r w:rsidRPr="00AF53F3">
        <w:rPr>
          <w:rFonts w:ascii="宋体" w:eastAsia="宋体" w:hAnsi="宋体" w:cs="宋体"/>
          <w:kern w:val="0"/>
          <w:sz w:val="24"/>
          <w:szCs w:val="24"/>
        </w:rPr>
        <w:t>())[0].</w:t>
      </w:r>
      <w:proofErr w:type="spellStart"/>
      <w:r w:rsidRPr="00AF53F3">
        <w:rPr>
          <w:rFonts w:ascii="宋体" w:eastAsia="宋体" w:hAnsi="宋体" w:cs="宋体"/>
          <w:kern w:val="0"/>
          <w:sz w:val="24"/>
          <w:szCs w:val="24"/>
        </w:rPr>
        <w:t>weight.grad</w:t>
      </w:r>
      <w:proofErr w:type="spellEnd"/>
      <w:r w:rsidRPr="00AF53F3">
        <w:rPr>
          <w:rFonts w:ascii="宋体" w:eastAsia="宋体" w:hAnsi="宋体" w:cs="宋体"/>
          <w:kern w:val="0"/>
          <w:sz w:val="24"/>
          <w:szCs w:val="24"/>
        </w:rPr>
        <w:t>))</w:t>
      </w:r>
    </w:p>
    <w:p w14:paraId="4293D4F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w:t>
      </w:r>
      <w:proofErr w:type="gramStart"/>
      <w:r w:rsidRPr="00AF53F3">
        <w:rPr>
          <w:rFonts w:ascii="宋体" w:eastAsia="宋体" w:hAnsi="宋体" w:cs="宋体"/>
          <w:kern w:val="0"/>
          <w:sz w:val="24"/>
          <w:szCs w:val="24"/>
        </w:rPr>
        <w:t>print(</w:t>
      </w:r>
      <w:proofErr w:type="gramEnd"/>
      <w:r w:rsidRPr="00AF53F3">
        <w:rPr>
          <w:rFonts w:ascii="宋体" w:eastAsia="宋体" w:hAnsi="宋体" w:cs="宋体"/>
          <w:kern w:val="0"/>
          <w:sz w:val="24"/>
          <w:szCs w:val="24"/>
        </w:rPr>
        <w:t>"-"*100)</w:t>
      </w:r>
    </w:p>
    <w:p w14:paraId="3C5D144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proofErr w:type="gramStart"/>
      <w:r w:rsidRPr="00AF53F3">
        <w:rPr>
          <w:rFonts w:ascii="宋体" w:eastAsia="宋体" w:hAnsi="宋体" w:cs="宋体"/>
          <w:kern w:val="0"/>
          <w:sz w:val="24"/>
          <w:szCs w:val="24"/>
        </w:rPr>
        <w:t>model.zero</w:t>
      </w:r>
      <w:proofErr w:type="gramEnd"/>
      <w:r w:rsidRPr="00AF53F3">
        <w:rPr>
          <w:rFonts w:ascii="宋体" w:eastAsia="宋体" w:hAnsi="宋体" w:cs="宋体"/>
          <w:kern w:val="0"/>
          <w:sz w:val="24"/>
          <w:szCs w:val="24"/>
        </w:rPr>
        <w:t>_grad</w:t>
      </w:r>
      <w:proofErr w:type="spellEnd"/>
      <w:r w:rsidRPr="00AF53F3">
        <w:rPr>
          <w:rFonts w:ascii="宋体" w:eastAsia="宋体" w:hAnsi="宋体" w:cs="宋体"/>
          <w:kern w:val="0"/>
          <w:sz w:val="24"/>
          <w:szCs w:val="24"/>
        </w:rPr>
        <w:t>()</w:t>
      </w:r>
    </w:p>
    <w:p w14:paraId="59DF521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优化器清空梯度</w:t>
      </w:r>
    </w:p>
    <w:p w14:paraId="675C161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w:t>
      </w:r>
      <w:proofErr w:type="gramStart"/>
      <w:r w:rsidRPr="00AF53F3">
        <w:rPr>
          <w:rFonts w:ascii="宋体" w:eastAsia="宋体" w:hAnsi="宋体" w:cs="宋体"/>
          <w:kern w:val="0"/>
          <w:sz w:val="24"/>
          <w:szCs w:val="24"/>
        </w:rPr>
        <w:t>print(</w:t>
      </w:r>
      <w:proofErr w:type="gramEnd"/>
      <w:r w:rsidRPr="00AF53F3">
        <w:rPr>
          <w:rFonts w:ascii="宋体" w:eastAsia="宋体" w:hAnsi="宋体" w:cs="宋体"/>
          <w:kern w:val="0"/>
          <w:sz w:val="24"/>
          <w:szCs w:val="24"/>
        </w:rPr>
        <w:t xml:space="preserve">"before </w:t>
      </w:r>
      <w:proofErr w:type="spellStart"/>
      <w:r w:rsidRPr="00AF53F3">
        <w:rPr>
          <w:rFonts w:ascii="宋体" w:eastAsia="宋体" w:hAnsi="宋体" w:cs="宋体"/>
          <w:kern w:val="0"/>
          <w:sz w:val="24"/>
          <w:szCs w:val="24"/>
        </w:rPr>
        <w:t>zero_grad</w:t>
      </w:r>
      <w:proofErr w:type="spellEnd"/>
      <w:r w:rsidRPr="00AF53F3">
        <w:rPr>
          <w:rFonts w:ascii="宋体" w:eastAsia="宋体" w:hAnsi="宋体" w:cs="宋体"/>
          <w:kern w:val="0"/>
          <w:sz w:val="24"/>
          <w:szCs w:val="24"/>
        </w:rPr>
        <w:t>:{}".format(list(</w:t>
      </w:r>
      <w:proofErr w:type="spellStart"/>
      <w:r w:rsidRPr="00AF53F3">
        <w:rPr>
          <w:rFonts w:ascii="宋体" w:eastAsia="宋体" w:hAnsi="宋体" w:cs="宋体"/>
          <w:kern w:val="0"/>
          <w:sz w:val="24"/>
          <w:szCs w:val="24"/>
        </w:rPr>
        <w:t>model.children</w:t>
      </w:r>
      <w:proofErr w:type="spellEnd"/>
      <w:r w:rsidRPr="00AF53F3">
        <w:rPr>
          <w:rFonts w:ascii="宋体" w:eastAsia="宋体" w:hAnsi="宋体" w:cs="宋体"/>
          <w:kern w:val="0"/>
          <w:sz w:val="24"/>
          <w:szCs w:val="24"/>
        </w:rPr>
        <w:t>())[0].</w:t>
      </w:r>
      <w:proofErr w:type="spellStart"/>
      <w:r w:rsidRPr="00AF53F3">
        <w:rPr>
          <w:rFonts w:ascii="宋体" w:eastAsia="宋体" w:hAnsi="宋体" w:cs="宋体"/>
          <w:kern w:val="0"/>
          <w:sz w:val="24"/>
          <w:szCs w:val="24"/>
        </w:rPr>
        <w:t>weight.grad</w:t>
      </w:r>
      <w:proofErr w:type="spellEnd"/>
      <w:r w:rsidRPr="00AF53F3">
        <w:rPr>
          <w:rFonts w:ascii="宋体" w:eastAsia="宋体" w:hAnsi="宋体" w:cs="宋体"/>
          <w:kern w:val="0"/>
          <w:sz w:val="24"/>
          <w:szCs w:val="24"/>
        </w:rPr>
        <w:t>))</w:t>
      </w:r>
    </w:p>
    <w:p w14:paraId="52C847D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w:t>
      </w:r>
      <w:proofErr w:type="gramStart"/>
      <w:r w:rsidRPr="00AF53F3">
        <w:rPr>
          <w:rFonts w:ascii="宋体" w:eastAsia="宋体" w:hAnsi="宋体" w:cs="宋体"/>
          <w:kern w:val="0"/>
          <w:sz w:val="24"/>
          <w:szCs w:val="24"/>
        </w:rPr>
        <w:t>print(</w:t>
      </w:r>
      <w:proofErr w:type="gramEnd"/>
      <w:r w:rsidRPr="00AF53F3">
        <w:rPr>
          <w:rFonts w:ascii="宋体" w:eastAsia="宋体" w:hAnsi="宋体" w:cs="宋体"/>
          <w:kern w:val="0"/>
          <w:sz w:val="24"/>
          <w:szCs w:val="24"/>
        </w:rPr>
        <w:t>"-"*100)</w:t>
      </w:r>
    </w:p>
    <w:p w14:paraId="687A15D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通过注释地方可以对比发现执行</w:t>
      </w:r>
      <w:proofErr w:type="spellStart"/>
      <w:r w:rsidRPr="00AF53F3">
        <w:rPr>
          <w:rFonts w:ascii="宋体" w:eastAsia="宋体" w:hAnsi="宋体" w:cs="宋体"/>
          <w:kern w:val="0"/>
          <w:sz w:val="24"/>
          <w:szCs w:val="24"/>
        </w:rPr>
        <w:t>zero_grad</w:t>
      </w:r>
      <w:proofErr w:type="spellEnd"/>
      <w:r w:rsidRPr="00AF53F3">
        <w:rPr>
          <w:rFonts w:ascii="宋体" w:eastAsia="宋体" w:hAnsi="宋体" w:cs="宋体"/>
          <w:kern w:val="0"/>
          <w:sz w:val="24"/>
          <w:szCs w:val="24"/>
        </w:rPr>
        <w:t>方法以后倒数梯度将会被清0</w:t>
      </w:r>
    </w:p>
    <w:p w14:paraId="2EA4E58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如果不清空梯度的话，则会不断累加梯度，从而影响到当前梯度的计算</w:t>
      </w:r>
    </w:p>
    <w:p w14:paraId="0706084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proofErr w:type="gramStart"/>
      <w:r w:rsidRPr="00AF53F3">
        <w:rPr>
          <w:rFonts w:ascii="宋体" w:eastAsia="宋体" w:hAnsi="宋体" w:cs="宋体"/>
          <w:kern w:val="0"/>
          <w:sz w:val="24"/>
          <w:szCs w:val="24"/>
        </w:rPr>
        <w:t>loss.backward</w:t>
      </w:r>
      <w:proofErr w:type="spellEnd"/>
      <w:proofErr w:type="gramEnd"/>
      <w:r w:rsidRPr="00AF53F3">
        <w:rPr>
          <w:rFonts w:ascii="宋体" w:eastAsia="宋体" w:hAnsi="宋体" w:cs="宋体"/>
          <w:kern w:val="0"/>
          <w:sz w:val="24"/>
          <w:szCs w:val="24"/>
        </w:rPr>
        <w:t>()</w:t>
      </w:r>
    </w:p>
    <w:p w14:paraId="0D78EB1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向后传播，计算当前梯度，如果这步不执行，那么优化器更新时则会找不到梯度</w:t>
      </w:r>
    </w:p>
    <w:p w14:paraId="72DF433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proofErr w:type="gramStart"/>
      <w:r w:rsidRPr="00AF53F3">
        <w:rPr>
          <w:rFonts w:ascii="宋体" w:eastAsia="宋体" w:hAnsi="宋体" w:cs="宋体"/>
          <w:kern w:val="0"/>
          <w:sz w:val="24"/>
          <w:szCs w:val="24"/>
        </w:rPr>
        <w:t>optimizer.step</w:t>
      </w:r>
      <w:proofErr w:type="spellEnd"/>
      <w:proofErr w:type="gramEnd"/>
      <w:r w:rsidRPr="00AF53F3">
        <w:rPr>
          <w:rFonts w:ascii="宋体" w:eastAsia="宋体" w:hAnsi="宋体" w:cs="宋体"/>
          <w:kern w:val="0"/>
          <w:sz w:val="24"/>
          <w:szCs w:val="24"/>
        </w:rPr>
        <w:t>()</w:t>
      </w:r>
    </w:p>
    <w:p w14:paraId="7A21A25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    # 优化器更新梯度参数，如果这步不执行，那么因为梯度没有发生改变，loss会一直计算最开始的那个梯度</w:t>
      </w:r>
    </w:p>
    <w:p w14:paraId="775DC10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if _ % 100 == 0:</w:t>
      </w:r>
    </w:p>
    <w:p w14:paraId="62C389F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proofErr w:type="gramStart"/>
      <w:r w:rsidRPr="00AF53F3">
        <w:rPr>
          <w:rFonts w:ascii="宋体" w:eastAsia="宋体" w:hAnsi="宋体" w:cs="宋体"/>
          <w:kern w:val="0"/>
          <w:sz w:val="24"/>
          <w:szCs w:val="24"/>
        </w:rPr>
        <w:t>plt.cla</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t>
      </w:r>
    </w:p>
    <w:p w14:paraId="0290301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proofErr w:type="gramStart"/>
      <w:r w:rsidRPr="00AF53F3">
        <w:rPr>
          <w:rFonts w:ascii="宋体" w:eastAsia="宋体" w:hAnsi="宋体" w:cs="宋体"/>
          <w:kern w:val="0"/>
          <w:sz w:val="24"/>
          <w:szCs w:val="24"/>
        </w:rPr>
        <w:t>plt.scatter</w:t>
      </w:r>
      <w:proofErr w:type="spellEnd"/>
      <w:proofErr w:type="gram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x.data.numpy</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y.data.numpy</w:t>
      </w:r>
      <w:proofErr w:type="spellEnd"/>
      <w:r w:rsidRPr="00AF53F3">
        <w:rPr>
          <w:rFonts w:ascii="宋体" w:eastAsia="宋体" w:hAnsi="宋体" w:cs="宋体"/>
          <w:kern w:val="0"/>
          <w:sz w:val="24"/>
          <w:szCs w:val="24"/>
        </w:rPr>
        <w:t>())</w:t>
      </w:r>
    </w:p>
    <w:p w14:paraId="7091525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proofErr w:type="gramStart"/>
      <w:r w:rsidRPr="00AF53F3">
        <w:rPr>
          <w:rFonts w:ascii="宋体" w:eastAsia="宋体" w:hAnsi="宋体" w:cs="宋体"/>
          <w:kern w:val="0"/>
          <w:sz w:val="24"/>
          <w:szCs w:val="24"/>
        </w:rPr>
        <w:t>plt.plot</w:t>
      </w:r>
      <w:proofErr w:type="spellEnd"/>
      <w:proofErr w:type="gram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x.data.numpy</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output.data.numpy</w:t>
      </w:r>
      <w:proofErr w:type="spellEnd"/>
      <w:r w:rsidRPr="00AF53F3">
        <w:rPr>
          <w:rFonts w:ascii="宋体" w:eastAsia="宋体" w:hAnsi="宋体" w:cs="宋体"/>
          <w:kern w:val="0"/>
          <w:sz w:val="24"/>
          <w:szCs w:val="24"/>
        </w:rPr>
        <w:t xml:space="preserve">(), 'r-', </w:t>
      </w:r>
      <w:proofErr w:type="spellStart"/>
      <w:r w:rsidRPr="00AF53F3">
        <w:rPr>
          <w:rFonts w:ascii="宋体" w:eastAsia="宋体" w:hAnsi="宋体" w:cs="宋体"/>
          <w:kern w:val="0"/>
          <w:sz w:val="24"/>
          <w:szCs w:val="24"/>
        </w:rPr>
        <w:t>lw</w:t>
      </w:r>
      <w:proofErr w:type="spellEnd"/>
      <w:r w:rsidRPr="00AF53F3">
        <w:rPr>
          <w:rFonts w:ascii="宋体" w:eastAsia="宋体" w:hAnsi="宋体" w:cs="宋体"/>
          <w:kern w:val="0"/>
          <w:sz w:val="24"/>
          <w:szCs w:val="24"/>
        </w:rPr>
        <w:t>=5)</w:t>
      </w:r>
    </w:p>
    <w:p w14:paraId="120FF29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plt.</w:t>
      </w:r>
      <w:proofErr w:type="gramStart"/>
      <w:r w:rsidRPr="00AF53F3">
        <w:rPr>
          <w:rFonts w:ascii="宋体" w:eastAsia="宋体" w:hAnsi="宋体" w:cs="宋体"/>
          <w:kern w:val="0"/>
          <w:sz w:val="24"/>
          <w:szCs w:val="24"/>
        </w:rPr>
        <w:t>text</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 xml:space="preserve">0.5, 0, 'Loss=%.4f' % </w:t>
      </w:r>
      <w:proofErr w:type="spellStart"/>
      <w:r w:rsidRPr="00AF53F3">
        <w:rPr>
          <w:rFonts w:ascii="宋体" w:eastAsia="宋体" w:hAnsi="宋体" w:cs="宋体"/>
          <w:kern w:val="0"/>
          <w:sz w:val="24"/>
          <w:szCs w:val="24"/>
        </w:rPr>
        <w:t>loss.data.numpy</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fontdict</w:t>
      </w:r>
      <w:proofErr w:type="spellEnd"/>
      <w:r w:rsidRPr="00AF53F3">
        <w:rPr>
          <w:rFonts w:ascii="宋体" w:eastAsia="宋体" w:hAnsi="宋体" w:cs="宋体"/>
          <w:kern w:val="0"/>
          <w:sz w:val="24"/>
          <w:szCs w:val="24"/>
        </w:rPr>
        <w:t>={'size': 20, 'color':  'red'})</w:t>
      </w:r>
    </w:p>
    <w:p w14:paraId="08D9D9A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proofErr w:type="gramStart"/>
      <w:r w:rsidRPr="00AF53F3">
        <w:rPr>
          <w:rFonts w:ascii="宋体" w:eastAsia="宋体" w:hAnsi="宋体" w:cs="宋体"/>
          <w:kern w:val="0"/>
          <w:sz w:val="24"/>
          <w:szCs w:val="24"/>
        </w:rPr>
        <w:t>plt.pause</w:t>
      </w:r>
      <w:proofErr w:type="spellEnd"/>
      <w:proofErr w:type="gramEnd"/>
      <w:r w:rsidRPr="00AF53F3">
        <w:rPr>
          <w:rFonts w:ascii="宋体" w:eastAsia="宋体" w:hAnsi="宋体" w:cs="宋体"/>
          <w:kern w:val="0"/>
          <w:sz w:val="24"/>
          <w:szCs w:val="24"/>
        </w:rPr>
        <w:t>(0.1)</w:t>
      </w:r>
    </w:p>
    <w:p w14:paraId="287EC25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w:t>
      </w:r>
      <w:proofErr w:type="gramStart"/>
      <w:r w:rsidRPr="00AF53F3">
        <w:rPr>
          <w:rFonts w:ascii="宋体" w:eastAsia="宋体" w:hAnsi="宋体" w:cs="宋体"/>
          <w:kern w:val="0"/>
          <w:sz w:val="24"/>
          <w:szCs w:val="24"/>
        </w:rPr>
        <w:t>print(</w:t>
      </w:r>
      <w:proofErr w:type="gramEnd"/>
      <w:r w:rsidRPr="00AF53F3">
        <w:rPr>
          <w:rFonts w:ascii="宋体" w:eastAsia="宋体" w:hAnsi="宋体" w:cs="宋体"/>
          <w:kern w:val="0"/>
          <w:sz w:val="24"/>
          <w:szCs w:val="24"/>
        </w:rPr>
        <w:t>"w:", list(</w:t>
      </w:r>
      <w:proofErr w:type="spellStart"/>
      <w:r w:rsidRPr="00AF53F3">
        <w:rPr>
          <w:rFonts w:ascii="宋体" w:eastAsia="宋体" w:hAnsi="宋体" w:cs="宋体"/>
          <w:kern w:val="0"/>
          <w:sz w:val="24"/>
          <w:szCs w:val="24"/>
        </w:rPr>
        <w:t>model.children</w:t>
      </w:r>
      <w:proofErr w:type="spellEnd"/>
      <w:r w:rsidRPr="00AF53F3">
        <w:rPr>
          <w:rFonts w:ascii="宋体" w:eastAsia="宋体" w:hAnsi="宋体" w:cs="宋体"/>
          <w:kern w:val="0"/>
          <w:sz w:val="24"/>
          <w:szCs w:val="24"/>
        </w:rPr>
        <w:t>())[0].weight.t() @ list(</w:t>
      </w:r>
      <w:proofErr w:type="spellStart"/>
      <w:r w:rsidRPr="00AF53F3">
        <w:rPr>
          <w:rFonts w:ascii="宋体" w:eastAsia="宋体" w:hAnsi="宋体" w:cs="宋体"/>
          <w:kern w:val="0"/>
          <w:sz w:val="24"/>
          <w:szCs w:val="24"/>
        </w:rPr>
        <w:t>model.children</w:t>
      </w:r>
      <w:proofErr w:type="spellEnd"/>
      <w:r w:rsidRPr="00AF53F3">
        <w:rPr>
          <w:rFonts w:ascii="宋体" w:eastAsia="宋体" w:hAnsi="宋体" w:cs="宋体"/>
          <w:kern w:val="0"/>
          <w:sz w:val="24"/>
          <w:szCs w:val="24"/>
        </w:rPr>
        <w:t>())[-1].weight.t())</w:t>
      </w:r>
    </w:p>
    <w:p w14:paraId="21F3519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通过这句可以查看权值变化，可以发现最后收敛到2附近</w:t>
      </w:r>
    </w:p>
    <w:p w14:paraId="0E8CCAB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A4AB52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plt.ioff</w:t>
      </w:r>
      <w:proofErr w:type="spellEnd"/>
      <w:proofErr w:type="gramEnd"/>
      <w:r w:rsidRPr="00AF53F3">
        <w:rPr>
          <w:rFonts w:ascii="宋体" w:eastAsia="宋体" w:hAnsi="宋体" w:cs="宋体"/>
          <w:kern w:val="0"/>
          <w:sz w:val="24"/>
          <w:szCs w:val="24"/>
        </w:rPr>
        <w:t>()</w:t>
      </w:r>
    </w:p>
    <w:p w14:paraId="2F14D37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plt.show</w:t>
      </w:r>
      <w:proofErr w:type="spellEnd"/>
      <w:proofErr w:type="gramEnd"/>
      <w:r w:rsidRPr="00AF53F3">
        <w:rPr>
          <w:rFonts w:ascii="宋体" w:eastAsia="宋体" w:hAnsi="宋体" w:cs="宋体"/>
          <w:kern w:val="0"/>
          <w:sz w:val="24"/>
          <w:szCs w:val="24"/>
        </w:rPr>
        <w:t>()</w:t>
      </w:r>
    </w:p>
    <w:p w14:paraId="4D005EF5"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从上面的示例里不知道你有没有看出来，其实</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的使用和</w:t>
      </w:r>
      <w:proofErr w:type="spellStart"/>
      <w:r w:rsidRPr="00AF53F3">
        <w:rPr>
          <w:rFonts w:ascii="宋体" w:eastAsia="宋体" w:hAnsi="宋体" w:cs="宋体"/>
          <w:kern w:val="0"/>
          <w:sz w:val="24"/>
          <w:szCs w:val="24"/>
        </w:rPr>
        <w:t>numpy</w:t>
      </w:r>
      <w:proofErr w:type="spellEnd"/>
      <w:r w:rsidRPr="00AF53F3">
        <w:rPr>
          <w:rFonts w:ascii="宋体" w:eastAsia="宋体" w:hAnsi="宋体" w:cs="宋体"/>
          <w:kern w:val="0"/>
          <w:sz w:val="24"/>
          <w:szCs w:val="24"/>
        </w:rPr>
        <w:t>特别相似，只是</w:t>
      </w:r>
      <w:proofErr w:type="spellStart"/>
      <w:r w:rsidRPr="00AF53F3">
        <w:rPr>
          <w:rFonts w:ascii="宋体" w:eastAsia="宋体" w:hAnsi="宋体" w:cs="宋体"/>
          <w:kern w:val="0"/>
          <w:sz w:val="24"/>
          <w:szCs w:val="24"/>
        </w:rPr>
        <w:t>numpy</w:t>
      </w:r>
      <w:proofErr w:type="spellEnd"/>
      <w:r w:rsidRPr="00AF53F3">
        <w:rPr>
          <w:rFonts w:ascii="宋体" w:eastAsia="宋体" w:hAnsi="宋体" w:cs="宋体"/>
          <w:kern w:val="0"/>
          <w:sz w:val="24"/>
          <w:szCs w:val="24"/>
        </w:rPr>
        <w:t>是基于数组（</w:t>
      </w:r>
      <w:proofErr w:type="spellStart"/>
      <w:r w:rsidRPr="00AF53F3">
        <w:rPr>
          <w:rFonts w:ascii="宋体" w:eastAsia="宋体" w:hAnsi="宋体" w:cs="宋体"/>
          <w:kern w:val="0"/>
          <w:sz w:val="24"/>
          <w:szCs w:val="24"/>
        </w:rPr>
        <w:t>numpy.ndarray</w:t>
      </w:r>
      <w:proofErr w:type="spellEnd"/>
      <w:r w:rsidRPr="00AF53F3">
        <w:rPr>
          <w:rFonts w:ascii="宋体" w:eastAsia="宋体" w:hAnsi="宋体" w:cs="宋体"/>
          <w:kern w:val="0"/>
          <w:sz w:val="24"/>
          <w:szCs w:val="24"/>
        </w:rPr>
        <w:t>），而</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是基于张量（</w:t>
      </w:r>
      <w:proofErr w:type="spellStart"/>
      <w:r w:rsidRPr="00AF53F3">
        <w:rPr>
          <w:rFonts w:ascii="宋体" w:eastAsia="宋体" w:hAnsi="宋体" w:cs="宋体"/>
          <w:kern w:val="0"/>
          <w:sz w:val="24"/>
          <w:szCs w:val="24"/>
        </w:rPr>
        <w:t>torch.Tensor</w:t>
      </w:r>
      <w:proofErr w:type="spellEnd"/>
      <w:r w:rsidRPr="00AF53F3">
        <w:rPr>
          <w:rFonts w:ascii="宋体" w:eastAsia="宋体" w:hAnsi="宋体" w:cs="宋体"/>
          <w:kern w:val="0"/>
          <w:sz w:val="24"/>
          <w:szCs w:val="24"/>
        </w:rPr>
        <w:t>），但是在使用上很多都是一样的，包括很多方法名等。所以如果学习过</w:t>
      </w:r>
      <w:proofErr w:type="spellStart"/>
      <w:r w:rsidRPr="00AF53F3">
        <w:rPr>
          <w:rFonts w:ascii="宋体" w:eastAsia="宋体" w:hAnsi="宋体" w:cs="宋体"/>
          <w:kern w:val="0"/>
          <w:sz w:val="24"/>
          <w:szCs w:val="24"/>
        </w:rPr>
        <w:t>numpy</w:t>
      </w:r>
      <w:proofErr w:type="spellEnd"/>
      <w:r w:rsidRPr="00AF53F3">
        <w:rPr>
          <w:rFonts w:ascii="宋体" w:eastAsia="宋体" w:hAnsi="宋体" w:cs="宋体"/>
          <w:kern w:val="0"/>
          <w:sz w:val="24"/>
          <w:szCs w:val="24"/>
        </w:rPr>
        <w:t>的话，会感觉</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特别的亲切，如果没学过的</w:t>
      </w:r>
      <w:proofErr w:type="spellStart"/>
      <w:r w:rsidRPr="00AF53F3">
        <w:rPr>
          <w:rFonts w:ascii="宋体" w:eastAsia="宋体" w:hAnsi="宋体" w:cs="宋体"/>
          <w:kern w:val="0"/>
          <w:sz w:val="24"/>
          <w:szCs w:val="24"/>
        </w:rPr>
        <w:t>numpy</w:t>
      </w:r>
      <w:proofErr w:type="spellEnd"/>
      <w:r w:rsidRPr="00AF53F3">
        <w:rPr>
          <w:rFonts w:ascii="宋体" w:eastAsia="宋体" w:hAnsi="宋体" w:cs="宋体"/>
          <w:kern w:val="0"/>
          <w:sz w:val="24"/>
          <w:szCs w:val="24"/>
        </w:rPr>
        <w:t>话，通过学习</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，也将顺便给你将来的</w:t>
      </w:r>
      <w:proofErr w:type="spellStart"/>
      <w:r w:rsidRPr="00AF53F3">
        <w:rPr>
          <w:rFonts w:ascii="宋体" w:eastAsia="宋体" w:hAnsi="宋体" w:cs="宋体"/>
          <w:kern w:val="0"/>
          <w:sz w:val="24"/>
          <w:szCs w:val="24"/>
        </w:rPr>
        <w:t>numpy</w:t>
      </w:r>
      <w:proofErr w:type="spellEnd"/>
      <w:r w:rsidRPr="00AF53F3">
        <w:rPr>
          <w:rFonts w:ascii="宋体" w:eastAsia="宋体" w:hAnsi="宋体" w:cs="宋体"/>
          <w:kern w:val="0"/>
          <w:sz w:val="24"/>
          <w:szCs w:val="24"/>
        </w:rPr>
        <w:t>学习奠定一定的基础</w:t>
      </w:r>
    </w:p>
    <w:p w14:paraId="2247ACBB" w14:textId="77777777" w:rsidR="00AF53F3" w:rsidRPr="00AF53F3" w:rsidRDefault="00AF53F3" w:rsidP="00AF53F3">
      <w:pPr>
        <w:widowControl/>
        <w:spacing w:before="100" w:beforeAutospacing="1" w:after="100" w:afterAutospacing="1"/>
        <w:jc w:val="left"/>
        <w:outlineLvl w:val="2"/>
        <w:rPr>
          <w:rFonts w:ascii="宋体" w:eastAsia="宋体" w:hAnsi="宋体" w:cs="宋体"/>
          <w:b/>
          <w:bCs/>
          <w:kern w:val="0"/>
          <w:sz w:val="27"/>
          <w:szCs w:val="27"/>
        </w:rPr>
      </w:pPr>
      <w:r w:rsidRPr="00AF53F3">
        <w:rPr>
          <w:rFonts w:ascii="宋体" w:eastAsia="宋体" w:hAnsi="宋体" w:cs="宋体"/>
          <w:b/>
          <w:bCs/>
          <w:kern w:val="0"/>
          <w:sz w:val="27"/>
          <w:szCs w:val="27"/>
        </w:rPr>
        <w:t>数据类型</w:t>
      </w:r>
    </w:p>
    <w:p w14:paraId="32BA3F9A" w14:textId="77777777" w:rsidR="00AF53F3" w:rsidRPr="00AF53F3" w:rsidRDefault="00AF53F3" w:rsidP="00AF53F3">
      <w:pPr>
        <w:widowControl/>
        <w:spacing w:before="100" w:beforeAutospacing="1" w:after="100" w:afterAutospacing="1"/>
        <w:jc w:val="left"/>
        <w:outlineLvl w:val="4"/>
        <w:rPr>
          <w:rFonts w:ascii="宋体" w:eastAsia="宋体" w:hAnsi="宋体" w:cs="宋体"/>
          <w:b/>
          <w:bCs/>
          <w:kern w:val="0"/>
          <w:sz w:val="20"/>
          <w:szCs w:val="20"/>
        </w:rPr>
      </w:pPr>
      <w:r w:rsidRPr="00AF53F3">
        <w:rPr>
          <w:rFonts w:ascii="宋体" w:eastAsia="宋体" w:hAnsi="宋体" w:cs="宋体"/>
          <w:b/>
          <w:bCs/>
          <w:kern w:val="0"/>
          <w:sz w:val="20"/>
          <w:szCs w:val="20"/>
        </w:rPr>
        <w:t>标量/张量</w:t>
      </w:r>
    </w:p>
    <w:p w14:paraId="2E26BD3B"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里的基本单位，个人理解是0维、没有方向的（比如单个数字那样）称为标量，有方向的称为张量（比如一串数字），通过</w:t>
      </w:r>
      <w:proofErr w:type="spellStart"/>
      <w:r w:rsidRPr="00AF53F3">
        <w:rPr>
          <w:rFonts w:ascii="宋体" w:eastAsia="宋体" w:hAnsi="宋体" w:cs="宋体"/>
          <w:kern w:val="0"/>
          <w:sz w:val="24"/>
          <w:szCs w:val="24"/>
        </w:rPr>
        <w:t>torch.tensor</w:t>
      </w:r>
      <w:proofErr w:type="spellEnd"/>
      <w:r w:rsidRPr="00AF53F3">
        <w:rPr>
          <w:rFonts w:ascii="宋体" w:eastAsia="宋体" w:hAnsi="宋体" w:cs="宋体"/>
          <w:kern w:val="0"/>
          <w:sz w:val="24"/>
          <w:szCs w:val="24"/>
        </w:rPr>
        <w:t>定义，举例：</w:t>
      </w:r>
    </w:p>
    <w:p w14:paraId="1F36427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w:t>
      </w:r>
    </w:p>
    <w:p w14:paraId="7F9FEA3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w:t>
      </w:r>
    </w:p>
    <w:p w14:paraId="34E9929B"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中还提供了以下数据类型的张量：</w:t>
      </w:r>
    </w:p>
    <w:p w14:paraId="7FAA0E8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通用类型  Tensor</w:t>
      </w:r>
    </w:p>
    <w:p w14:paraId="39FD846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float型  </w:t>
      </w:r>
      <w:proofErr w:type="spellStart"/>
      <w:r w:rsidRPr="00AF53F3">
        <w:rPr>
          <w:rFonts w:ascii="宋体" w:eastAsia="宋体" w:hAnsi="宋体" w:cs="宋体"/>
          <w:kern w:val="0"/>
          <w:sz w:val="24"/>
          <w:szCs w:val="24"/>
        </w:rPr>
        <w:t>torch.FloatTensor</w:t>
      </w:r>
      <w:proofErr w:type="spellEnd"/>
    </w:p>
    <w:p w14:paraId="4DCC3D9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double型  </w:t>
      </w:r>
      <w:proofErr w:type="spellStart"/>
      <w:r w:rsidRPr="00AF53F3">
        <w:rPr>
          <w:rFonts w:ascii="宋体" w:eastAsia="宋体" w:hAnsi="宋体" w:cs="宋体"/>
          <w:kern w:val="0"/>
          <w:sz w:val="24"/>
          <w:szCs w:val="24"/>
        </w:rPr>
        <w:t>torch.DoubleTensor</w:t>
      </w:r>
      <w:proofErr w:type="spellEnd"/>
    </w:p>
    <w:p w14:paraId="2F6417E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int型  </w:t>
      </w:r>
      <w:proofErr w:type="spellStart"/>
      <w:r w:rsidRPr="00AF53F3">
        <w:rPr>
          <w:rFonts w:ascii="宋体" w:eastAsia="宋体" w:hAnsi="宋体" w:cs="宋体"/>
          <w:kern w:val="0"/>
          <w:sz w:val="24"/>
          <w:szCs w:val="24"/>
        </w:rPr>
        <w:t>torch.IntTensor</w:t>
      </w:r>
      <w:proofErr w:type="spellEnd"/>
    </w:p>
    <w:p w14:paraId="2DF60CC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long型  </w:t>
      </w:r>
      <w:proofErr w:type="spellStart"/>
      <w:r w:rsidRPr="00AF53F3">
        <w:rPr>
          <w:rFonts w:ascii="宋体" w:eastAsia="宋体" w:hAnsi="宋体" w:cs="宋体"/>
          <w:kern w:val="0"/>
          <w:sz w:val="24"/>
          <w:szCs w:val="24"/>
        </w:rPr>
        <w:t>torch.LongTensor</w:t>
      </w:r>
      <w:proofErr w:type="spellEnd"/>
    </w:p>
    <w:p w14:paraId="53540A0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byte型  </w:t>
      </w:r>
      <w:proofErr w:type="spellStart"/>
      <w:r w:rsidRPr="00AF53F3">
        <w:rPr>
          <w:rFonts w:ascii="宋体" w:eastAsia="宋体" w:hAnsi="宋体" w:cs="宋体"/>
          <w:kern w:val="0"/>
          <w:sz w:val="24"/>
          <w:szCs w:val="24"/>
        </w:rPr>
        <w:t>torch.ByteTensor</w:t>
      </w:r>
      <w:proofErr w:type="spellEnd"/>
    </w:p>
    <w:p w14:paraId="5A126891"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这些数据类型的张量使用方法和tensor有点不同，tensor是自定义数据，而标定数据类型的将会随机生成一个该类型的数据，举例：</w:t>
      </w:r>
    </w:p>
    <w:p w14:paraId="0F42665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w:t>
      </w:r>
    </w:p>
    <w:p w14:paraId="015C94B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w:t>
      </w:r>
    </w:p>
    <w:p w14:paraId="57C0D43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gramStart"/>
      <w:r w:rsidRPr="00AF53F3">
        <w:rPr>
          <w:rFonts w:ascii="宋体" w:eastAsia="宋体" w:hAnsi="宋体" w:cs="宋体"/>
          <w:kern w:val="0"/>
          <w:sz w:val="24"/>
          <w:szCs w:val="24"/>
        </w:rPr>
        <w:t>生成值</w:t>
      </w:r>
      <w:proofErr w:type="gramEnd"/>
      <w:r w:rsidRPr="00AF53F3">
        <w:rPr>
          <w:rFonts w:ascii="宋体" w:eastAsia="宋体" w:hAnsi="宋体" w:cs="宋体"/>
          <w:kern w:val="0"/>
          <w:sz w:val="24"/>
          <w:szCs w:val="24"/>
        </w:rPr>
        <w:t>为1的张量</w:t>
      </w:r>
    </w:p>
    <w:p w14:paraId="1B9934B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torch.FloatTensor</w:t>
      </w:r>
      <w:proofErr w:type="spellEnd"/>
      <w:proofErr w:type="gramEnd"/>
      <w:r w:rsidRPr="00AF53F3">
        <w:rPr>
          <w:rFonts w:ascii="宋体" w:eastAsia="宋体" w:hAnsi="宋体" w:cs="宋体"/>
          <w:kern w:val="0"/>
          <w:sz w:val="24"/>
          <w:szCs w:val="24"/>
        </w:rPr>
        <w:t>(1)</w:t>
      </w:r>
    </w:p>
    <w:p w14:paraId="5F89334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tensor([-3.0147e-21])</w:t>
      </w:r>
    </w:p>
    <w:p w14:paraId="2D80942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生成1个随机的float型张量</w:t>
      </w:r>
    </w:p>
    <w:p w14:paraId="38C0EEA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torch.FloatTensor</w:t>
      </w:r>
      <w:proofErr w:type="spellEnd"/>
      <w:proofErr w:type="gramEnd"/>
      <w:r w:rsidRPr="00AF53F3">
        <w:rPr>
          <w:rFonts w:ascii="宋体" w:eastAsia="宋体" w:hAnsi="宋体" w:cs="宋体"/>
          <w:kern w:val="0"/>
          <w:sz w:val="24"/>
          <w:szCs w:val="24"/>
        </w:rPr>
        <w:t>(2,3)</w:t>
      </w:r>
    </w:p>
    <w:p w14:paraId="5C8FEC2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[[-7.3660e-21,  4.5914e-41,  9.6495e+20],</w:t>
      </w:r>
    </w:p>
    <w:p w14:paraId="1864A26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[ 8.2817e-</w:t>
      </w:r>
      <w:proofErr w:type="gramStart"/>
      <w:r w:rsidRPr="00AF53F3">
        <w:rPr>
          <w:rFonts w:ascii="宋体" w:eastAsia="宋体" w:hAnsi="宋体" w:cs="宋体"/>
          <w:kern w:val="0"/>
          <w:sz w:val="24"/>
          <w:szCs w:val="24"/>
        </w:rPr>
        <w:t>43,  0</w:t>
      </w:r>
      <w:proofErr w:type="gramEnd"/>
      <w:r w:rsidRPr="00AF53F3">
        <w:rPr>
          <w:rFonts w:ascii="宋体" w:eastAsia="宋体" w:hAnsi="宋体" w:cs="宋体"/>
          <w:kern w:val="0"/>
          <w:sz w:val="24"/>
          <w:szCs w:val="24"/>
        </w:rPr>
        <w:t>.0000e+00,  0.0000e+00]])</w:t>
      </w:r>
    </w:p>
    <w:p w14:paraId="67B7801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生成随机指定尺寸的float型张量</w:t>
      </w:r>
    </w:p>
    <w:p w14:paraId="05B9EC6B"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并且可以发现如果是大写开头的张量都是传入形状生成对应尺寸的张量，只有tensor是传入自己定义的数据，举例：</w:t>
      </w:r>
    </w:p>
    <w:p w14:paraId="48AF743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(2,3)</w:t>
      </w:r>
    </w:p>
    <w:p w14:paraId="0E0AA71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[[-7.3660e-21,  4.5914e-41,  0.0000e+00],</w:t>
      </w:r>
    </w:p>
    <w:p w14:paraId="49B9FFC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[ 0.0000e+</w:t>
      </w:r>
      <w:proofErr w:type="gramStart"/>
      <w:r w:rsidRPr="00AF53F3">
        <w:rPr>
          <w:rFonts w:ascii="宋体" w:eastAsia="宋体" w:hAnsi="宋体" w:cs="宋体"/>
          <w:kern w:val="0"/>
          <w:sz w:val="24"/>
          <w:szCs w:val="24"/>
        </w:rPr>
        <w:t>00,  0</w:t>
      </w:r>
      <w:proofErr w:type="gramEnd"/>
      <w:r w:rsidRPr="00AF53F3">
        <w:rPr>
          <w:rFonts w:ascii="宋体" w:eastAsia="宋体" w:hAnsi="宋体" w:cs="宋体"/>
          <w:kern w:val="0"/>
          <w:sz w:val="24"/>
          <w:szCs w:val="24"/>
        </w:rPr>
        <w:t>.0000e+00,  0.0000e+00]])</w:t>
      </w:r>
    </w:p>
    <w:p w14:paraId="7F95E22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创建一个格式为2行3列的张量</w:t>
      </w:r>
    </w:p>
    <w:p w14:paraId="3413191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(3)</w:t>
      </w:r>
    </w:p>
    <w:p w14:paraId="5BB55B8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3)</w:t>
      </w:r>
    </w:p>
    <w:p w14:paraId="5785D07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创建一个值为3的张量</w:t>
      </w:r>
    </w:p>
    <w:p w14:paraId="439A5CF0"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当然如果希望大写开头的张量传入自己定义的数据，则传入一个列表或者数组，举例：</w:t>
      </w:r>
    </w:p>
    <w:p w14:paraId="13EC2D8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([2,3])</w:t>
      </w:r>
    </w:p>
    <w:p w14:paraId="669B01F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[2., 3.])</w:t>
      </w:r>
    </w:p>
    <w:p w14:paraId="63A8030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创建一个张量，值为自定义的</w:t>
      </w:r>
    </w:p>
    <w:p w14:paraId="3F880AC4"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b/>
          <w:bCs/>
          <w:kern w:val="0"/>
          <w:sz w:val="24"/>
          <w:szCs w:val="24"/>
        </w:rPr>
        <w:t>注1：</w:t>
      </w:r>
      <w:r w:rsidRPr="00AF53F3">
        <w:rPr>
          <w:rFonts w:ascii="宋体" w:eastAsia="宋体" w:hAnsi="宋体" w:cs="宋体"/>
          <w:kern w:val="0"/>
          <w:sz w:val="24"/>
          <w:szCs w:val="24"/>
        </w:rPr>
        <w:br/>
        <w:t>上面提供的张量类型是在CPU下的，如果是在GPU下的，则在</w:t>
      </w:r>
      <w:proofErr w:type="spellStart"/>
      <w:r w:rsidRPr="00AF53F3">
        <w:rPr>
          <w:rFonts w:ascii="宋体" w:eastAsia="宋体" w:hAnsi="宋体" w:cs="宋体"/>
          <w:kern w:val="0"/>
          <w:sz w:val="24"/>
          <w:szCs w:val="24"/>
        </w:rPr>
        <w:t>torch.cuda</w:t>
      </w:r>
      <w:proofErr w:type="spellEnd"/>
      <w:r w:rsidRPr="00AF53F3">
        <w:rPr>
          <w:rFonts w:ascii="宋体" w:eastAsia="宋体" w:hAnsi="宋体" w:cs="宋体"/>
          <w:kern w:val="0"/>
          <w:sz w:val="24"/>
          <w:szCs w:val="24"/>
        </w:rPr>
        <w:t>下，举例：</w:t>
      </w:r>
    </w:p>
    <w:p w14:paraId="6111CD0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float型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cuda.FloatTensor</w:t>
      </w:r>
      <w:proofErr w:type="spellEnd"/>
      <w:proofErr w:type="gramEnd"/>
    </w:p>
    <w:p w14:paraId="02F37ED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double型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cuda.DoubleTensor</w:t>
      </w:r>
      <w:proofErr w:type="spellEnd"/>
      <w:proofErr w:type="gramEnd"/>
    </w:p>
    <w:p w14:paraId="52564DF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int型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cuda.IntTensor</w:t>
      </w:r>
      <w:proofErr w:type="spellEnd"/>
      <w:proofErr w:type="gramEnd"/>
    </w:p>
    <w:p w14:paraId="53F984E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long型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cuda.LongTensor</w:t>
      </w:r>
      <w:proofErr w:type="spellEnd"/>
      <w:proofErr w:type="gramEnd"/>
    </w:p>
    <w:p w14:paraId="266C54A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byte型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cuda.ByteTensor</w:t>
      </w:r>
      <w:proofErr w:type="spellEnd"/>
      <w:proofErr w:type="gramEnd"/>
    </w:p>
    <w:p w14:paraId="24F96AFC"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b/>
          <w:bCs/>
          <w:kern w:val="0"/>
          <w:sz w:val="24"/>
          <w:szCs w:val="24"/>
        </w:rPr>
        <w:t>注2：</w:t>
      </w:r>
      <w:r w:rsidRPr="00AF53F3">
        <w:rPr>
          <w:rFonts w:ascii="宋体" w:eastAsia="宋体" w:hAnsi="宋体" w:cs="宋体"/>
          <w:kern w:val="0"/>
          <w:sz w:val="24"/>
          <w:szCs w:val="24"/>
        </w:rPr>
        <w:br/>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框架里没有提供string这样的数据类型，所以为了表示某个标记之类的，我们可以使用one-hot编码，或者使用Embedding（常用的Word2vec/glove）</w:t>
      </w:r>
    </w:p>
    <w:p w14:paraId="0F89FBE0" w14:textId="77777777" w:rsidR="00AF53F3" w:rsidRPr="00AF53F3" w:rsidRDefault="00AF53F3" w:rsidP="00AF53F3">
      <w:pPr>
        <w:widowControl/>
        <w:spacing w:before="100" w:beforeAutospacing="1" w:after="100" w:afterAutospacing="1"/>
        <w:jc w:val="left"/>
        <w:outlineLvl w:val="4"/>
        <w:rPr>
          <w:rFonts w:ascii="宋体" w:eastAsia="宋体" w:hAnsi="宋体" w:cs="宋体"/>
          <w:b/>
          <w:bCs/>
          <w:kern w:val="0"/>
          <w:sz w:val="20"/>
          <w:szCs w:val="20"/>
        </w:rPr>
      </w:pPr>
      <w:r w:rsidRPr="00AF53F3">
        <w:rPr>
          <w:rFonts w:ascii="宋体" w:eastAsia="宋体" w:hAnsi="宋体" w:cs="宋体"/>
          <w:b/>
          <w:bCs/>
          <w:kern w:val="0"/>
          <w:sz w:val="20"/>
          <w:szCs w:val="20"/>
        </w:rPr>
        <w:t>张量属性/方法</w:t>
      </w:r>
    </w:p>
    <w:p w14:paraId="3B9067F0"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索引</w:t>
      </w:r>
    </w:p>
    <w:p w14:paraId="2DF0386E"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张量可以像数组那样进行索引，举例：</w:t>
      </w:r>
    </w:p>
    <w:p w14:paraId="73B1B06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(2,3)</w:t>
      </w:r>
    </w:p>
    <w:p w14:paraId="02C9FE9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生成2行3列随机数</w:t>
      </w:r>
    </w:p>
    <w:p w14:paraId="1A39D61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37D69F9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[[0.2488, 0.2794, 0.2949],</w:t>
      </w:r>
    </w:p>
    <w:p w14:paraId="3FB4A0D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[0.1818, 0.1950, 0.3803]])</w:t>
      </w:r>
    </w:p>
    <w:p w14:paraId="0F8C560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gramStart"/>
      <w:r w:rsidRPr="00AF53F3">
        <w:rPr>
          <w:rFonts w:ascii="宋体" w:eastAsia="宋体" w:hAnsi="宋体" w:cs="宋体"/>
          <w:kern w:val="0"/>
          <w:sz w:val="24"/>
          <w:szCs w:val="24"/>
        </w:rPr>
        <w:t>a[</w:t>
      </w:r>
      <w:proofErr w:type="gramEnd"/>
      <w:r w:rsidRPr="00AF53F3">
        <w:rPr>
          <w:rFonts w:ascii="宋体" w:eastAsia="宋体" w:hAnsi="宋体" w:cs="宋体"/>
          <w:kern w:val="0"/>
          <w:sz w:val="24"/>
          <w:szCs w:val="24"/>
        </w:rPr>
        <w:t>0]</w:t>
      </w:r>
    </w:p>
    <w:p w14:paraId="15CCAA7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[0.2488, 0.2794, 0.2949])</w:t>
      </w:r>
    </w:p>
    <w:p w14:paraId="67B4C7A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gramStart"/>
      <w:r w:rsidRPr="00AF53F3">
        <w:rPr>
          <w:rFonts w:ascii="宋体" w:eastAsia="宋体" w:hAnsi="宋体" w:cs="宋体"/>
          <w:kern w:val="0"/>
          <w:sz w:val="24"/>
          <w:szCs w:val="24"/>
        </w:rPr>
        <w:t>索引第</w:t>
      </w:r>
      <w:proofErr w:type="gramEnd"/>
      <w:r w:rsidRPr="00AF53F3">
        <w:rPr>
          <w:rFonts w:ascii="宋体" w:eastAsia="宋体" w:hAnsi="宋体" w:cs="宋体"/>
          <w:kern w:val="0"/>
          <w:sz w:val="24"/>
          <w:szCs w:val="24"/>
        </w:rPr>
        <w:t>一行</w:t>
      </w:r>
    </w:p>
    <w:p w14:paraId="1D5D7BB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gramStart"/>
      <w:r w:rsidRPr="00AF53F3">
        <w:rPr>
          <w:rFonts w:ascii="宋体" w:eastAsia="宋体" w:hAnsi="宋体" w:cs="宋体"/>
          <w:kern w:val="0"/>
          <w:sz w:val="24"/>
          <w:szCs w:val="24"/>
        </w:rPr>
        <w:t>a[</w:t>
      </w:r>
      <w:proofErr w:type="gramEnd"/>
      <w:r w:rsidRPr="00AF53F3">
        <w:rPr>
          <w:rFonts w:ascii="宋体" w:eastAsia="宋体" w:hAnsi="宋体" w:cs="宋体"/>
          <w:kern w:val="0"/>
          <w:sz w:val="24"/>
          <w:szCs w:val="24"/>
        </w:rPr>
        <w:t>0, 1]</w:t>
      </w:r>
    </w:p>
    <w:p w14:paraId="265FC79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0.2794)</w:t>
      </w:r>
    </w:p>
    <w:p w14:paraId="4379AB5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gramStart"/>
      <w:r w:rsidRPr="00AF53F3">
        <w:rPr>
          <w:rFonts w:ascii="宋体" w:eastAsia="宋体" w:hAnsi="宋体" w:cs="宋体"/>
          <w:kern w:val="0"/>
          <w:sz w:val="24"/>
          <w:szCs w:val="24"/>
        </w:rPr>
        <w:t>索引第</w:t>
      </w:r>
      <w:proofErr w:type="gramEnd"/>
      <w:r w:rsidRPr="00AF53F3">
        <w:rPr>
          <w:rFonts w:ascii="宋体" w:eastAsia="宋体" w:hAnsi="宋体" w:cs="宋体"/>
          <w:kern w:val="0"/>
          <w:sz w:val="24"/>
          <w:szCs w:val="24"/>
        </w:rPr>
        <w:t>一行第二列</w:t>
      </w:r>
    </w:p>
    <w:p w14:paraId="2DAF62F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x</w:t>
      </w:r>
      <w:proofErr w:type="gramStart"/>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 xml:space="preserve"> [0, 2]]</w:t>
      </w:r>
    </w:p>
    <w:p w14:paraId="3C73FA8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[[0.2488, 0.2949],</w:t>
      </w:r>
    </w:p>
    <w:p w14:paraId="485E658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[0.1818, 0.3803]])</w:t>
      </w:r>
    </w:p>
    <w:p w14:paraId="686ADCF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索引第一列和第三列</w:t>
      </w:r>
    </w:p>
    <w:p w14:paraId="66ACBF08"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也可以使用内置的</w:t>
      </w:r>
      <w:proofErr w:type="spellStart"/>
      <w:r w:rsidRPr="00AF53F3">
        <w:rPr>
          <w:rFonts w:ascii="宋体" w:eastAsia="宋体" w:hAnsi="宋体" w:cs="宋体"/>
          <w:kern w:val="0"/>
          <w:sz w:val="24"/>
          <w:szCs w:val="24"/>
        </w:rPr>
        <w:t>index_select</w:t>
      </w:r>
      <w:proofErr w:type="spellEnd"/>
      <w:r w:rsidRPr="00AF53F3">
        <w:rPr>
          <w:rFonts w:ascii="宋体" w:eastAsia="宋体" w:hAnsi="宋体" w:cs="宋体"/>
          <w:kern w:val="0"/>
          <w:sz w:val="24"/>
          <w:szCs w:val="24"/>
        </w:rPr>
        <w:t>方法进行索引，使用该方法可以索引多个自定义的行列（比如取第1/3/4列），该方法传入两个参数分别为张量维度以及张量中的索引（传入类型为张量），举例：</w:t>
      </w:r>
    </w:p>
    <w:p w14:paraId="0C29900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(2,3)</w:t>
      </w:r>
    </w:p>
    <w:p w14:paraId="3187AC5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&gt;&gt;&gt; a</w:t>
      </w:r>
    </w:p>
    <w:p w14:paraId="3CEA93B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[[0.7470, 0.8258, 0.5929],</w:t>
      </w:r>
    </w:p>
    <w:p w14:paraId="0E31A9B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[0.7803, 0.7016, 0.4281]])</w:t>
      </w:r>
    </w:p>
    <w:p w14:paraId="2248FAA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a.index</w:t>
      </w:r>
      <w:proofErr w:type="gramEnd"/>
      <w:r w:rsidRPr="00AF53F3">
        <w:rPr>
          <w:rFonts w:ascii="宋体" w:eastAsia="宋体" w:hAnsi="宋体" w:cs="宋体"/>
          <w:kern w:val="0"/>
          <w:sz w:val="24"/>
          <w:szCs w:val="24"/>
        </w:rPr>
        <w:t>_select</w:t>
      </w:r>
      <w:proofErr w:type="spellEnd"/>
      <w:r w:rsidRPr="00AF53F3">
        <w:rPr>
          <w:rFonts w:ascii="宋体" w:eastAsia="宋体" w:hAnsi="宋体" w:cs="宋体"/>
          <w:kern w:val="0"/>
          <w:sz w:val="24"/>
          <w:szCs w:val="24"/>
        </w:rPr>
        <w:t xml:space="preserve">(0, </w:t>
      </w:r>
      <w:proofErr w:type="spellStart"/>
      <w:r w:rsidRPr="00AF53F3">
        <w:rPr>
          <w:rFonts w:ascii="宋体" w:eastAsia="宋体" w:hAnsi="宋体" w:cs="宋体"/>
          <w:kern w:val="0"/>
          <w:sz w:val="24"/>
          <w:szCs w:val="24"/>
        </w:rPr>
        <w:t>torch.tensor</w:t>
      </w:r>
      <w:proofErr w:type="spellEnd"/>
      <w:r w:rsidRPr="00AF53F3">
        <w:rPr>
          <w:rFonts w:ascii="宋体" w:eastAsia="宋体" w:hAnsi="宋体" w:cs="宋体"/>
          <w:kern w:val="0"/>
          <w:sz w:val="24"/>
          <w:szCs w:val="24"/>
        </w:rPr>
        <w:t>([1]))</w:t>
      </w:r>
    </w:p>
    <w:p w14:paraId="64C5518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[[0.7803, 0.7016, 0.4281]])</w:t>
      </w:r>
    </w:p>
    <w:p w14:paraId="00D4A47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对数据第1维（整体）取第2个数据（第二行）</w:t>
      </w:r>
    </w:p>
    <w:p w14:paraId="78B66AE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第二个参数为张量</w:t>
      </w:r>
    </w:p>
    <w:p w14:paraId="0931166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a.index</w:t>
      </w:r>
      <w:proofErr w:type="gramEnd"/>
      <w:r w:rsidRPr="00AF53F3">
        <w:rPr>
          <w:rFonts w:ascii="宋体" w:eastAsia="宋体" w:hAnsi="宋体" w:cs="宋体"/>
          <w:kern w:val="0"/>
          <w:sz w:val="24"/>
          <w:szCs w:val="24"/>
        </w:rPr>
        <w:t>_select</w:t>
      </w:r>
      <w:proofErr w:type="spellEnd"/>
      <w:r w:rsidRPr="00AF53F3">
        <w:rPr>
          <w:rFonts w:ascii="宋体" w:eastAsia="宋体" w:hAnsi="宋体" w:cs="宋体"/>
          <w:kern w:val="0"/>
          <w:sz w:val="24"/>
          <w:szCs w:val="24"/>
        </w:rPr>
        <w:t xml:space="preserve">(1, </w:t>
      </w:r>
      <w:proofErr w:type="spellStart"/>
      <w:r w:rsidRPr="00AF53F3">
        <w:rPr>
          <w:rFonts w:ascii="宋体" w:eastAsia="宋体" w:hAnsi="宋体" w:cs="宋体"/>
          <w:kern w:val="0"/>
          <w:sz w:val="24"/>
          <w:szCs w:val="24"/>
        </w:rPr>
        <w:t>torch.tensor</w:t>
      </w:r>
      <w:proofErr w:type="spellEnd"/>
      <w:r w:rsidRPr="00AF53F3">
        <w:rPr>
          <w:rFonts w:ascii="宋体" w:eastAsia="宋体" w:hAnsi="宋体" w:cs="宋体"/>
          <w:kern w:val="0"/>
          <w:sz w:val="24"/>
          <w:szCs w:val="24"/>
        </w:rPr>
        <w:t>([1, 2]))</w:t>
      </w:r>
    </w:p>
    <w:p w14:paraId="3B35996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[[0.8258, 0.5929],</w:t>
      </w:r>
    </w:p>
    <w:p w14:paraId="1249F2E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[0.7016, 0.4281]])</w:t>
      </w:r>
    </w:p>
    <w:p w14:paraId="39F891D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对数据</w:t>
      </w:r>
      <w:proofErr w:type="gramStart"/>
      <w:r w:rsidRPr="00AF53F3">
        <w:rPr>
          <w:rFonts w:ascii="宋体" w:eastAsia="宋体" w:hAnsi="宋体" w:cs="宋体"/>
          <w:kern w:val="0"/>
          <w:sz w:val="24"/>
          <w:szCs w:val="24"/>
        </w:rPr>
        <w:t>第1维取2/3列</w:t>
      </w:r>
      <w:proofErr w:type="gramEnd"/>
    </w:p>
    <w:p w14:paraId="10008E20"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切片</w:t>
      </w:r>
    </w:p>
    <w:p w14:paraId="00591601"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张量可以像数组那样进行切片，举例：</w:t>
      </w:r>
    </w:p>
    <w:p w14:paraId="74ADD69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(2,3)</w:t>
      </w:r>
    </w:p>
    <w:p w14:paraId="4C0D46F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3468C60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[[0.7470, 0.8258, 0.5929],</w:t>
      </w:r>
    </w:p>
    <w:p w14:paraId="3280DE6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[0.7803, 0.7016, 0.4281]])</w:t>
      </w:r>
    </w:p>
    <w:p w14:paraId="14E08DD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gramStart"/>
      <w:r w:rsidRPr="00AF53F3">
        <w:rPr>
          <w:rFonts w:ascii="宋体" w:eastAsia="宋体" w:hAnsi="宋体" w:cs="宋体"/>
          <w:kern w:val="0"/>
          <w:sz w:val="24"/>
          <w:szCs w:val="24"/>
        </w:rPr>
        <w:t>a[</w:t>
      </w:r>
      <w:proofErr w:type="gramEnd"/>
      <w:r w:rsidRPr="00AF53F3">
        <w:rPr>
          <w:rFonts w:ascii="宋体" w:eastAsia="宋体" w:hAnsi="宋体" w:cs="宋体"/>
          <w:kern w:val="0"/>
          <w:sz w:val="24"/>
          <w:szCs w:val="24"/>
        </w:rPr>
        <w:t>0, :2]</w:t>
      </w:r>
    </w:p>
    <w:p w14:paraId="05AEB0C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[0.7470, 0.8258])</w:t>
      </w:r>
    </w:p>
    <w:p w14:paraId="19C067D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第一行前两列</w:t>
      </w:r>
    </w:p>
    <w:p w14:paraId="055C304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gramStart"/>
      <w:r w:rsidRPr="00AF53F3">
        <w:rPr>
          <w:rFonts w:ascii="宋体" w:eastAsia="宋体" w:hAnsi="宋体" w:cs="宋体"/>
          <w:kern w:val="0"/>
          <w:sz w:val="24"/>
          <w:szCs w:val="24"/>
        </w:rPr>
        <w:t>a[</w:t>
      </w:r>
      <w:proofErr w:type="gramEnd"/>
      <w:r w:rsidRPr="00AF53F3">
        <w:rPr>
          <w:rFonts w:ascii="宋体" w:eastAsia="宋体" w:hAnsi="宋体" w:cs="宋体"/>
          <w:kern w:val="0"/>
          <w:sz w:val="24"/>
          <w:szCs w:val="24"/>
        </w:rPr>
        <w:t>0, ::2]</w:t>
      </w:r>
    </w:p>
    <w:p w14:paraId="3CB585E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[0.7470, 0.5929])</w:t>
      </w:r>
    </w:p>
    <w:p w14:paraId="1ADE2AB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第一行从</w:t>
      </w:r>
      <w:proofErr w:type="gramStart"/>
      <w:r w:rsidRPr="00AF53F3">
        <w:rPr>
          <w:rFonts w:ascii="宋体" w:eastAsia="宋体" w:hAnsi="宋体" w:cs="宋体"/>
          <w:kern w:val="0"/>
          <w:sz w:val="24"/>
          <w:szCs w:val="24"/>
        </w:rPr>
        <w:t>第一个起隔两个</w:t>
      </w:r>
      <w:proofErr w:type="gramEnd"/>
      <w:r w:rsidRPr="00AF53F3">
        <w:rPr>
          <w:rFonts w:ascii="宋体" w:eastAsia="宋体" w:hAnsi="宋体" w:cs="宋体"/>
          <w:kern w:val="0"/>
          <w:sz w:val="24"/>
          <w:szCs w:val="24"/>
        </w:rPr>
        <w:t>取一个，因为这里只有3个，所以取第一列和第三列</w:t>
      </w:r>
    </w:p>
    <w:p w14:paraId="581A3CE5"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还有...代表对这部分取全部，举例：</w:t>
      </w:r>
    </w:p>
    <w:p w14:paraId="019F0BC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(2,2,2,2)</w:t>
      </w:r>
    </w:p>
    <w:p w14:paraId="4D93FBC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412DFDD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[[[[0.0882, 0.8744],</w:t>
      </w:r>
    </w:p>
    <w:p w14:paraId="1C71226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[0.9916, 0.6415]],</w:t>
      </w:r>
    </w:p>
    <w:p w14:paraId="3B4109A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91C35C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[[0.7247, 0.4012],</w:t>
      </w:r>
    </w:p>
    <w:p w14:paraId="5A4781D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          [0.5703, 0.9776]]],</w:t>
      </w:r>
    </w:p>
    <w:p w14:paraId="044CBC3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EDD832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2FCCAE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[[[0.1076, 0.0710],</w:t>
      </w:r>
    </w:p>
    <w:p w14:paraId="1700DD0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[0.1275, 0.5045]],</w:t>
      </w:r>
    </w:p>
    <w:p w14:paraId="172D337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C1BF36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[[0.7833, 0.6519],</w:t>
      </w:r>
    </w:p>
    <w:p w14:paraId="1754D55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[0.3394, 0.2560]]]])</w:t>
      </w:r>
    </w:p>
    <w:p w14:paraId="2C88285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gramStart"/>
      <w:r w:rsidRPr="00AF53F3">
        <w:rPr>
          <w:rFonts w:ascii="宋体" w:eastAsia="宋体" w:hAnsi="宋体" w:cs="宋体"/>
          <w:kern w:val="0"/>
          <w:sz w:val="24"/>
          <w:szCs w:val="24"/>
        </w:rPr>
        <w:t>a[</w:t>
      </w:r>
      <w:proofErr w:type="gramEnd"/>
      <w:r w:rsidRPr="00AF53F3">
        <w:rPr>
          <w:rFonts w:ascii="宋体" w:eastAsia="宋体" w:hAnsi="宋体" w:cs="宋体"/>
          <w:kern w:val="0"/>
          <w:sz w:val="24"/>
          <w:szCs w:val="24"/>
        </w:rPr>
        <w:t>1, ..., 1]</w:t>
      </w:r>
    </w:p>
    <w:p w14:paraId="7E7F857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[[0.0710, 0.5045],</w:t>
      </w:r>
    </w:p>
    <w:p w14:paraId="7D30F2F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[0.6519, 0.2560]])</w:t>
      </w:r>
    </w:p>
    <w:p w14:paraId="59E6A10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相当于a[1, :, :, 1]</w:t>
      </w:r>
    </w:p>
    <w:p w14:paraId="7FBBC67B"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逻辑操作</w:t>
      </w:r>
    </w:p>
    <w:p w14:paraId="61BA4714"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可以像数组那样进行逻辑操作，举例：</w:t>
      </w:r>
    </w:p>
    <w:p w14:paraId="4245C7C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(2,3)</w:t>
      </w:r>
    </w:p>
    <w:p w14:paraId="0A0DB3E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4ABC390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[[0.7679, 0.1081, 0.3601],</w:t>
      </w:r>
    </w:p>
    <w:p w14:paraId="31E4A8A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[0.0661, 0.8539, 0.3079]])</w:t>
      </w:r>
    </w:p>
    <w:p w14:paraId="2C26996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a&gt;0.5</w:t>
      </w:r>
    </w:p>
    <w:p w14:paraId="5FD71D7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0, 0],</w:t>
      </w:r>
    </w:p>
    <w:p w14:paraId="5A92486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1, 0]], </w:t>
      </w:r>
      <w:proofErr w:type="spellStart"/>
      <w:r w:rsidRPr="00AF53F3">
        <w:rPr>
          <w:rFonts w:ascii="宋体" w:eastAsia="宋体" w:hAnsi="宋体" w:cs="宋体"/>
          <w:kern w:val="0"/>
          <w:sz w:val="24"/>
          <w:szCs w:val="24"/>
        </w:rPr>
        <w:t>dtype</w:t>
      </w:r>
      <w:proofErr w:type="spellEnd"/>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torch.uint</w:t>
      </w:r>
      <w:proofErr w:type="gramEnd"/>
      <w:r w:rsidRPr="00AF53F3">
        <w:rPr>
          <w:rFonts w:ascii="宋体" w:eastAsia="宋体" w:hAnsi="宋体" w:cs="宋体"/>
          <w:kern w:val="0"/>
          <w:sz w:val="24"/>
          <w:szCs w:val="24"/>
        </w:rPr>
        <w:t>8)</w:t>
      </w:r>
    </w:p>
    <w:p w14:paraId="38F0800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大于0.5的变成1，否则变成0</w:t>
      </w:r>
    </w:p>
    <w:p w14:paraId="7D6C092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在数组里是变成True或False</w:t>
      </w:r>
    </w:p>
    <w:p w14:paraId="34A8B028"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shape</w:t>
      </w:r>
    </w:p>
    <w:p w14:paraId="467AB9FC"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获取张量形状，举例：</w:t>
      </w:r>
    </w:p>
    <w:p w14:paraId="6D3DCF0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w:t>
      </w:r>
    </w:p>
    <w:p w14:paraId="773B977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a.shape</w:t>
      </w:r>
      <w:proofErr w:type="spellEnd"/>
      <w:proofErr w:type="gramEnd"/>
    </w:p>
    <w:p w14:paraId="442E369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w:t>
      </w:r>
    </w:p>
    <w:p w14:paraId="3BF1765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 2.))</w:t>
      </w:r>
    </w:p>
    <w:p w14:paraId="395654A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&gt;&gt;&gt; </w:t>
      </w:r>
      <w:proofErr w:type="spellStart"/>
      <w:proofErr w:type="gramStart"/>
      <w:r w:rsidRPr="00AF53F3">
        <w:rPr>
          <w:rFonts w:ascii="宋体" w:eastAsia="宋体" w:hAnsi="宋体" w:cs="宋体"/>
          <w:kern w:val="0"/>
          <w:sz w:val="24"/>
          <w:szCs w:val="24"/>
        </w:rPr>
        <w:t>a.shape</w:t>
      </w:r>
      <w:proofErr w:type="spellEnd"/>
      <w:proofErr w:type="gramEnd"/>
    </w:p>
    <w:p w14:paraId="3FFB65F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([2])</w:t>
      </w:r>
    </w:p>
    <w:p w14:paraId="2A83648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 2.), (3, 4)))</w:t>
      </w:r>
    </w:p>
    <w:p w14:paraId="0DB4B14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68013AD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2.],</w:t>
      </w:r>
    </w:p>
    <w:p w14:paraId="123B52B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[3., 4.]])</w:t>
      </w:r>
    </w:p>
    <w:p w14:paraId="08E07BE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a.shape</w:t>
      </w:r>
      <w:proofErr w:type="spellEnd"/>
      <w:proofErr w:type="gramEnd"/>
    </w:p>
    <w:p w14:paraId="26FD8BA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([2, 2])</w:t>
      </w:r>
    </w:p>
    <w:p w14:paraId="67E37DD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a.shape</w:t>
      </w:r>
      <w:proofErr w:type="spellEnd"/>
      <w:proofErr w:type="gramEnd"/>
      <w:r w:rsidRPr="00AF53F3">
        <w:rPr>
          <w:rFonts w:ascii="宋体" w:eastAsia="宋体" w:hAnsi="宋体" w:cs="宋体"/>
          <w:kern w:val="0"/>
          <w:sz w:val="24"/>
          <w:szCs w:val="24"/>
        </w:rPr>
        <w:t>[0]</w:t>
      </w:r>
    </w:p>
    <w:p w14:paraId="1D5FFB8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2</w:t>
      </w:r>
    </w:p>
    <w:p w14:paraId="064109A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一维的尺寸</w:t>
      </w:r>
    </w:p>
    <w:p w14:paraId="081C8B43"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也可以通过内置方法size()来获取，举例：</w:t>
      </w:r>
    </w:p>
    <w:p w14:paraId="4A174E4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 2.), (3, 4)))</w:t>
      </w:r>
    </w:p>
    <w:p w14:paraId="7B22B17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a.size</w:t>
      </w:r>
      <w:proofErr w:type="spellEnd"/>
      <w:proofErr w:type="gramEnd"/>
      <w:r w:rsidRPr="00AF53F3">
        <w:rPr>
          <w:rFonts w:ascii="宋体" w:eastAsia="宋体" w:hAnsi="宋体" w:cs="宋体"/>
          <w:kern w:val="0"/>
          <w:sz w:val="24"/>
          <w:szCs w:val="24"/>
        </w:rPr>
        <w:t>()</w:t>
      </w:r>
    </w:p>
    <w:p w14:paraId="7CFEFA7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([2, 2])</w:t>
      </w:r>
    </w:p>
    <w:p w14:paraId="5CDCB31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a.size</w:t>
      </w:r>
      <w:proofErr w:type="spellEnd"/>
      <w:proofErr w:type="gramEnd"/>
      <w:r w:rsidRPr="00AF53F3">
        <w:rPr>
          <w:rFonts w:ascii="宋体" w:eastAsia="宋体" w:hAnsi="宋体" w:cs="宋体"/>
          <w:kern w:val="0"/>
          <w:sz w:val="24"/>
          <w:szCs w:val="24"/>
        </w:rPr>
        <w:t>(0)</w:t>
      </w:r>
    </w:p>
    <w:p w14:paraId="19CED11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2</w:t>
      </w:r>
    </w:p>
    <w:p w14:paraId="2E39575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一维的尺寸</w:t>
      </w:r>
    </w:p>
    <w:p w14:paraId="68D8B6F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a.size</w:t>
      </w:r>
      <w:proofErr w:type="spellEnd"/>
      <w:proofErr w:type="gramEnd"/>
      <w:r w:rsidRPr="00AF53F3">
        <w:rPr>
          <w:rFonts w:ascii="宋体" w:eastAsia="宋体" w:hAnsi="宋体" w:cs="宋体"/>
          <w:kern w:val="0"/>
          <w:sz w:val="24"/>
          <w:szCs w:val="24"/>
        </w:rPr>
        <w:t>(1)</w:t>
      </w:r>
    </w:p>
    <w:p w14:paraId="5CEF0B9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2</w:t>
      </w:r>
    </w:p>
    <w:p w14:paraId="599BDFF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二维的尺寸</w:t>
      </w:r>
    </w:p>
    <w:p w14:paraId="4BEAFCB6"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data</w:t>
      </w:r>
    </w:p>
    <w:p w14:paraId="10EDBBFE"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获取张量</w:t>
      </w:r>
    </w:p>
    <w:p w14:paraId="0B51CC01"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gramStart"/>
      <w:r w:rsidRPr="00AF53F3">
        <w:rPr>
          <w:rFonts w:ascii="宋体" w:eastAsia="宋体" w:hAnsi="宋体" w:cs="宋体"/>
          <w:b/>
          <w:bCs/>
          <w:kern w:val="0"/>
          <w:sz w:val="15"/>
          <w:szCs w:val="15"/>
        </w:rPr>
        <w:t>item(</w:t>
      </w:r>
      <w:proofErr w:type="gramEnd"/>
      <w:r w:rsidRPr="00AF53F3">
        <w:rPr>
          <w:rFonts w:ascii="宋体" w:eastAsia="宋体" w:hAnsi="宋体" w:cs="宋体"/>
          <w:b/>
          <w:bCs/>
          <w:kern w:val="0"/>
          <w:sz w:val="15"/>
          <w:szCs w:val="15"/>
        </w:rPr>
        <w:t>)</w:t>
      </w:r>
    </w:p>
    <w:p w14:paraId="5C0BF5D6"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获取数据，仅当只有一个数据时才能用</w:t>
      </w:r>
    </w:p>
    <w:p w14:paraId="51E30AC7"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gramStart"/>
      <w:r w:rsidRPr="00AF53F3">
        <w:rPr>
          <w:rFonts w:ascii="宋体" w:eastAsia="宋体" w:hAnsi="宋体" w:cs="宋体"/>
          <w:b/>
          <w:bCs/>
          <w:kern w:val="0"/>
          <w:sz w:val="15"/>
          <w:szCs w:val="15"/>
        </w:rPr>
        <w:t>dim(</w:t>
      </w:r>
      <w:proofErr w:type="gramEnd"/>
      <w:r w:rsidRPr="00AF53F3">
        <w:rPr>
          <w:rFonts w:ascii="宋体" w:eastAsia="宋体" w:hAnsi="宋体" w:cs="宋体"/>
          <w:b/>
          <w:bCs/>
          <w:kern w:val="0"/>
          <w:sz w:val="15"/>
          <w:szCs w:val="15"/>
        </w:rPr>
        <w:t>)</w:t>
      </w:r>
    </w:p>
    <w:p w14:paraId="0E214DB0"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获取张量维度，举例：</w:t>
      </w:r>
    </w:p>
    <w:p w14:paraId="2EAE00C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w:t>
      </w:r>
    </w:p>
    <w:p w14:paraId="6461843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a.dim</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t>
      </w:r>
    </w:p>
    <w:p w14:paraId="0C1A710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0</w:t>
      </w:r>
    </w:p>
    <w:p w14:paraId="6D6FBA3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标量数据，0维</w:t>
      </w:r>
    </w:p>
    <w:p w14:paraId="7248B10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w:t>
      </w:r>
    </w:p>
    <w:p w14:paraId="69BCC8A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a.dim</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t>
      </w:r>
    </w:p>
    <w:p w14:paraId="0A6A06B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1</w:t>
      </w:r>
    </w:p>
    <w:p w14:paraId="209114E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一维张量</w:t>
      </w:r>
    </w:p>
    <w:p w14:paraId="78DB4A5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 2.), (3, 4)))</w:t>
      </w:r>
    </w:p>
    <w:p w14:paraId="0FBED6F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a.dim</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t>
      </w:r>
    </w:p>
    <w:p w14:paraId="2748F3B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2</w:t>
      </w:r>
    </w:p>
    <w:p w14:paraId="34BB2367"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numel</w:t>
      </w:r>
      <w:proofErr w:type="spellEnd"/>
      <w:r w:rsidRPr="00AF53F3">
        <w:rPr>
          <w:rFonts w:ascii="宋体" w:eastAsia="宋体" w:hAnsi="宋体" w:cs="宋体"/>
          <w:b/>
          <w:bCs/>
          <w:kern w:val="0"/>
          <w:sz w:val="15"/>
          <w:szCs w:val="15"/>
        </w:rPr>
        <w:t>(</w:t>
      </w:r>
      <w:proofErr w:type="gramEnd"/>
      <w:r w:rsidRPr="00AF53F3">
        <w:rPr>
          <w:rFonts w:ascii="宋体" w:eastAsia="宋体" w:hAnsi="宋体" w:cs="宋体"/>
          <w:b/>
          <w:bCs/>
          <w:kern w:val="0"/>
          <w:sz w:val="15"/>
          <w:szCs w:val="15"/>
        </w:rPr>
        <w:t>)</w:t>
      </w:r>
    </w:p>
    <w:p w14:paraId="0A49F16D"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获取张量大小，举例：</w:t>
      </w:r>
    </w:p>
    <w:p w14:paraId="51BF8F4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 2.), (3, 4)))</w:t>
      </w:r>
    </w:p>
    <w:p w14:paraId="3CE7945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a.numel</w:t>
      </w:r>
      <w:proofErr w:type="spellEnd"/>
      <w:proofErr w:type="gramEnd"/>
      <w:r w:rsidRPr="00AF53F3">
        <w:rPr>
          <w:rFonts w:ascii="宋体" w:eastAsia="宋体" w:hAnsi="宋体" w:cs="宋体"/>
          <w:kern w:val="0"/>
          <w:sz w:val="24"/>
          <w:szCs w:val="24"/>
        </w:rPr>
        <w:t>()</w:t>
      </w:r>
    </w:p>
    <w:p w14:paraId="1B32C4B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4</w:t>
      </w:r>
    </w:p>
    <w:p w14:paraId="05B27F8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a里总共有4个数</w:t>
      </w:r>
    </w:p>
    <w:p w14:paraId="2BD2EAA2"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gramStart"/>
      <w:r w:rsidRPr="00AF53F3">
        <w:rPr>
          <w:rFonts w:ascii="宋体" w:eastAsia="宋体" w:hAnsi="宋体" w:cs="宋体"/>
          <w:b/>
          <w:bCs/>
          <w:kern w:val="0"/>
          <w:sz w:val="15"/>
          <w:szCs w:val="15"/>
        </w:rPr>
        <w:t>type(</w:t>
      </w:r>
      <w:proofErr w:type="gramEnd"/>
      <w:r w:rsidRPr="00AF53F3">
        <w:rPr>
          <w:rFonts w:ascii="宋体" w:eastAsia="宋体" w:hAnsi="宋体" w:cs="宋体"/>
          <w:b/>
          <w:bCs/>
          <w:kern w:val="0"/>
          <w:sz w:val="15"/>
          <w:szCs w:val="15"/>
        </w:rPr>
        <w:t>)</w:t>
      </w:r>
    </w:p>
    <w:p w14:paraId="5580101B"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获取张量类型，举例：</w:t>
      </w:r>
    </w:p>
    <w:p w14:paraId="2CF6D20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proofErr w:type="gramStart"/>
      <w:r w:rsidRPr="00AF53F3">
        <w:rPr>
          <w:rFonts w:ascii="宋体" w:eastAsia="宋体" w:hAnsi="宋体" w:cs="宋体"/>
          <w:kern w:val="0"/>
          <w:sz w:val="24"/>
          <w:szCs w:val="24"/>
        </w:rPr>
        <w:t>torch.IntTensor</w:t>
      </w:r>
      <w:proofErr w:type="spellEnd"/>
      <w:proofErr w:type="gramEnd"/>
      <w:r w:rsidRPr="00AF53F3">
        <w:rPr>
          <w:rFonts w:ascii="宋体" w:eastAsia="宋体" w:hAnsi="宋体" w:cs="宋体"/>
          <w:kern w:val="0"/>
          <w:sz w:val="24"/>
          <w:szCs w:val="24"/>
        </w:rPr>
        <w:t>(1)</w:t>
      </w:r>
    </w:p>
    <w:p w14:paraId="13E4E1F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x</w:t>
      </w:r>
    </w:p>
    <w:p w14:paraId="4EBD7EC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xml:space="preserve">[1065353216], </w:t>
      </w:r>
      <w:proofErr w:type="spellStart"/>
      <w:r w:rsidRPr="00AF53F3">
        <w:rPr>
          <w:rFonts w:ascii="宋体" w:eastAsia="宋体" w:hAnsi="宋体" w:cs="宋体"/>
          <w:kern w:val="0"/>
          <w:sz w:val="24"/>
          <w:szCs w:val="24"/>
        </w:rPr>
        <w:t>dtype</w:t>
      </w:r>
      <w:proofErr w:type="spellEnd"/>
      <w:r w:rsidRPr="00AF53F3">
        <w:rPr>
          <w:rFonts w:ascii="宋体" w:eastAsia="宋体" w:hAnsi="宋体" w:cs="宋体"/>
          <w:kern w:val="0"/>
          <w:sz w:val="24"/>
          <w:szCs w:val="24"/>
        </w:rPr>
        <w:t>=torch.int32)</w:t>
      </w:r>
    </w:p>
    <w:p w14:paraId="56B534B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x.type</w:t>
      </w:r>
      <w:proofErr w:type="spellEnd"/>
      <w:proofErr w:type="gramEnd"/>
      <w:r w:rsidRPr="00AF53F3">
        <w:rPr>
          <w:rFonts w:ascii="宋体" w:eastAsia="宋体" w:hAnsi="宋体" w:cs="宋体"/>
          <w:kern w:val="0"/>
          <w:sz w:val="24"/>
          <w:szCs w:val="24"/>
        </w:rPr>
        <w:t>()</w:t>
      </w:r>
    </w:p>
    <w:p w14:paraId="00B33E1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roofErr w:type="spellStart"/>
      <w:proofErr w:type="gramStart"/>
      <w:r w:rsidRPr="00AF53F3">
        <w:rPr>
          <w:rFonts w:ascii="宋体" w:eastAsia="宋体" w:hAnsi="宋体" w:cs="宋体"/>
          <w:kern w:val="0"/>
          <w:sz w:val="24"/>
          <w:szCs w:val="24"/>
        </w:rPr>
        <w:t>torch.IntTensor</w:t>
      </w:r>
      <w:proofErr w:type="spellEnd"/>
      <w:proofErr w:type="gramEnd"/>
      <w:r w:rsidRPr="00AF53F3">
        <w:rPr>
          <w:rFonts w:ascii="宋体" w:eastAsia="宋体" w:hAnsi="宋体" w:cs="宋体"/>
          <w:kern w:val="0"/>
          <w:sz w:val="24"/>
          <w:szCs w:val="24"/>
        </w:rPr>
        <w:t>'</w:t>
      </w:r>
    </w:p>
    <w:p w14:paraId="7761153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type(x)</w:t>
      </w:r>
    </w:p>
    <w:p w14:paraId="62781FF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&lt;class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'&gt;</w:t>
      </w:r>
    </w:p>
    <w:p w14:paraId="35705B6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使用内置的type函数只能知道是个torch下的张量</w:t>
      </w:r>
    </w:p>
    <w:p w14:paraId="326FF349"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cuda</w:t>
      </w:r>
      <w:proofErr w:type="spellEnd"/>
      <w:r w:rsidRPr="00AF53F3">
        <w:rPr>
          <w:rFonts w:ascii="宋体" w:eastAsia="宋体" w:hAnsi="宋体" w:cs="宋体"/>
          <w:b/>
          <w:bCs/>
          <w:kern w:val="0"/>
          <w:sz w:val="15"/>
          <w:szCs w:val="15"/>
        </w:rPr>
        <w:t>(</w:t>
      </w:r>
      <w:proofErr w:type="gramEnd"/>
      <w:r w:rsidRPr="00AF53F3">
        <w:rPr>
          <w:rFonts w:ascii="宋体" w:eastAsia="宋体" w:hAnsi="宋体" w:cs="宋体"/>
          <w:b/>
          <w:bCs/>
          <w:kern w:val="0"/>
          <w:sz w:val="15"/>
          <w:szCs w:val="15"/>
        </w:rPr>
        <w:t>)</w:t>
      </w:r>
    </w:p>
    <w:p w14:paraId="0BD50214"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lastRenderedPageBreak/>
        <w:t>CPU数据转GPU，举例：</w:t>
      </w:r>
    </w:p>
    <w:p w14:paraId="05BD627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proofErr w:type="gramStart"/>
      <w:r w:rsidRPr="00AF53F3">
        <w:rPr>
          <w:rFonts w:ascii="宋体" w:eastAsia="宋体" w:hAnsi="宋体" w:cs="宋体"/>
          <w:kern w:val="0"/>
          <w:sz w:val="24"/>
          <w:szCs w:val="24"/>
        </w:rPr>
        <w:t>torch.IntTensor</w:t>
      </w:r>
      <w:proofErr w:type="spellEnd"/>
      <w:proofErr w:type="gramEnd"/>
      <w:r w:rsidRPr="00AF53F3">
        <w:rPr>
          <w:rFonts w:ascii="宋体" w:eastAsia="宋体" w:hAnsi="宋体" w:cs="宋体"/>
          <w:kern w:val="0"/>
          <w:sz w:val="24"/>
          <w:szCs w:val="24"/>
        </w:rPr>
        <w:t>(1)</w:t>
      </w:r>
    </w:p>
    <w:p w14:paraId="4D77B86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proofErr w:type="gramStart"/>
      <w:r w:rsidRPr="00AF53F3">
        <w:rPr>
          <w:rFonts w:ascii="宋体" w:eastAsia="宋体" w:hAnsi="宋体" w:cs="宋体"/>
          <w:kern w:val="0"/>
          <w:sz w:val="24"/>
          <w:szCs w:val="24"/>
        </w:rPr>
        <w:t>x.cuda</w:t>
      </w:r>
      <w:proofErr w:type="spellEnd"/>
      <w:proofErr w:type="gramEnd"/>
      <w:r w:rsidRPr="00AF53F3">
        <w:rPr>
          <w:rFonts w:ascii="宋体" w:eastAsia="宋体" w:hAnsi="宋体" w:cs="宋体"/>
          <w:kern w:val="0"/>
          <w:sz w:val="24"/>
          <w:szCs w:val="24"/>
        </w:rPr>
        <w:t>()</w:t>
      </w:r>
    </w:p>
    <w:p w14:paraId="04EA890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转成GPU数据，这条语句得在GPU环境下才能运行</w:t>
      </w:r>
    </w:p>
    <w:p w14:paraId="3497DF88"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b/>
          <w:bCs/>
          <w:kern w:val="0"/>
          <w:sz w:val="24"/>
          <w:szCs w:val="24"/>
        </w:rPr>
        <w:t>注：</w:t>
      </w:r>
      <w:r w:rsidRPr="00AF53F3">
        <w:rPr>
          <w:rFonts w:ascii="宋体" w:eastAsia="宋体" w:hAnsi="宋体" w:cs="宋体"/>
          <w:kern w:val="0"/>
          <w:sz w:val="24"/>
          <w:szCs w:val="24"/>
        </w:rPr>
        <w:br/>
        <w:t>判断是否可用GPU可以通过</w:t>
      </w:r>
      <w:proofErr w:type="spellStart"/>
      <w:r w:rsidRPr="00AF53F3">
        <w:rPr>
          <w:rFonts w:ascii="宋体" w:eastAsia="宋体" w:hAnsi="宋体" w:cs="宋体"/>
          <w:kern w:val="0"/>
          <w:sz w:val="24"/>
          <w:szCs w:val="24"/>
        </w:rPr>
        <w:t>torch.cuda.is_available</w:t>
      </w:r>
      <w:proofErr w:type="spellEnd"/>
      <w:r w:rsidRPr="00AF53F3">
        <w:rPr>
          <w:rFonts w:ascii="宋体" w:eastAsia="宋体" w:hAnsi="宋体" w:cs="宋体"/>
          <w:kern w:val="0"/>
          <w:sz w:val="24"/>
          <w:szCs w:val="24"/>
        </w:rPr>
        <w:t>()判断，举例：</w:t>
      </w:r>
    </w:p>
    <w:p w14:paraId="4167464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torch.cuda.is_</w:t>
      </w:r>
      <w:proofErr w:type="gramStart"/>
      <w:r w:rsidRPr="00AF53F3">
        <w:rPr>
          <w:rFonts w:ascii="宋体" w:eastAsia="宋体" w:hAnsi="宋体" w:cs="宋体"/>
          <w:kern w:val="0"/>
          <w:sz w:val="24"/>
          <w:szCs w:val="24"/>
        </w:rPr>
        <w:t>available</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t>
      </w:r>
    </w:p>
    <w:p w14:paraId="31FF5AB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False</w:t>
      </w:r>
    </w:p>
    <w:p w14:paraId="2C4831A4"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下面是一个GPU常用操作：</w:t>
      </w:r>
    </w:p>
    <w:p w14:paraId="68A5308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torch.cuda</w:t>
      </w:r>
      <w:proofErr w:type="gramEnd"/>
      <w:r w:rsidRPr="00AF53F3">
        <w:rPr>
          <w:rFonts w:ascii="宋体" w:eastAsia="宋体" w:hAnsi="宋体" w:cs="宋体"/>
          <w:kern w:val="0"/>
          <w:sz w:val="24"/>
          <w:szCs w:val="24"/>
        </w:rPr>
        <w:t>.device_count</w:t>
      </w:r>
      <w:proofErr w:type="spellEnd"/>
      <w:r w:rsidRPr="00AF53F3">
        <w:rPr>
          <w:rFonts w:ascii="宋体" w:eastAsia="宋体" w:hAnsi="宋体" w:cs="宋体"/>
          <w:kern w:val="0"/>
          <w:sz w:val="24"/>
          <w:szCs w:val="24"/>
        </w:rPr>
        <w:t>()</w:t>
      </w:r>
    </w:p>
    <w:p w14:paraId="24437D9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1</w:t>
      </w:r>
    </w:p>
    <w:p w14:paraId="4C36D05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获取可使用GPU数量</w:t>
      </w:r>
    </w:p>
    <w:p w14:paraId="6DE29CE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torch.cuda.set_</w:t>
      </w:r>
      <w:proofErr w:type="gramStart"/>
      <w:r w:rsidRPr="00AF53F3">
        <w:rPr>
          <w:rFonts w:ascii="宋体" w:eastAsia="宋体" w:hAnsi="宋体" w:cs="宋体"/>
          <w:kern w:val="0"/>
          <w:sz w:val="24"/>
          <w:szCs w:val="24"/>
        </w:rPr>
        <w:t>device</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0)</w:t>
      </w:r>
    </w:p>
    <w:p w14:paraId="29AB005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使用编号为0 的GPU</w:t>
      </w:r>
    </w:p>
    <w:p w14:paraId="20391E7E"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cpu</w:t>
      </w:r>
      <w:proofErr w:type="spellEnd"/>
      <w:r w:rsidRPr="00AF53F3">
        <w:rPr>
          <w:rFonts w:ascii="宋体" w:eastAsia="宋体" w:hAnsi="宋体" w:cs="宋体"/>
          <w:b/>
          <w:bCs/>
          <w:kern w:val="0"/>
          <w:sz w:val="15"/>
          <w:szCs w:val="15"/>
        </w:rPr>
        <w:t>(</w:t>
      </w:r>
      <w:proofErr w:type="gramEnd"/>
      <w:r w:rsidRPr="00AF53F3">
        <w:rPr>
          <w:rFonts w:ascii="宋体" w:eastAsia="宋体" w:hAnsi="宋体" w:cs="宋体"/>
          <w:b/>
          <w:bCs/>
          <w:kern w:val="0"/>
          <w:sz w:val="15"/>
          <w:szCs w:val="15"/>
        </w:rPr>
        <w:t>)</w:t>
      </w:r>
    </w:p>
    <w:p w14:paraId="4A53782D"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GPU数据转CPU，举例：</w:t>
      </w:r>
    </w:p>
    <w:p w14:paraId="7F363D3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torch.cuda</w:t>
      </w:r>
      <w:proofErr w:type="gramEnd"/>
      <w:r w:rsidRPr="00AF53F3">
        <w:rPr>
          <w:rFonts w:ascii="宋体" w:eastAsia="宋体" w:hAnsi="宋体" w:cs="宋体"/>
          <w:kern w:val="0"/>
          <w:sz w:val="24"/>
          <w:szCs w:val="24"/>
        </w:rPr>
        <w:t>.FloatTensor</w:t>
      </w:r>
      <w:proofErr w:type="spellEnd"/>
      <w:r w:rsidRPr="00AF53F3">
        <w:rPr>
          <w:rFonts w:ascii="宋体" w:eastAsia="宋体" w:hAnsi="宋体" w:cs="宋体"/>
          <w:kern w:val="0"/>
          <w:sz w:val="24"/>
          <w:szCs w:val="24"/>
        </w:rPr>
        <w:t>(1)</w:t>
      </w:r>
    </w:p>
    <w:p w14:paraId="5ED79C9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a.cpu</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t>
      </w:r>
    </w:p>
    <w:p w14:paraId="109FCB8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w:t>
      </w:r>
    </w:p>
    <w:p w14:paraId="5D502FD1"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b/>
          <w:bCs/>
          <w:kern w:val="0"/>
          <w:sz w:val="24"/>
          <w:szCs w:val="24"/>
        </w:rPr>
        <w:t>注：</w:t>
      </w:r>
      <w:r w:rsidRPr="00AF53F3">
        <w:rPr>
          <w:rFonts w:ascii="宋体" w:eastAsia="宋体" w:hAnsi="宋体" w:cs="宋体"/>
          <w:kern w:val="0"/>
          <w:sz w:val="24"/>
          <w:szCs w:val="24"/>
        </w:rPr>
        <w:br/>
        <w:t>上面的GPU和CPU数据互换是在低版本的</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上使用的，使用起来可能不太方便，之后的版本推出了简单切换的版本：先通过</w:t>
      </w:r>
      <w:proofErr w:type="spellStart"/>
      <w:r w:rsidRPr="00AF53F3">
        <w:rPr>
          <w:rFonts w:ascii="宋体" w:eastAsia="宋体" w:hAnsi="宋体" w:cs="宋体"/>
          <w:kern w:val="0"/>
          <w:sz w:val="24"/>
          <w:szCs w:val="24"/>
        </w:rPr>
        <w:t>torch.device</w:t>
      </w:r>
      <w:proofErr w:type="spellEnd"/>
      <w:r w:rsidRPr="00AF53F3">
        <w:rPr>
          <w:rFonts w:ascii="宋体" w:eastAsia="宋体" w:hAnsi="宋体" w:cs="宋体"/>
          <w:kern w:val="0"/>
          <w:sz w:val="24"/>
          <w:szCs w:val="24"/>
        </w:rPr>
        <w:t>()方法选择一个GPU/CPU设备，然后对需要使用该设备的数据通过to()方法调用，举例：</w:t>
      </w:r>
    </w:p>
    <w:p w14:paraId="6847581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device = </w:t>
      </w:r>
      <w:proofErr w:type="spellStart"/>
      <w:proofErr w:type="gramStart"/>
      <w:r w:rsidRPr="00AF53F3">
        <w:rPr>
          <w:rFonts w:ascii="宋体" w:eastAsia="宋体" w:hAnsi="宋体" w:cs="宋体"/>
          <w:kern w:val="0"/>
          <w:sz w:val="24"/>
          <w:szCs w:val="24"/>
        </w:rPr>
        <w:t>torch.device</w:t>
      </w:r>
      <w:proofErr w:type="spellEnd"/>
      <w:proofErr w:type="gramEnd"/>
      <w:r w:rsidRPr="00AF53F3">
        <w:rPr>
          <w:rFonts w:ascii="宋体" w:eastAsia="宋体" w:hAnsi="宋体" w:cs="宋体"/>
          <w:kern w:val="0"/>
          <w:sz w:val="24"/>
          <w:szCs w:val="24"/>
        </w:rPr>
        <w:t>('cuda:0')</w:t>
      </w:r>
    </w:p>
    <w:p w14:paraId="140B4B2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选择GPU设备</w:t>
      </w:r>
    </w:p>
    <w:p w14:paraId="104F57D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net =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nn.Linear</w:t>
      </w:r>
      <w:proofErr w:type="spellEnd"/>
      <w:proofErr w:type="gramEnd"/>
      <w:r w:rsidRPr="00AF53F3">
        <w:rPr>
          <w:rFonts w:ascii="宋体" w:eastAsia="宋体" w:hAnsi="宋体" w:cs="宋体"/>
          <w:kern w:val="0"/>
          <w:sz w:val="24"/>
          <w:szCs w:val="24"/>
        </w:rPr>
        <w:t>(10, 100).to(device)</w:t>
      </w:r>
    </w:p>
    <w:p w14:paraId="4EE879F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这里定义了一个全连接网络层，并使用该GPU设备</w:t>
      </w:r>
    </w:p>
    <w:p w14:paraId="479BC36F"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view()/</w:t>
      </w:r>
      <w:proofErr w:type="gramStart"/>
      <w:r w:rsidRPr="00AF53F3">
        <w:rPr>
          <w:rFonts w:ascii="宋体" w:eastAsia="宋体" w:hAnsi="宋体" w:cs="宋体"/>
          <w:b/>
          <w:bCs/>
          <w:kern w:val="0"/>
          <w:sz w:val="15"/>
          <w:szCs w:val="15"/>
        </w:rPr>
        <w:t>reshape(</w:t>
      </w:r>
      <w:proofErr w:type="gramEnd"/>
      <w:r w:rsidRPr="00AF53F3">
        <w:rPr>
          <w:rFonts w:ascii="宋体" w:eastAsia="宋体" w:hAnsi="宋体" w:cs="宋体"/>
          <w:b/>
          <w:bCs/>
          <w:kern w:val="0"/>
          <w:sz w:val="15"/>
          <w:szCs w:val="15"/>
        </w:rPr>
        <w:t>)</w:t>
      </w:r>
    </w:p>
    <w:p w14:paraId="3DA556D6"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这两个方法一样，修改张量形状，举例：</w:t>
      </w:r>
    </w:p>
    <w:p w14:paraId="0B011D9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(2,3)</w:t>
      </w:r>
    </w:p>
    <w:p w14:paraId="44D91F7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589A055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[[0.7824, 0.0911, 0.5798],</w:t>
      </w:r>
    </w:p>
    <w:p w14:paraId="27CC531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[0.4280, 0.2592, 0.4978]])</w:t>
      </w:r>
    </w:p>
    <w:p w14:paraId="649B994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a.reshape</w:t>
      </w:r>
      <w:proofErr w:type="spellEnd"/>
      <w:proofErr w:type="gramEnd"/>
      <w:r w:rsidRPr="00AF53F3">
        <w:rPr>
          <w:rFonts w:ascii="宋体" w:eastAsia="宋体" w:hAnsi="宋体" w:cs="宋体"/>
          <w:kern w:val="0"/>
          <w:sz w:val="24"/>
          <w:szCs w:val="24"/>
        </w:rPr>
        <w:t>(3, 2)</w:t>
      </w:r>
    </w:p>
    <w:p w14:paraId="40550EE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[[0.7824, 0.0911],</w:t>
      </w:r>
    </w:p>
    <w:p w14:paraId="1A2A0F1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[0.5798, 0.4280],</w:t>
      </w:r>
    </w:p>
    <w:p w14:paraId="5A917DE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[0.2592, 0.4978]])</w:t>
      </w:r>
    </w:p>
    <w:p w14:paraId="1A99037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a.view</w:t>
      </w:r>
      <w:proofErr w:type="spellEnd"/>
      <w:proofErr w:type="gramEnd"/>
      <w:r w:rsidRPr="00AF53F3">
        <w:rPr>
          <w:rFonts w:ascii="宋体" w:eastAsia="宋体" w:hAnsi="宋体" w:cs="宋体"/>
          <w:kern w:val="0"/>
          <w:sz w:val="24"/>
          <w:szCs w:val="24"/>
        </w:rPr>
        <w:t>(3, 2)</w:t>
      </w:r>
    </w:p>
    <w:p w14:paraId="7B274E5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[[0.7824, 0.0911],</w:t>
      </w:r>
    </w:p>
    <w:p w14:paraId="2DF626F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[0.5798, 0.4280],</w:t>
      </w:r>
    </w:p>
    <w:p w14:paraId="5741C23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[0.2592, 0.4978]])</w:t>
      </w:r>
    </w:p>
    <w:p w14:paraId="10C3EAA8"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gramStart"/>
      <w:r w:rsidRPr="00AF53F3">
        <w:rPr>
          <w:rFonts w:ascii="宋体" w:eastAsia="宋体" w:hAnsi="宋体" w:cs="宋体"/>
          <w:b/>
          <w:bCs/>
          <w:kern w:val="0"/>
          <w:sz w:val="15"/>
          <w:szCs w:val="15"/>
        </w:rPr>
        <w:t>t(</w:t>
      </w:r>
      <w:proofErr w:type="gramEnd"/>
      <w:r w:rsidRPr="00AF53F3">
        <w:rPr>
          <w:rFonts w:ascii="宋体" w:eastAsia="宋体" w:hAnsi="宋体" w:cs="宋体"/>
          <w:b/>
          <w:bCs/>
          <w:kern w:val="0"/>
          <w:sz w:val="15"/>
          <w:szCs w:val="15"/>
        </w:rPr>
        <w:t>)</w:t>
      </w:r>
    </w:p>
    <w:p w14:paraId="470DF77D"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转置操作，举例：</w:t>
      </w:r>
    </w:p>
    <w:p w14:paraId="7DDC42A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(2, 3)</w:t>
      </w:r>
    </w:p>
    <w:p w14:paraId="05F7305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7705F0F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[[0.4620, 0.9787, 0.3998],</w:t>
      </w:r>
    </w:p>
    <w:p w14:paraId="39FAF80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[0.4092, 0.1320, 0.5631]])</w:t>
      </w:r>
    </w:p>
    <w:p w14:paraId="6C09B70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a.t()</w:t>
      </w:r>
    </w:p>
    <w:p w14:paraId="4BC0426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[[0.4620, 0.4092],</w:t>
      </w:r>
    </w:p>
    <w:p w14:paraId="29BFDA0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[0.9787, 0.1320],</w:t>
      </w:r>
    </w:p>
    <w:p w14:paraId="401D423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[0.3998, 0.5631]])</w:t>
      </w:r>
    </w:p>
    <w:p w14:paraId="3D82573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roofErr w:type="gramStart"/>
      <w:r w:rsidRPr="00AF53F3">
        <w:rPr>
          <w:rFonts w:ascii="宋体" w:eastAsia="宋体" w:hAnsi="宋体" w:cs="宋体"/>
          <w:kern w:val="0"/>
          <w:sz w:val="24"/>
          <w:szCs w:val="24"/>
        </w:rPr>
        <w:t>t(</w:t>
      </w:r>
      <w:proofErr w:type="gramEnd"/>
      <w:r w:rsidRPr="00AF53F3">
        <w:rPr>
          <w:rFonts w:ascii="宋体" w:eastAsia="宋体" w:hAnsi="宋体" w:cs="宋体"/>
          <w:kern w:val="0"/>
          <w:sz w:val="24"/>
          <w:szCs w:val="24"/>
        </w:rPr>
        <w:t>).shape</w:t>
      </w:r>
    </w:p>
    <w:p w14:paraId="4C583F3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([3, 2])</w:t>
      </w:r>
    </w:p>
    <w:p w14:paraId="707D9B82"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gramStart"/>
      <w:r w:rsidRPr="00AF53F3">
        <w:rPr>
          <w:rFonts w:ascii="宋体" w:eastAsia="宋体" w:hAnsi="宋体" w:cs="宋体"/>
          <w:b/>
          <w:bCs/>
          <w:kern w:val="0"/>
          <w:sz w:val="15"/>
          <w:szCs w:val="15"/>
        </w:rPr>
        <w:t>pow(</w:t>
      </w:r>
      <w:proofErr w:type="gramEnd"/>
      <w:r w:rsidRPr="00AF53F3">
        <w:rPr>
          <w:rFonts w:ascii="宋体" w:eastAsia="宋体" w:hAnsi="宋体" w:cs="宋体"/>
          <w:b/>
          <w:bCs/>
          <w:kern w:val="0"/>
          <w:sz w:val="15"/>
          <w:szCs w:val="15"/>
        </w:rPr>
        <w:t>)</w:t>
      </w:r>
    </w:p>
    <w:p w14:paraId="1DC3C077"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lastRenderedPageBreak/>
        <w:t>对张量进行</w:t>
      </w:r>
      <w:proofErr w:type="gramStart"/>
      <w:r w:rsidRPr="00AF53F3">
        <w:rPr>
          <w:rFonts w:ascii="宋体" w:eastAsia="宋体" w:hAnsi="宋体" w:cs="宋体"/>
          <w:kern w:val="0"/>
          <w:sz w:val="24"/>
          <w:szCs w:val="24"/>
        </w:rPr>
        <w:t>幂</w:t>
      </w:r>
      <w:proofErr w:type="gramEnd"/>
      <w:r w:rsidRPr="00AF53F3">
        <w:rPr>
          <w:rFonts w:ascii="宋体" w:eastAsia="宋体" w:hAnsi="宋体" w:cs="宋体"/>
          <w:kern w:val="0"/>
          <w:sz w:val="24"/>
          <w:szCs w:val="24"/>
        </w:rPr>
        <w:t>运算，也可以用**代替，举例：</w:t>
      </w:r>
    </w:p>
    <w:p w14:paraId="79BB60F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torch.full</w:t>
      </w:r>
      <w:proofErr w:type="spellEnd"/>
      <w:proofErr w:type="gramEnd"/>
      <w:r w:rsidRPr="00AF53F3">
        <w:rPr>
          <w:rFonts w:ascii="宋体" w:eastAsia="宋体" w:hAnsi="宋体" w:cs="宋体"/>
          <w:kern w:val="0"/>
          <w:sz w:val="24"/>
          <w:szCs w:val="24"/>
        </w:rPr>
        <w:t>([2, 2], 3)</w:t>
      </w:r>
    </w:p>
    <w:p w14:paraId="24846F8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07B748B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[[3., 3.],</w:t>
      </w:r>
    </w:p>
    <w:p w14:paraId="1D6D509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[3., 3.]])</w:t>
      </w:r>
    </w:p>
    <w:p w14:paraId="05B8E4C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a.pow</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2)</w:t>
      </w:r>
    </w:p>
    <w:p w14:paraId="212E7EA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[[9., 9.],</w:t>
      </w:r>
    </w:p>
    <w:p w14:paraId="0FBE12B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[9., 9.]])</w:t>
      </w:r>
    </w:p>
    <w:p w14:paraId="09E0602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a**2</w:t>
      </w:r>
    </w:p>
    <w:p w14:paraId="7FD58D0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[[9., 9.],</w:t>
      </w:r>
    </w:p>
    <w:p w14:paraId="3E9170E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[9., 9.]])</w:t>
      </w:r>
    </w:p>
    <w:p w14:paraId="6CA65DA8"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gramStart"/>
      <w:r w:rsidRPr="00AF53F3">
        <w:rPr>
          <w:rFonts w:ascii="宋体" w:eastAsia="宋体" w:hAnsi="宋体" w:cs="宋体"/>
          <w:b/>
          <w:bCs/>
          <w:kern w:val="0"/>
          <w:sz w:val="15"/>
          <w:szCs w:val="15"/>
        </w:rPr>
        <w:t>sqrt(</w:t>
      </w:r>
      <w:proofErr w:type="gramEnd"/>
      <w:r w:rsidRPr="00AF53F3">
        <w:rPr>
          <w:rFonts w:ascii="宋体" w:eastAsia="宋体" w:hAnsi="宋体" w:cs="宋体"/>
          <w:b/>
          <w:bCs/>
          <w:kern w:val="0"/>
          <w:sz w:val="15"/>
          <w:szCs w:val="15"/>
        </w:rPr>
        <w:t>)</w:t>
      </w:r>
    </w:p>
    <w:p w14:paraId="4563F842"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对张量取平方根，举例：</w:t>
      </w:r>
    </w:p>
    <w:p w14:paraId="2737CA2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torch.full</w:t>
      </w:r>
      <w:proofErr w:type="spellEnd"/>
      <w:proofErr w:type="gramEnd"/>
      <w:r w:rsidRPr="00AF53F3">
        <w:rPr>
          <w:rFonts w:ascii="宋体" w:eastAsia="宋体" w:hAnsi="宋体" w:cs="宋体"/>
          <w:kern w:val="0"/>
          <w:sz w:val="24"/>
          <w:szCs w:val="24"/>
        </w:rPr>
        <w:t>([2, 2], 9)</w:t>
      </w:r>
    </w:p>
    <w:p w14:paraId="225218C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428D340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[[9., 9.],</w:t>
      </w:r>
    </w:p>
    <w:p w14:paraId="3E11D10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[9., 9.]])</w:t>
      </w:r>
    </w:p>
    <w:p w14:paraId="4C8DB7C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a.sqrt</w:t>
      </w:r>
      <w:proofErr w:type="spellEnd"/>
      <w:proofErr w:type="gramEnd"/>
      <w:r w:rsidRPr="00AF53F3">
        <w:rPr>
          <w:rFonts w:ascii="宋体" w:eastAsia="宋体" w:hAnsi="宋体" w:cs="宋体"/>
          <w:kern w:val="0"/>
          <w:sz w:val="24"/>
          <w:szCs w:val="24"/>
        </w:rPr>
        <w:t>()</w:t>
      </w:r>
    </w:p>
    <w:p w14:paraId="73CF9E1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[[3., 3.],</w:t>
      </w:r>
    </w:p>
    <w:p w14:paraId="7EF0A18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[3., 3.]])</w:t>
      </w:r>
    </w:p>
    <w:p w14:paraId="7072D69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a**(0.5)</w:t>
      </w:r>
    </w:p>
    <w:p w14:paraId="00A06C5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[[3., 3.],</w:t>
      </w:r>
    </w:p>
    <w:p w14:paraId="2569836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[3., 3.]])</w:t>
      </w:r>
    </w:p>
    <w:p w14:paraId="5BE2BD9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可以看出结果一样</w:t>
      </w:r>
    </w:p>
    <w:p w14:paraId="248F3D08"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rsqrt</w:t>
      </w:r>
      <w:proofErr w:type="spellEnd"/>
      <w:r w:rsidRPr="00AF53F3">
        <w:rPr>
          <w:rFonts w:ascii="宋体" w:eastAsia="宋体" w:hAnsi="宋体" w:cs="宋体"/>
          <w:b/>
          <w:bCs/>
          <w:kern w:val="0"/>
          <w:sz w:val="15"/>
          <w:szCs w:val="15"/>
        </w:rPr>
        <w:t>(</w:t>
      </w:r>
      <w:proofErr w:type="gramEnd"/>
      <w:r w:rsidRPr="00AF53F3">
        <w:rPr>
          <w:rFonts w:ascii="宋体" w:eastAsia="宋体" w:hAnsi="宋体" w:cs="宋体"/>
          <w:b/>
          <w:bCs/>
          <w:kern w:val="0"/>
          <w:sz w:val="15"/>
          <w:szCs w:val="15"/>
        </w:rPr>
        <w:t>)</w:t>
      </w:r>
    </w:p>
    <w:p w14:paraId="26251381"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取平方根的倒数，举例：</w:t>
      </w:r>
    </w:p>
    <w:p w14:paraId="776A0D2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torch.full</w:t>
      </w:r>
      <w:proofErr w:type="spellEnd"/>
      <w:proofErr w:type="gramEnd"/>
      <w:r w:rsidRPr="00AF53F3">
        <w:rPr>
          <w:rFonts w:ascii="宋体" w:eastAsia="宋体" w:hAnsi="宋体" w:cs="宋体"/>
          <w:kern w:val="0"/>
          <w:sz w:val="24"/>
          <w:szCs w:val="24"/>
        </w:rPr>
        <w:t>([2, 2], 9)</w:t>
      </w:r>
    </w:p>
    <w:p w14:paraId="3A87BAC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041653A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lastRenderedPageBreak/>
        <w:t>tensor(</w:t>
      </w:r>
      <w:proofErr w:type="gramEnd"/>
      <w:r w:rsidRPr="00AF53F3">
        <w:rPr>
          <w:rFonts w:ascii="宋体" w:eastAsia="宋体" w:hAnsi="宋体" w:cs="宋体"/>
          <w:kern w:val="0"/>
          <w:sz w:val="24"/>
          <w:szCs w:val="24"/>
        </w:rPr>
        <w:t>[[9., 9.],</w:t>
      </w:r>
    </w:p>
    <w:p w14:paraId="6794910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[9., 9.]])</w:t>
      </w:r>
    </w:p>
    <w:p w14:paraId="498B8A9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a.rsqrt</w:t>
      </w:r>
      <w:proofErr w:type="spellEnd"/>
      <w:proofErr w:type="gramEnd"/>
      <w:r w:rsidRPr="00AF53F3">
        <w:rPr>
          <w:rFonts w:ascii="宋体" w:eastAsia="宋体" w:hAnsi="宋体" w:cs="宋体"/>
          <w:kern w:val="0"/>
          <w:sz w:val="24"/>
          <w:szCs w:val="24"/>
        </w:rPr>
        <w:t>()</w:t>
      </w:r>
    </w:p>
    <w:p w14:paraId="0950715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[[0.3333, 0.3333],</w:t>
      </w:r>
    </w:p>
    <w:p w14:paraId="6E17D53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[0.3333, 0.3333]])</w:t>
      </w:r>
    </w:p>
    <w:p w14:paraId="235B7FF1"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gramStart"/>
      <w:r w:rsidRPr="00AF53F3">
        <w:rPr>
          <w:rFonts w:ascii="宋体" w:eastAsia="宋体" w:hAnsi="宋体" w:cs="宋体"/>
          <w:b/>
          <w:bCs/>
          <w:kern w:val="0"/>
          <w:sz w:val="15"/>
          <w:szCs w:val="15"/>
        </w:rPr>
        <w:t>exp(</w:t>
      </w:r>
      <w:proofErr w:type="gramEnd"/>
      <w:r w:rsidRPr="00AF53F3">
        <w:rPr>
          <w:rFonts w:ascii="宋体" w:eastAsia="宋体" w:hAnsi="宋体" w:cs="宋体"/>
          <w:b/>
          <w:bCs/>
          <w:kern w:val="0"/>
          <w:sz w:val="15"/>
          <w:szCs w:val="15"/>
        </w:rPr>
        <w:t>)</w:t>
      </w:r>
    </w:p>
    <w:p w14:paraId="0847F5D4"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取e为底的</w:t>
      </w:r>
      <w:proofErr w:type="gramStart"/>
      <w:r w:rsidRPr="00AF53F3">
        <w:rPr>
          <w:rFonts w:ascii="宋体" w:eastAsia="宋体" w:hAnsi="宋体" w:cs="宋体"/>
          <w:kern w:val="0"/>
          <w:sz w:val="24"/>
          <w:szCs w:val="24"/>
        </w:rPr>
        <w:t>幂</w:t>
      </w:r>
      <w:proofErr w:type="gramEnd"/>
      <w:r w:rsidRPr="00AF53F3">
        <w:rPr>
          <w:rFonts w:ascii="宋体" w:eastAsia="宋体" w:hAnsi="宋体" w:cs="宋体"/>
          <w:kern w:val="0"/>
          <w:sz w:val="24"/>
          <w:szCs w:val="24"/>
        </w:rPr>
        <w:t>次方，举例：</w:t>
      </w:r>
    </w:p>
    <w:p w14:paraId="4BAE7F1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torch.full</w:t>
      </w:r>
      <w:proofErr w:type="spellEnd"/>
      <w:proofErr w:type="gramEnd"/>
      <w:r w:rsidRPr="00AF53F3">
        <w:rPr>
          <w:rFonts w:ascii="宋体" w:eastAsia="宋体" w:hAnsi="宋体" w:cs="宋体"/>
          <w:kern w:val="0"/>
          <w:sz w:val="24"/>
          <w:szCs w:val="24"/>
        </w:rPr>
        <w:t>([2, 2], 2)</w:t>
      </w:r>
    </w:p>
    <w:p w14:paraId="004F3EC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a.exp</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t>
      </w:r>
    </w:p>
    <w:p w14:paraId="7B26FC9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[[7.3891, 7.3891],</w:t>
      </w:r>
    </w:p>
    <w:p w14:paraId="21B58A4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[7.3891, 7.3891]])</w:t>
      </w:r>
    </w:p>
    <w:p w14:paraId="4C8657B3"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gramStart"/>
      <w:r w:rsidRPr="00AF53F3">
        <w:rPr>
          <w:rFonts w:ascii="宋体" w:eastAsia="宋体" w:hAnsi="宋体" w:cs="宋体"/>
          <w:b/>
          <w:bCs/>
          <w:kern w:val="0"/>
          <w:sz w:val="15"/>
          <w:szCs w:val="15"/>
        </w:rPr>
        <w:t>log(</w:t>
      </w:r>
      <w:proofErr w:type="gramEnd"/>
      <w:r w:rsidRPr="00AF53F3">
        <w:rPr>
          <w:rFonts w:ascii="宋体" w:eastAsia="宋体" w:hAnsi="宋体" w:cs="宋体"/>
          <w:b/>
          <w:bCs/>
          <w:kern w:val="0"/>
          <w:sz w:val="15"/>
          <w:szCs w:val="15"/>
        </w:rPr>
        <w:t>)</w:t>
      </w:r>
    </w:p>
    <w:p w14:paraId="58DF57AD"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取log以e为底的对数，举例：</w:t>
      </w:r>
    </w:p>
    <w:p w14:paraId="0B33660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torch.full</w:t>
      </w:r>
      <w:proofErr w:type="spellEnd"/>
      <w:proofErr w:type="gramEnd"/>
      <w:r w:rsidRPr="00AF53F3">
        <w:rPr>
          <w:rFonts w:ascii="宋体" w:eastAsia="宋体" w:hAnsi="宋体" w:cs="宋体"/>
          <w:kern w:val="0"/>
          <w:sz w:val="24"/>
          <w:szCs w:val="24"/>
        </w:rPr>
        <w:t>([2, 2], 2)</w:t>
      </w:r>
    </w:p>
    <w:p w14:paraId="4DDE271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a.exp</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t>
      </w:r>
    </w:p>
    <w:p w14:paraId="5E8F2DB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[[7.3891, 7.3891],</w:t>
      </w:r>
    </w:p>
    <w:p w14:paraId="35D9CFC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[7.3891, 7.3891]])</w:t>
      </w:r>
    </w:p>
    <w:p w14:paraId="0005AAC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gramStart"/>
      <w:r w:rsidRPr="00AF53F3">
        <w:rPr>
          <w:rFonts w:ascii="宋体" w:eastAsia="宋体" w:hAnsi="宋体" w:cs="宋体"/>
          <w:kern w:val="0"/>
          <w:sz w:val="24"/>
          <w:szCs w:val="24"/>
        </w:rPr>
        <w:t>a.log(</w:t>
      </w:r>
      <w:proofErr w:type="gramEnd"/>
      <w:r w:rsidRPr="00AF53F3">
        <w:rPr>
          <w:rFonts w:ascii="宋体" w:eastAsia="宋体" w:hAnsi="宋体" w:cs="宋体"/>
          <w:kern w:val="0"/>
          <w:sz w:val="24"/>
          <w:szCs w:val="24"/>
        </w:rPr>
        <w:t>)</w:t>
      </w:r>
    </w:p>
    <w:p w14:paraId="7475CD8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[[0.6931, 0.6931],</w:t>
      </w:r>
    </w:p>
    <w:p w14:paraId="665A1B6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[0.6931, 0.6931]])</w:t>
      </w:r>
    </w:p>
    <w:p w14:paraId="29D9BC3F"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对应的还有以2为底的log2、以10为底的log10等，举例：</w:t>
      </w:r>
    </w:p>
    <w:p w14:paraId="21178C7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torch.full</w:t>
      </w:r>
      <w:proofErr w:type="spellEnd"/>
      <w:proofErr w:type="gramEnd"/>
      <w:r w:rsidRPr="00AF53F3">
        <w:rPr>
          <w:rFonts w:ascii="宋体" w:eastAsia="宋体" w:hAnsi="宋体" w:cs="宋体"/>
          <w:kern w:val="0"/>
          <w:sz w:val="24"/>
          <w:szCs w:val="24"/>
        </w:rPr>
        <w:t>([2, 2], 2)</w:t>
      </w:r>
    </w:p>
    <w:p w14:paraId="1F7460F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a.log2()</w:t>
      </w:r>
    </w:p>
    <w:p w14:paraId="4EB88BE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1.],</w:t>
      </w:r>
    </w:p>
    <w:p w14:paraId="18DB917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 1.]])</w:t>
      </w:r>
    </w:p>
    <w:p w14:paraId="3A67F0FF"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round()/floor()/</w:t>
      </w:r>
      <w:proofErr w:type="gramStart"/>
      <w:r w:rsidRPr="00AF53F3">
        <w:rPr>
          <w:rFonts w:ascii="宋体" w:eastAsia="宋体" w:hAnsi="宋体" w:cs="宋体"/>
          <w:b/>
          <w:bCs/>
          <w:kern w:val="0"/>
          <w:sz w:val="15"/>
          <w:szCs w:val="15"/>
        </w:rPr>
        <w:t>ceil(</w:t>
      </w:r>
      <w:proofErr w:type="gramEnd"/>
      <w:r w:rsidRPr="00AF53F3">
        <w:rPr>
          <w:rFonts w:ascii="宋体" w:eastAsia="宋体" w:hAnsi="宋体" w:cs="宋体"/>
          <w:b/>
          <w:bCs/>
          <w:kern w:val="0"/>
          <w:sz w:val="15"/>
          <w:szCs w:val="15"/>
        </w:rPr>
        <w:t>)</w:t>
      </w:r>
    </w:p>
    <w:p w14:paraId="40954905"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lastRenderedPageBreak/>
        <w:t>四舍五入、向下取整和向上取整</w:t>
      </w:r>
    </w:p>
    <w:p w14:paraId="3A1F0B40"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r w:rsidRPr="00AF53F3">
        <w:rPr>
          <w:rFonts w:ascii="宋体" w:eastAsia="宋体" w:hAnsi="宋体" w:cs="宋体"/>
          <w:b/>
          <w:bCs/>
          <w:kern w:val="0"/>
          <w:sz w:val="15"/>
          <w:szCs w:val="15"/>
        </w:rPr>
        <w:t>trunc</w:t>
      </w:r>
      <w:proofErr w:type="spellEnd"/>
      <w:r w:rsidRPr="00AF53F3">
        <w:rPr>
          <w:rFonts w:ascii="宋体" w:eastAsia="宋体" w:hAnsi="宋体" w:cs="宋体"/>
          <w:b/>
          <w:bCs/>
          <w:kern w:val="0"/>
          <w:sz w:val="15"/>
          <w:szCs w:val="15"/>
        </w:rPr>
        <w:t>()/</w:t>
      </w:r>
      <w:proofErr w:type="gramStart"/>
      <w:r w:rsidRPr="00AF53F3">
        <w:rPr>
          <w:rFonts w:ascii="宋体" w:eastAsia="宋体" w:hAnsi="宋体" w:cs="宋体"/>
          <w:b/>
          <w:bCs/>
          <w:kern w:val="0"/>
          <w:sz w:val="15"/>
          <w:szCs w:val="15"/>
        </w:rPr>
        <w:t>frac(</w:t>
      </w:r>
      <w:proofErr w:type="gramEnd"/>
      <w:r w:rsidRPr="00AF53F3">
        <w:rPr>
          <w:rFonts w:ascii="宋体" w:eastAsia="宋体" w:hAnsi="宋体" w:cs="宋体"/>
          <w:b/>
          <w:bCs/>
          <w:kern w:val="0"/>
          <w:sz w:val="15"/>
          <w:szCs w:val="15"/>
        </w:rPr>
        <w:t>)</w:t>
      </w:r>
    </w:p>
    <w:p w14:paraId="53FF6633"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取整数/小数部分，举例：</w:t>
      </w:r>
    </w:p>
    <w:p w14:paraId="0800851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(1.2)</w:t>
      </w:r>
    </w:p>
    <w:p w14:paraId="16FEF05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a.trunc</w:t>
      </w:r>
      <w:proofErr w:type="spellEnd"/>
      <w:proofErr w:type="gramEnd"/>
      <w:r w:rsidRPr="00AF53F3">
        <w:rPr>
          <w:rFonts w:ascii="宋体" w:eastAsia="宋体" w:hAnsi="宋体" w:cs="宋体"/>
          <w:kern w:val="0"/>
          <w:sz w:val="24"/>
          <w:szCs w:val="24"/>
        </w:rPr>
        <w:t>()</w:t>
      </w:r>
    </w:p>
    <w:p w14:paraId="4D58094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w:t>
      </w:r>
    </w:p>
    <w:p w14:paraId="456905C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a.frac</w:t>
      </w:r>
      <w:proofErr w:type="spellEnd"/>
      <w:proofErr w:type="gramEnd"/>
      <w:r w:rsidRPr="00AF53F3">
        <w:rPr>
          <w:rFonts w:ascii="宋体" w:eastAsia="宋体" w:hAnsi="宋体" w:cs="宋体"/>
          <w:kern w:val="0"/>
          <w:sz w:val="24"/>
          <w:szCs w:val="24"/>
        </w:rPr>
        <w:t>()</w:t>
      </w:r>
    </w:p>
    <w:p w14:paraId="690F1EA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0.2000)</w:t>
      </w:r>
    </w:p>
    <w:p w14:paraId="0417961B"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max()/min()/median()/</w:t>
      </w:r>
      <w:proofErr w:type="gramStart"/>
      <w:r w:rsidRPr="00AF53F3">
        <w:rPr>
          <w:rFonts w:ascii="宋体" w:eastAsia="宋体" w:hAnsi="宋体" w:cs="宋体"/>
          <w:b/>
          <w:bCs/>
          <w:kern w:val="0"/>
          <w:sz w:val="15"/>
          <w:szCs w:val="15"/>
        </w:rPr>
        <w:t>mean(</w:t>
      </w:r>
      <w:proofErr w:type="gramEnd"/>
      <w:r w:rsidRPr="00AF53F3">
        <w:rPr>
          <w:rFonts w:ascii="宋体" w:eastAsia="宋体" w:hAnsi="宋体" w:cs="宋体"/>
          <w:b/>
          <w:bCs/>
          <w:kern w:val="0"/>
          <w:sz w:val="15"/>
          <w:szCs w:val="15"/>
        </w:rPr>
        <w:t>)</w:t>
      </w:r>
    </w:p>
    <w:p w14:paraId="17E64E72"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取最大值、最小值、中位数和平均值，举例：</w:t>
      </w:r>
    </w:p>
    <w:p w14:paraId="795C2D9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 2., 3., 4., 5.])</w:t>
      </w:r>
    </w:p>
    <w:p w14:paraId="604D492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a.max</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t>
      </w:r>
    </w:p>
    <w:p w14:paraId="0FFC349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5.)</w:t>
      </w:r>
    </w:p>
    <w:p w14:paraId="597B1D8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a.min</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t>
      </w:r>
    </w:p>
    <w:p w14:paraId="6328FAF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w:t>
      </w:r>
    </w:p>
    <w:p w14:paraId="362FD82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a.median</w:t>
      </w:r>
      <w:proofErr w:type="spellEnd"/>
      <w:proofErr w:type="gramEnd"/>
      <w:r w:rsidRPr="00AF53F3">
        <w:rPr>
          <w:rFonts w:ascii="宋体" w:eastAsia="宋体" w:hAnsi="宋体" w:cs="宋体"/>
          <w:kern w:val="0"/>
          <w:sz w:val="24"/>
          <w:szCs w:val="24"/>
        </w:rPr>
        <w:t>()</w:t>
      </w:r>
    </w:p>
    <w:p w14:paraId="6484198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3.)</w:t>
      </w:r>
    </w:p>
    <w:p w14:paraId="3AD3FCD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a.mean</w:t>
      </w:r>
      <w:proofErr w:type="spellEnd"/>
      <w:proofErr w:type="gramEnd"/>
      <w:r w:rsidRPr="00AF53F3">
        <w:rPr>
          <w:rFonts w:ascii="宋体" w:eastAsia="宋体" w:hAnsi="宋体" w:cs="宋体"/>
          <w:kern w:val="0"/>
          <w:sz w:val="24"/>
          <w:szCs w:val="24"/>
        </w:rPr>
        <w:t>()</w:t>
      </w:r>
    </w:p>
    <w:p w14:paraId="7198027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3.)</w:t>
      </w:r>
    </w:p>
    <w:p w14:paraId="6FA4B107"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注意的是该方法默认会将全部数据变成一维的，并</w:t>
      </w:r>
      <w:proofErr w:type="gramStart"/>
      <w:r w:rsidRPr="00AF53F3">
        <w:rPr>
          <w:rFonts w:ascii="宋体" w:eastAsia="宋体" w:hAnsi="宋体" w:cs="宋体"/>
          <w:kern w:val="0"/>
          <w:sz w:val="24"/>
          <w:szCs w:val="24"/>
        </w:rPr>
        <w:t>取整个</w:t>
      </w:r>
      <w:proofErr w:type="gramEnd"/>
      <w:r w:rsidRPr="00AF53F3">
        <w:rPr>
          <w:rFonts w:ascii="宋体" w:eastAsia="宋体" w:hAnsi="宋体" w:cs="宋体"/>
          <w:kern w:val="0"/>
          <w:sz w:val="24"/>
          <w:szCs w:val="24"/>
        </w:rPr>
        <w:t>数据里的最大/最小之类的值，因此可以通过dim参数设置取值维度，举例：</w:t>
      </w:r>
    </w:p>
    <w:p w14:paraId="1C28532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(2, 3)</w:t>
      </w:r>
    </w:p>
    <w:p w14:paraId="520AD18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0414805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[[0.0042, 0.5913, 0.0104],</w:t>
      </w:r>
    </w:p>
    <w:p w14:paraId="218C0C6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[0.1673, 0.9443, 0.1303]])</w:t>
      </w:r>
    </w:p>
    <w:p w14:paraId="14C3B45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a.max</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t>
      </w:r>
    </w:p>
    <w:p w14:paraId="32EB266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0.9443)</w:t>
      </w:r>
    </w:p>
    <w:p w14:paraId="022E313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默认返回总体的最大值</w:t>
      </w:r>
    </w:p>
    <w:p w14:paraId="4122C9F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&gt;&gt;&gt; </w:t>
      </w:r>
      <w:proofErr w:type="spellStart"/>
      <w:r w:rsidRPr="00AF53F3">
        <w:rPr>
          <w:rFonts w:ascii="宋体" w:eastAsia="宋体" w:hAnsi="宋体" w:cs="宋体"/>
          <w:kern w:val="0"/>
          <w:sz w:val="24"/>
          <w:szCs w:val="24"/>
        </w:rPr>
        <w:t>a.max</w:t>
      </w:r>
      <w:proofErr w:type="spellEnd"/>
      <w:r w:rsidRPr="00AF53F3">
        <w:rPr>
          <w:rFonts w:ascii="宋体" w:eastAsia="宋体" w:hAnsi="宋体" w:cs="宋体"/>
          <w:kern w:val="0"/>
          <w:sz w:val="24"/>
          <w:szCs w:val="24"/>
        </w:rPr>
        <w:t>(dim=0)</w:t>
      </w:r>
    </w:p>
    <w:p w14:paraId="6EAC0C4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[0.1673, 0.9443, 0.1303]), tensor([1, 1, 1]))</w:t>
      </w:r>
    </w:p>
    <w:p w14:paraId="595F41E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在第1维选择，返回每一列最大值，并且对应索引为1,1,1</w:t>
      </w:r>
    </w:p>
    <w:p w14:paraId="3670138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a.max</w:t>
      </w:r>
      <w:proofErr w:type="spellEnd"/>
      <w:r w:rsidRPr="00AF53F3">
        <w:rPr>
          <w:rFonts w:ascii="宋体" w:eastAsia="宋体" w:hAnsi="宋体" w:cs="宋体"/>
          <w:kern w:val="0"/>
          <w:sz w:val="24"/>
          <w:szCs w:val="24"/>
        </w:rPr>
        <w:t>(dim=1)</w:t>
      </w:r>
    </w:p>
    <w:p w14:paraId="04AB2A3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[0.5913, 0.9443]), tensor([1, 1]))</w:t>
      </w:r>
    </w:p>
    <w:p w14:paraId="357F74F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在第2维选择，返回每一行最大值，并且对应索引为1,1</w:t>
      </w:r>
    </w:p>
    <w:p w14:paraId="75B63024"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还有一个</w:t>
      </w:r>
      <w:proofErr w:type="spellStart"/>
      <w:r w:rsidRPr="00AF53F3">
        <w:rPr>
          <w:rFonts w:ascii="宋体" w:eastAsia="宋体" w:hAnsi="宋体" w:cs="宋体"/>
          <w:kern w:val="0"/>
          <w:sz w:val="24"/>
          <w:szCs w:val="24"/>
        </w:rPr>
        <w:t>keepdim</w:t>
      </w:r>
      <w:proofErr w:type="spellEnd"/>
      <w:r w:rsidRPr="00AF53F3">
        <w:rPr>
          <w:rFonts w:ascii="宋体" w:eastAsia="宋体" w:hAnsi="宋体" w:cs="宋体"/>
          <w:kern w:val="0"/>
          <w:sz w:val="24"/>
          <w:szCs w:val="24"/>
        </w:rPr>
        <w:t>参数，可以控制返回的格式</w:t>
      </w:r>
      <w:proofErr w:type="gramStart"/>
      <w:r w:rsidRPr="00AF53F3">
        <w:rPr>
          <w:rFonts w:ascii="宋体" w:eastAsia="宋体" w:hAnsi="宋体" w:cs="宋体"/>
          <w:kern w:val="0"/>
          <w:sz w:val="24"/>
          <w:szCs w:val="24"/>
        </w:rPr>
        <w:t>和之前</w:t>
      </w:r>
      <w:proofErr w:type="gramEnd"/>
      <w:r w:rsidRPr="00AF53F3">
        <w:rPr>
          <w:rFonts w:ascii="宋体" w:eastAsia="宋体" w:hAnsi="宋体" w:cs="宋体"/>
          <w:kern w:val="0"/>
          <w:sz w:val="24"/>
          <w:szCs w:val="24"/>
        </w:rPr>
        <w:t>相同，举例：</w:t>
      </w:r>
    </w:p>
    <w:p w14:paraId="6961D92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(2, 3)</w:t>
      </w:r>
    </w:p>
    <w:p w14:paraId="69D5762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a.max</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 xml:space="preserve">dim=0, </w:t>
      </w:r>
      <w:proofErr w:type="spellStart"/>
      <w:r w:rsidRPr="00AF53F3">
        <w:rPr>
          <w:rFonts w:ascii="宋体" w:eastAsia="宋体" w:hAnsi="宋体" w:cs="宋体"/>
          <w:kern w:val="0"/>
          <w:sz w:val="24"/>
          <w:szCs w:val="24"/>
        </w:rPr>
        <w:t>keepdim</w:t>
      </w:r>
      <w:proofErr w:type="spellEnd"/>
      <w:r w:rsidRPr="00AF53F3">
        <w:rPr>
          <w:rFonts w:ascii="宋体" w:eastAsia="宋体" w:hAnsi="宋体" w:cs="宋体"/>
          <w:kern w:val="0"/>
          <w:sz w:val="24"/>
          <w:szCs w:val="24"/>
        </w:rPr>
        <w:t>=True)</w:t>
      </w:r>
    </w:p>
    <w:p w14:paraId="3D238C9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[[0.1673, 0.9443, 0.1303]]), tensor([[1, 1, 1]]))</w:t>
      </w:r>
    </w:p>
    <w:p w14:paraId="17D55A7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a.max</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 xml:space="preserve">dim=1, </w:t>
      </w:r>
      <w:proofErr w:type="spellStart"/>
      <w:r w:rsidRPr="00AF53F3">
        <w:rPr>
          <w:rFonts w:ascii="宋体" w:eastAsia="宋体" w:hAnsi="宋体" w:cs="宋体"/>
          <w:kern w:val="0"/>
          <w:sz w:val="24"/>
          <w:szCs w:val="24"/>
        </w:rPr>
        <w:t>keepdim</w:t>
      </w:r>
      <w:proofErr w:type="spellEnd"/>
      <w:r w:rsidRPr="00AF53F3">
        <w:rPr>
          <w:rFonts w:ascii="宋体" w:eastAsia="宋体" w:hAnsi="宋体" w:cs="宋体"/>
          <w:kern w:val="0"/>
          <w:sz w:val="24"/>
          <w:szCs w:val="24"/>
        </w:rPr>
        <w:t>=True)</w:t>
      </w:r>
    </w:p>
    <w:p w14:paraId="6EFB75D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[[0.5913],</w:t>
      </w:r>
    </w:p>
    <w:p w14:paraId="3FE5B72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[0.9443]]), </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w:t>
      </w:r>
    </w:p>
    <w:p w14:paraId="6AB0A74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w:t>
      </w:r>
    </w:p>
    <w:p w14:paraId="160EA45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gramStart"/>
      <w:r w:rsidRPr="00AF53F3">
        <w:rPr>
          <w:rFonts w:ascii="宋体" w:eastAsia="宋体" w:hAnsi="宋体" w:cs="宋体"/>
          <w:kern w:val="0"/>
          <w:sz w:val="24"/>
          <w:szCs w:val="24"/>
        </w:rPr>
        <w:t>和之前</w:t>
      </w:r>
      <w:proofErr w:type="gramEnd"/>
      <w:r w:rsidRPr="00AF53F3">
        <w:rPr>
          <w:rFonts w:ascii="宋体" w:eastAsia="宋体" w:hAnsi="宋体" w:cs="宋体"/>
          <w:kern w:val="0"/>
          <w:sz w:val="24"/>
          <w:szCs w:val="24"/>
        </w:rPr>
        <w:t>的对比，可以发现设置该参数后格式变成一样的了</w:t>
      </w:r>
    </w:p>
    <w:p w14:paraId="4AC36B02"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sum()/</w:t>
      </w:r>
      <w:proofErr w:type="gramStart"/>
      <w:r w:rsidRPr="00AF53F3">
        <w:rPr>
          <w:rFonts w:ascii="宋体" w:eastAsia="宋体" w:hAnsi="宋体" w:cs="宋体"/>
          <w:b/>
          <w:bCs/>
          <w:kern w:val="0"/>
          <w:sz w:val="15"/>
          <w:szCs w:val="15"/>
        </w:rPr>
        <w:t>prod(</w:t>
      </w:r>
      <w:proofErr w:type="gramEnd"/>
      <w:r w:rsidRPr="00AF53F3">
        <w:rPr>
          <w:rFonts w:ascii="宋体" w:eastAsia="宋体" w:hAnsi="宋体" w:cs="宋体"/>
          <w:b/>
          <w:bCs/>
          <w:kern w:val="0"/>
          <w:sz w:val="15"/>
          <w:szCs w:val="15"/>
        </w:rPr>
        <w:t>)</w:t>
      </w:r>
    </w:p>
    <w:p w14:paraId="45ECF78E"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求累加、累乘，举例：</w:t>
      </w:r>
    </w:p>
    <w:p w14:paraId="2EE1D58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 2., 3., 4., 5.])</w:t>
      </w:r>
    </w:p>
    <w:p w14:paraId="28C99F2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a.sum</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t>
      </w:r>
    </w:p>
    <w:p w14:paraId="59EC098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15.)</w:t>
      </w:r>
    </w:p>
    <w:p w14:paraId="4F35DF1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a.prod</w:t>
      </w:r>
      <w:proofErr w:type="spellEnd"/>
      <w:proofErr w:type="gramEnd"/>
      <w:r w:rsidRPr="00AF53F3">
        <w:rPr>
          <w:rFonts w:ascii="宋体" w:eastAsia="宋体" w:hAnsi="宋体" w:cs="宋体"/>
          <w:kern w:val="0"/>
          <w:sz w:val="24"/>
          <w:szCs w:val="24"/>
        </w:rPr>
        <w:t>()</w:t>
      </w:r>
    </w:p>
    <w:p w14:paraId="60BBB8B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120.)</w:t>
      </w:r>
    </w:p>
    <w:p w14:paraId="1CAB0686"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该方法也可以使用dim参数</w:t>
      </w:r>
      <w:proofErr w:type="gramStart"/>
      <w:r w:rsidRPr="00AF53F3">
        <w:rPr>
          <w:rFonts w:ascii="宋体" w:eastAsia="宋体" w:hAnsi="宋体" w:cs="宋体"/>
          <w:kern w:val="0"/>
          <w:sz w:val="24"/>
          <w:szCs w:val="24"/>
        </w:rPr>
        <w:t>对某维度</w:t>
      </w:r>
      <w:proofErr w:type="gramEnd"/>
      <w:r w:rsidRPr="00AF53F3">
        <w:rPr>
          <w:rFonts w:ascii="宋体" w:eastAsia="宋体" w:hAnsi="宋体" w:cs="宋体"/>
          <w:kern w:val="0"/>
          <w:sz w:val="24"/>
          <w:szCs w:val="24"/>
        </w:rPr>
        <w:t>进行运算</w:t>
      </w:r>
    </w:p>
    <w:p w14:paraId="682610AE"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argmax()/</w:t>
      </w:r>
      <w:proofErr w:type="spellStart"/>
      <w:proofErr w:type="gramStart"/>
      <w:r w:rsidRPr="00AF53F3">
        <w:rPr>
          <w:rFonts w:ascii="宋体" w:eastAsia="宋体" w:hAnsi="宋体" w:cs="宋体"/>
          <w:b/>
          <w:bCs/>
          <w:kern w:val="0"/>
          <w:sz w:val="15"/>
          <w:szCs w:val="15"/>
        </w:rPr>
        <w:t>argmin</w:t>
      </w:r>
      <w:proofErr w:type="spellEnd"/>
      <w:r w:rsidRPr="00AF53F3">
        <w:rPr>
          <w:rFonts w:ascii="宋体" w:eastAsia="宋体" w:hAnsi="宋体" w:cs="宋体"/>
          <w:b/>
          <w:bCs/>
          <w:kern w:val="0"/>
          <w:sz w:val="15"/>
          <w:szCs w:val="15"/>
        </w:rPr>
        <w:t>(</w:t>
      </w:r>
      <w:proofErr w:type="gramEnd"/>
      <w:r w:rsidRPr="00AF53F3">
        <w:rPr>
          <w:rFonts w:ascii="宋体" w:eastAsia="宋体" w:hAnsi="宋体" w:cs="宋体"/>
          <w:b/>
          <w:bCs/>
          <w:kern w:val="0"/>
          <w:sz w:val="15"/>
          <w:szCs w:val="15"/>
        </w:rPr>
        <w:t>)</w:t>
      </w:r>
    </w:p>
    <w:p w14:paraId="175AC06D"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返回最大/小值的索引，举例：</w:t>
      </w:r>
    </w:p>
    <w:p w14:paraId="0F94C79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 2., 3., 4., 5.])</w:t>
      </w:r>
    </w:p>
    <w:p w14:paraId="59B9322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&gt;&gt;&gt; </w:t>
      </w:r>
      <w:proofErr w:type="spellStart"/>
      <w:proofErr w:type="gramStart"/>
      <w:r w:rsidRPr="00AF53F3">
        <w:rPr>
          <w:rFonts w:ascii="宋体" w:eastAsia="宋体" w:hAnsi="宋体" w:cs="宋体"/>
          <w:kern w:val="0"/>
          <w:sz w:val="24"/>
          <w:szCs w:val="24"/>
        </w:rPr>
        <w:t>a.argmax</w:t>
      </w:r>
      <w:proofErr w:type="spellEnd"/>
      <w:proofErr w:type="gramEnd"/>
      <w:r w:rsidRPr="00AF53F3">
        <w:rPr>
          <w:rFonts w:ascii="宋体" w:eastAsia="宋体" w:hAnsi="宋体" w:cs="宋体"/>
          <w:kern w:val="0"/>
          <w:sz w:val="24"/>
          <w:szCs w:val="24"/>
        </w:rPr>
        <w:t>()</w:t>
      </w:r>
    </w:p>
    <w:p w14:paraId="30C62DF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4)</w:t>
      </w:r>
    </w:p>
    <w:p w14:paraId="3DDEBCE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a.argmin</w:t>
      </w:r>
      <w:proofErr w:type="spellEnd"/>
      <w:proofErr w:type="gramEnd"/>
      <w:r w:rsidRPr="00AF53F3">
        <w:rPr>
          <w:rFonts w:ascii="宋体" w:eastAsia="宋体" w:hAnsi="宋体" w:cs="宋体"/>
          <w:kern w:val="0"/>
          <w:sz w:val="24"/>
          <w:szCs w:val="24"/>
        </w:rPr>
        <w:t>()</w:t>
      </w:r>
    </w:p>
    <w:p w14:paraId="250248D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w:t>
      </w:r>
    </w:p>
    <w:p w14:paraId="63B0D577"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该方法同样默认会将全部数据变成一维的，并计算整个数据里最大值的索引，举例：</w:t>
      </w:r>
    </w:p>
    <w:p w14:paraId="11FA180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(2, 3)</w:t>
      </w:r>
    </w:p>
    <w:p w14:paraId="4278068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119E4D6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[[0.2624, 0.2925, 0.0866],</w:t>
      </w:r>
    </w:p>
    <w:p w14:paraId="010CD17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[0.0545, 0.8841, 0.9959]])</w:t>
      </w:r>
    </w:p>
    <w:p w14:paraId="63CBD88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a.argmax</w:t>
      </w:r>
      <w:proofErr w:type="spellEnd"/>
      <w:proofErr w:type="gramEnd"/>
      <w:r w:rsidRPr="00AF53F3">
        <w:rPr>
          <w:rFonts w:ascii="宋体" w:eastAsia="宋体" w:hAnsi="宋体" w:cs="宋体"/>
          <w:kern w:val="0"/>
          <w:sz w:val="24"/>
          <w:szCs w:val="24"/>
        </w:rPr>
        <w:t>()</w:t>
      </w:r>
    </w:p>
    <w:p w14:paraId="1E3DC1C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5)</w:t>
      </w:r>
    </w:p>
    <w:p w14:paraId="423ED5D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可以看出所有数据默认转到1维上，最大值在第6个</w:t>
      </w:r>
    </w:p>
    <w:p w14:paraId="7F9E72F1"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但可以通过输入维度来控制索引的判断基准，举例：</w:t>
      </w:r>
    </w:p>
    <w:p w14:paraId="7CAC7F9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(2, 3)</w:t>
      </w:r>
    </w:p>
    <w:p w14:paraId="00A7770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338E4A2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[[0.7365, 0.4280, 0.6650],</w:t>
      </w:r>
    </w:p>
    <w:p w14:paraId="74BF37E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[0.6988, 0.9839, 0.8990]])</w:t>
      </w:r>
    </w:p>
    <w:p w14:paraId="66D12CD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a.argmax</w:t>
      </w:r>
      <w:proofErr w:type="spellEnd"/>
      <w:proofErr w:type="gramEnd"/>
      <w:r w:rsidRPr="00AF53F3">
        <w:rPr>
          <w:rFonts w:ascii="宋体" w:eastAsia="宋体" w:hAnsi="宋体" w:cs="宋体"/>
          <w:kern w:val="0"/>
          <w:sz w:val="24"/>
          <w:szCs w:val="24"/>
        </w:rPr>
        <w:t>(dim=0)</w:t>
      </w:r>
    </w:p>
    <w:p w14:paraId="01B21D1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 1, 1])</w:t>
      </w:r>
    </w:p>
    <w:p w14:paraId="2912747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在第1维下判断每一列的最大值索引，第一列是0.7365索引为0，第二列是0.9839索引为1，第三列是0.8990索引为1</w:t>
      </w:r>
    </w:p>
    <w:p w14:paraId="440AB7C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a.argmax</w:t>
      </w:r>
      <w:proofErr w:type="spellEnd"/>
      <w:proofErr w:type="gramEnd"/>
      <w:r w:rsidRPr="00AF53F3">
        <w:rPr>
          <w:rFonts w:ascii="宋体" w:eastAsia="宋体" w:hAnsi="宋体" w:cs="宋体"/>
          <w:kern w:val="0"/>
          <w:sz w:val="24"/>
          <w:szCs w:val="24"/>
        </w:rPr>
        <w:t>(dim=1)</w:t>
      </w:r>
    </w:p>
    <w:p w14:paraId="6A39F14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 1])</w:t>
      </w:r>
    </w:p>
    <w:p w14:paraId="4BEA781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在第2维下判断每一行的最大值索引，第一行是0.7365索引为0，第二行是0.9839索引为1</w:t>
      </w:r>
    </w:p>
    <w:p w14:paraId="7D0E5D93"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argsort</w:t>
      </w:r>
      <w:proofErr w:type="spellEnd"/>
      <w:r w:rsidRPr="00AF53F3">
        <w:rPr>
          <w:rFonts w:ascii="宋体" w:eastAsia="宋体" w:hAnsi="宋体" w:cs="宋体"/>
          <w:b/>
          <w:bCs/>
          <w:kern w:val="0"/>
          <w:sz w:val="15"/>
          <w:szCs w:val="15"/>
        </w:rPr>
        <w:t>(</w:t>
      </w:r>
      <w:proofErr w:type="gramEnd"/>
      <w:r w:rsidRPr="00AF53F3">
        <w:rPr>
          <w:rFonts w:ascii="宋体" w:eastAsia="宋体" w:hAnsi="宋体" w:cs="宋体"/>
          <w:b/>
          <w:bCs/>
          <w:kern w:val="0"/>
          <w:sz w:val="15"/>
          <w:szCs w:val="15"/>
        </w:rPr>
        <w:t>)</w:t>
      </w:r>
    </w:p>
    <w:p w14:paraId="2B28D254"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返回从小到大（默认，可以通过descending参数设置）的索引，举例：</w:t>
      </w:r>
    </w:p>
    <w:p w14:paraId="5819B92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a.argsort</w:t>
      </w:r>
      <w:proofErr w:type="spellEnd"/>
      <w:proofErr w:type="gramEnd"/>
      <w:r w:rsidRPr="00AF53F3">
        <w:rPr>
          <w:rFonts w:ascii="宋体" w:eastAsia="宋体" w:hAnsi="宋体" w:cs="宋体"/>
          <w:kern w:val="0"/>
          <w:sz w:val="24"/>
          <w:szCs w:val="24"/>
        </w:rPr>
        <w:t>()</w:t>
      </w:r>
    </w:p>
    <w:p w14:paraId="6DE108C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 1, 2, 3, 4])</w:t>
      </w:r>
    </w:p>
    <w:p w14:paraId="6D1B6F1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 5., 4., 2., 5., 3.])</w:t>
      </w:r>
    </w:p>
    <w:p w14:paraId="5080F43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&gt;&gt;&gt; </w:t>
      </w:r>
      <w:proofErr w:type="spellStart"/>
      <w:proofErr w:type="gramStart"/>
      <w:r w:rsidRPr="00AF53F3">
        <w:rPr>
          <w:rFonts w:ascii="宋体" w:eastAsia="宋体" w:hAnsi="宋体" w:cs="宋体"/>
          <w:kern w:val="0"/>
          <w:sz w:val="24"/>
          <w:szCs w:val="24"/>
        </w:rPr>
        <w:t>a.argsort</w:t>
      </w:r>
      <w:proofErr w:type="spellEnd"/>
      <w:proofErr w:type="gramEnd"/>
      <w:r w:rsidRPr="00AF53F3">
        <w:rPr>
          <w:rFonts w:ascii="宋体" w:eastAsia="宋体" w:hAnsi="宋体" w:cs="宋体"/>
          <w:kern w:val="0"/>
          <w:sz w:val="24"/>
          <w:szCs w:val="24"/>
        </w:rPr>
        <w:t>()</w:t>
      </w:r>
    </w:p>
    <w:p w14:paraId="7E257A0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 3, 5, 2, 1, 4])</w:t>
      </w:r>
    </w:p>
    <w:p w14:paraId="7EC76A8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从小到大的索引</w:t>
      </w:r>
    </w:p>
    <w:p w14:paraId="434DE2C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a.argsort</w:t>
      </w:r>
      <w:proofErr w:type="spellEnd"/>
      <w:proofErr w:type="gramEnd"/>
      <w:r w:rsidRPr="00AF53F3">
        <w:rPr>
          <w:rFonts w:ascii="宋体" w:eastAsia="宋体" w:hAnsi="宋体" w:cs="宋体"/>
          <w:kern w:val="0"/>
          <w:sz w:val="24"/>
          <w:szCs w:val="24"/>
        </w:rPr>
        <w:t>(descending=True)</w:t>
      </w:r>
    </w:p>
    <w:p w14:paraId="1E00E4C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4, 2, 5, 3, 0])</w:t>
      </w:r>
    </w:p>
    <w:p w14:paraId="23545D0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从大到小的索引</w:t>
      </w:r>
    </w:p>
    <w:p w14:paraId="76820074"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topk</w:t>
      </w:r>
      <w:proofErr w:type="spellEnd"/>
      <w:r w:rsidRPr="00AF53F3">
        <w:rPr>
          <w:rFonts w:ascii="宋体" w:eastAsia="宋体" w:hAnsi="宋体" w:cs="宋体"/>
          <w:b/>
          <w:bCs/>
          <w:kern w:val="0"/>
          <w:sz w:val="15"/>
          <w:szCs w:val="15"/>
        </w:rPr>
        <w:t>(</w:t>
      </w:r>
      <w:proofErr w:type="gramEnd"/>
      <w:r w:rsidRPr="00AF53F3">
        <w:rPr>
          <w:rFonts w:ascii="宋体" w:eastAsia="宋体" w:hAnsi="宋体" w:cs="宋体"/>
          <w:b/>
          <w:bCs/>
          <w:kern w:val="0"/>
          <w:sz w:val="15"/>
          <w:szCs w:val="15"/>
        </w:rPr>
        <w:t>)</w:t>
      </w:r>
    </w:p>
    <w:p w14:paraId="74584857"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返回前几大的值（取前几小的值设置参数largest为False就行），并且还是按从大到小（取前几</w:t>
      </w:r>
      <w:proofErr w:type="gramStart"/>
      <w:r w:rsidRPr="00AF53F3">
        <w:rPr>
          <w:rFonts w:ascii="宋体" w:eastAsia="宋体" w:hAnsi="宋体" w:cs="宋体"/>
          <w:kern w:val="0"/>
          <w:sz w:val="24"/>
          <w:szCs w:val="24"/>
        </w:rPr>
        <w:t>小就是</w:t>
      </w:r>
      <w:proofErr w:type="gramEnd"/>
      <w:r w:rsidRPr="00AF53F3">
        <w:rPr>
          <w:rFonts w:ascii="宋体" w:eastAsia="宋体" w:hAnsi="宋体" w:cs="宋体"/>
          <w:kern w:val="0"/>
          <w:sz w:val="24"/>
          <w:szCs w:val="24"/>
        </w:rPr>
        <w:t>从小到大）排序好的，举例：</w:t>
      </w:r>
    </w:p>
    <w:p w14:paraId="79DC288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(2, 3)</w:t>
      </w:r>
    </w:p>
    <w:p w14:paraId="0E0B33F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5ED610E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[[0.0831, 0.3135, 0.2989],</w:t>
      </w:r>
    </w:p>
    <w:p w14:paraId="55535D4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[0.2959, 0.6371, 0.9715]])</w:t>
      </w:r>
    </w:p>
    <w:p w14:paraId="7A2DAA0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a.topk</w:t>
      </w:r>
      <w:proofErr w:type="spellEnd"/>
      <w:proofErr w:type="gramEnd"/>
      <w:r w:rsidRPr="00AF53F3">
        <w:rPr>
          <w:rFonts w:ascii="宋体" w:eastAsia="宋体" w:hAnsi="宋体" w:cs="宋体"/>
          <w:kern w:val="0"/>
          <w:sz w:val="24"/>
          <w:szCs w:val="24"/>
        </w:rPr>
        <w:t>(3)</w:t>
      </w:r>
    </w:p>
    <w:p w14:paraId="44E0D4D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[[0.3135, 0.2989, 0.0831],</w:t>
      </w:r>
    </w:p>
    <w:p w14:paraId="00511C9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[0.9715, 0.6371, 0.2959]]), </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2, 0],</w:t>
      </w:r>
    </w:p>
    <w:p w14:paraId="42C264F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[2, 1, 0]]))</w:t>
      </w:r>
    </w:p>
    <w:p w14:paraId="36A8DDC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取前三大的，可以看到结果也从大到小排序好</w:t>
      </w:r>
    </w:p>
    <w:p w14:paraId="075024E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a.topk</w:t>
      </w:r>
      <w:proofErr w:type="spellEnd"/>
      <w:proofErr w:type="gramEnd"/>
      <w:r w:rsidRPr="00AF53F3">
        <w:rPr>
          <w:rFonts w:ascii="宋体" w:eastAsia="宋体" w:hAnsi="宋体" w:cs="宋体"/>
          <w:kern w:val="0"/>
          <w:sz w:val="24"/>
          <w:szCs w:val="24"/>
        </w:rPr>
        <w:t>(3, dim=1)</w:t>
      </w:r>
    </w:p>
    <w:p w14:paraId="28A4B26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[[0.3135, 0.2989, 0.0831],</w:t>
      </w:r>
    </w:p>
    <w:p w14:paraId="515DA06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[0.9715, 0.6371, 0.2959]]), </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2, 0],</w:t>
      </w:r>
    </w:p>
    <w:p w14:paraId="0FDFF1C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[2, 1, 0]]))</w:t>
      </w:r>
    </w:p>
    <w:p w14:paraId="1D4B2F0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在</w:t>
      </w:r>
      <w:proofErr w:type="gramStart"/>
      <w:r w:rsidRPr="00AF53F3">
        <w:rPr>
          <w:rFonts w:ascii="宋体" w:eastAsia="宋体" w:hAnsi="宋体" w:cs="宋体"/>
          <w:kern w:val="0"/>
          <w:sz w:val="24"/>
          <w:szCs w:val="24"/>
        </w:rPr>
        <w:t>第2维取前</w:t>
      </w:r>
      <w:proofErr w:type="gramEnd"/>
      <w:r w:rsidRPr="00AF53F3">
        <w:rPr>
          <w:rFonts w:ascii="宋体" w:eastAsia="宋体" w:hAnsi="宋体" w:cs="宋体"/>
          <w:kern w:val="0"/>
          <w:sz w:val="24"/>
          <w:szCs w:val="24"/>
        </w:rPr>
        <w:t>大三的数</w:t>
      </w:r>
    </w:p>
    <w:p w14:paraId="6857907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a.topk</w:t>
      </w:r>
      <w:proofErr w:type="spellEnd"/>
      <w:proofErr w:type="gramEnd"/>
      <w:r w:rsidRPr="00AF53F3">
        <w:rPr>
          <w:rFonts w:ascii="宋体" w:eastAsia="宋体" w:hAnsi="宋体" w:cs="宋体"/>
          <w:kern w:val="0"/>
          <w:sz w:val="24"/>
          <w:szCs w:val="24"/>
        </w:rPr>
        <w:t>(3, largest=False)</w:t>
      </w:r>
    </w:p>
    <w:p w14:paraId="024EAB5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[[0.0831, 0.2989, 0.3135],</w:t>
      </w:r>
    </w:p>
    <w:p w14:paraId="1F0F9DE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[0.2959, 0.6371, 0.9715]]), </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 2, 1],</w:t>
      </w:r>
    </w:p>
    <w:p w14:paraId="35290EA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1, 2]]))</w:t>
      </w:r>
    </w:p>
    <w:p w14:paraId="0323A01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取前三小的，可以看到结果也从小到大排序好</w:t>
      </w:r>
    </w:p>
    <w:p w14:paraId="08C26004"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kthvalue</w:t>
      </w:r>
      <w:proofErr w:type="spellEnd"/>
      <w:r w:rsidRPr="00AF53F3">
        <w:rPr>
          <w:rFonts w:ascii="宋体" w:eastAsia="宋体" w:hAnsi="宋体" w:cs="宋体"/>
          <w:b/>
          <w:bCs/>
          <w:kern w:val="0"/>
          <w:sz w:val="15"/>
          <w:szCs w:val="15"/>
        </w:rPr>
        <w:t>(</w:t>
      </w:r>
      <w:proofErr w:type="gramEnd"/>
      <w:r w:rsidRPr="00AF53F3">
        <w:rPr>
          <w:rFonts w:ascii="宋体" w:eastAsia="宋体" w:hAnsi="宋体" w:cs="宋体"/>
          <w:b/>
          <w:bCs/>
          <w:kern w:val="0"/>
          <w:sz w:val="15"/>
          <w:szCs w:val="15"/>
        </w:rPr>
        <w:t>)</w:t>
      </w:r>
    </w:p>
    <w:p w14:paraId="23EA2704"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返回第几小的数，举例：</w:t>
      </w:r>
    </w:p>
    <w:p w14:paraId="68E7795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(2, 3)</w:t>
      </w:r>
    </w:p>
    <w:p w14:paraId="1326F8B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591FD75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[[0.2052, 0.1159, 0.8533],</w:t>
      </w:r>
    </w:p>
    <w:p w14:paraId="35964A6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[0.3335, 0.3922, 0.7414]])</w:t>
      </w:r>
    </w:p>
    <w:p w14:paraId="61B0302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a.sort</w:t>
      </w:r>
      <w:proofErr w:type="spellEnd"/>
      <w:proofErr w:type="gramEnd"/>
      <w:r w:rsidRPr="00AF53F3">
        <w:rPr>
          <w:rFonts w:ascii="宋体" w:eastAsia="宋体" w:hAnsi="宋体" w:cs="宋体"/>
          <w:kern w:val="0"/>
          <w:sz w:val="24"/>
          <w:szCs w:val="24"/>
        </w:rPr>
        <w:t>()</w:t>
      </w:r>
    </w:p>
    <w:p w14:paraId="3F34E60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[[0.1159, 0.2052, 0.8533],</w:t>
      </w:r>
    </w:p>
    <w:p w14:paraId="6B69261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[0.3335, 0.3922, 0.7414]]), </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0, 2],</w:t>
      </w:r>
    </w:p>
    <w:p w14:paraId="3BE6CC6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1, 2]]))</w:t>
      </w:r>
    </w:p>
    <w:p w14:paraId="203D082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606E8D7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[[0.2052, 0.1159, 0.8533],</w:t>
      </w:r>
    </w:p>
    <w:p w14:paraId="0C37060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[0.3335, 0.3922, 0.7414]])</w:t>
      </w:r>
    </w:p>
    <w:p w14:paraId="35EDDEB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a.kthvalue</w:t>
      </w:r>
      <w:proofErr w:type="spellEnd"/>
      <w:proofErr w:type="gramEnd"/>
      <w:r w:rsidRPr="00AF53F3">
        <w:rPr>
          <w:rFonts w:ascii="宋体" w:eastAsia="宋体" w:hAnsi="宋体" w:cs="宋体"/>
          <w:kern w:val="0"/>
          <w:sz w:val="24"/>
          <w:szCs w:val="24"/>
        </w:rPr>
        <w:t>(2, dim=0)</w:t>
      </w:r>
    </w:p>
    <w:p w14:paraId="01857BC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[0.3335, 0.3922, 0.8533]), tensor([1, 1, 0]))</w:t>
      </w:r>
    </w:p>
    <w:p w14:paraId="78EA59B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在第1维返回第二小的数，可以看到每一列第二小的数被返回</w:t>
      </w:r>
    </w:p>
    <w:p w14:paraId="51805B7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a.kthvalue</w:t>
      </w:r>
      <w:proofErr w:type="spellEnd"/>
      <w:proofErr w:type="gramEnd"/>
      <w:r w:rsidRPr="00AF53F3">
        <w:rPr>
          <w:rFonts w:ascii="宋体" w:eastAsia="宋体" w:hAnsi="宋体" w:cs="宋体"/>
          <w:kern w:val="0"/>
          <w:sz w:val="24"/>
          <w:szCs w:val="24"/>
        </w:rPr>
        <w:t>(2, dim=1)</w:t>
      </w:r>
    </w:p>
    <w:p w14:paraId="4442644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[0.2052, 0.3922]), tensor([0, 1]))</w:t>
      </w:r>
    </w:p>
    <w:p w14:paraId="420D2B5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在第2维返回第二小的数，可以看到每一行第二小的数被返回</w:t>
      </w:r>
    </w:p>
    <w:p w14:paraId="0E458480"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gramStart"/>
      <w:r w:rsidRPr="00AF53F3">
        <w:rPr>
          <w:rFonts w:ascii="宋体" w:eastAsia="宋体" w:hAnsi="宋体" w:cs="宋体"/>
          <w:b/>
          <w:bCs/>
          <w:kern w:val="0"/>
          <w:sz w:val="15"/>
          <w:szCs w:val="15"/>
        </w:rPr>
        <w:t>norm(</w:t>
      </w:r>
      <w:proofErr w:type="gramEnd"/>
      <w:r w:rsidRPr="00AF53F3">
        <w:rPr>
          <w:rFonts w:ascii="宋体" w:eastAsia="宋体" w:hAnsi="宋体" w:cs="宋体"/>
          <w:b/>
          <w:bCs/>
          <w:kern w:val="0"/>
          <w:sz w:val="15"/>
          <w:szCs w:val="15"/>
        </w:rPr>
        <w:t>)</w:t>
      </w:r>
    </w:p>
    <w:p w14:paraId="1BF8E3B1"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计算张量的范数（可以理解成张量长度的模），默认是l2范数（即欧氏距离），举例：</w:t>
      </w:r>
    </w:p>
    <w:p w14:paraId="3643B1D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 xml:space="preserve">((-3, 4), </w:t>
      </w:r>
      <w:proofErr w:type="spellStart"/>
      <w:r w:rsidRPr="00AF53F3">
        <w:rPr>
          <w:rFonts w:ascii="宋体" w:eastAsia="宋体" w:hAnsi="宋体" w:cs="宋体"/>
          <w:kern w:val="0"/>
          <w:sz w:val="24"/>
          <w:szCs w:val="24"/>
        </w:rPr>
        <w:t>dtype</w:t>
      </w:r>
      <w:proofErr w:type="spellEnd"/>
      <w:r w:rsidRPr="00AF53F3">
        <w:rPr>
          <w:rFonts w:ascii="宋体" w:eastAsia="宋体" w:hAnsi="宋体" w:cs="宋体"/>
          <w:kern w:val="0"/>
          <w:sz w:val="24"/>
          <w:szCs w:val="24"/>
        </w:rPr>
        <w:t>=torch.float32)</w:t>
      </w:r>
    </w:p>
    <w:p w14:paraId="5E09D22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a.norm</w:t>
      </w:r>
      <w:proofErr w:type="spellEnd"/>
      <w:proofErr w:type="gramEnd"/>
      <w:r w:rsidRPr="00AF53F3">
        <w:rPr>
          <w:rFonts w:ascii="宋体" w:eastAsia="宋体" w:hAnsi="宋体" w:cs="宋体"/>
          <w:kern w:val="0"/>
          <w:sz w:val="24"/>
          <w:szCs w:val="24"/>
        </w:rPr>
        <w:t>(2)</w:t>
      </w:r>
    </w:p>
    <w:p w14:paraId="39D00E9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5.)</w:t>
      </w:r>
    </w:p>
    <w:p w14:paraId="7DCC8A5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l2范数：((-</w:t>
      </w:r>
      <w:proofErr w:type="gramStart"/>
      <w:r w:rsidRPr="00AF53F3">
        <w:rPr>
          <w:rFonts w:ascii="宋体" w:eastAsia="宋体" w:hAnsi="宋体" w:cs="宋体"/>
          <w:kern w:val="0"/>
          <w:sz w:val="24"/>
          <w:szCs w:val="24"/>
        </w:rPr>
        <w:t>3)*</w:t>
      </w:r>
      <w:proofErr w:type="gramEnd"/>
      <w:r w:rsidRPr="00AF53F3">
        <w:rPr>
          <w:rFonts w:ascii="宋体" w:eastAsia="宋体" w:hAnsi="宋体" w:cs="宋体"/>
          <w:kern w:val="0"/>
          <w:sz w:val="24"/>
          <w:szCs w:val="24"/>
        </w:rPr>
        <w:t>*2 + 4**2)**0.5</w:t>
      </w:r>
    </w:p>
    <w:p w14:paraId="2AE3795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a.norm</w:t>
      </w:r>
      <w:proofErr w:type="spellEnd"/>
      <w:proofErr w:type="gramEnd"/>
      <w:r w:rsidRPr="00AF53F3">
        <w:rPr>
          <w:rFonts w:ascii="宋体" w:eastAsia="宋体" w:hAnsi="宋体" w:cs="宋体"/>
          <w:kern w:val="0"/>
          <w:sz w:val="24"/>
          <w:szCs w:val="24"/>
        </w:rPr>
        <w:t>(1)</w:t>
      </w:r>
    </w:p>
    <w:p w14:paraId="73B269F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7.)</w:t>
      </w:r>
    </w:p>
    <w:p w14:paraId="1E995DB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l1范数（曼哈顿距离）：|-3| + |4|</w:t>
      </w:r>
    </w:p>
    <w:p w14:paraId="7CACF58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a.norm</w:t>
      </w:r>
      <w:proofErr w:type="spellEnd"/>
      <w:proofErr w:type="gramEnd"/>
      <w:r w:rsidRPr="00AF53F3">
        <w:rPr>
          <w:rFonts w:ascii="宋体" w:eastAsia="宋体" w:hAnsi="宋体" w:cs="宋体"/>
          <w:kern w:val="0"/>
          <w:sz w:val="24"/>
          <w:szCs w:val="24"/>
        </w:rPr>
        <w:t>(2, dim=0)</w:t>
      </w:r>
    </w:p>
    <w:p w14:paraId="1254BAF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 xml:space="preserve">(((-3, 4), (6, 8)), </w:t>
      </w:r>
      <w:proofErr w:type="spellStart"/>
      <w:r w:rsidRPr="00AF53F3">
        <w:rPr>
          <w:rFonts w:ascii="宋体" w:eastAsia="宋体" w:hAnsi="宋体" w:cs="宋体"/>
          <w:kern w:val="0"/>
          <w:sz w:val="24"/>
          <w:szCs w:val="24"/>
        </w:rPr>
        <w:t>dtype</w:t>
      </w:r>
      <w:proofErr w:type="spellEnd"/>
      <w:r w:rsidRPr="00AF53F3">
        <w:rPr>
          <w:rFonts w:ascii="宋体" w:eastAsia="宋体" w:hAnsi="宋体" w:cs="宋体"/>
          <w:kern w:val="0"/>
          <w:sz w:val="24"/>
          <w:szCs w:val="24"/>
        </w:rPr>
        <w:t>=torch.float32)</w:t>
      </w:r>
    </w:p>
    <w:p w14:paraId="5794D40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0396923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[[-3.,  4.],</w:t>
      </w:r>
    </w:p>
    <w:p w14:paraId="42733B7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[ 6</w:t>
      </w:r>
      <w:proofErr w:type="gramStart"/>
      <w:r w:rsidRPr="00AF53F3">
        <w:rPr>
          <w:rFonts w:ascii="宋体" w:eastAsia="宋体" w:hAnsi="宋体" w:cs="宋体"/>
          <w:kern w:val="0"/>
          <w:sz w:val="24"/>
          <w:szCs w:val="24"/>
        </w:rPr>
        <w:t>.,  8</w:t>
      </w:r>
      <w:proofErr w:type="gramEnd"/>
      <w:r w:rsidRPr="00AF53F3">
        <w:rPr>
          <w:rFonts w:ascii="宋体" w:eastAsia="宋体" w:hAnsi="宋体" w:cs="宋体"/>
          <w:kern w:val="0"/>
          <w:sz w:val="24"/>
          <w:szCs w:val="24"/>
        </w:rPr>
        <w:t>.]])</w:t>
      </w:r>
    </w:p>
    <w:p w14:paraId="59BE148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&gt;&gt;&gt; </w:t>
      </w:r>
      <w:proofErr w:type="spellStart"/>
      <w:proofErr w:type="gramStart"/>
      <w:r w:rsidRPr="00AF53F3">
        <w:rPr>
          <w:rFonts w:ascii="宋体" w:eastAsia="宋体" w:hAnsi="宋体" w:cs="宋体"/>
          <w:kern w:val="0"/>
          <w:sz w:val="24"/>
          <w:szCs w:val="24"/>
        </w:rPr>
        <w:t>a.norm</w:t>
      </w:r>
      <w:proofErr w:type="spellEnd"/>
      <w:proofErr w:type="gramEnd"/>
      <w:r w:rsidRPr="00AF53F3">
        <w:rPr>
          <w:rFonts w:ascii="宋体" w:eastAsia="宋体" w:hAnsi="宋体" w:cs="宋体"/>
          <w:kern w:val="0"/>
          <w:sz w:val="24"/>
          <w:szCs w:val="24"/>
        </w:rPr>
        <w:t>(2, dim=0)</w:t>
      </w:r>
    </w:p>
    <w:p w14:paraId="6C25A0D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[6.7082, 8.9443])</w:t>
      </w:r>
    </w:p>
    <w:p w14:paraId="7A98E56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在</w:t>
      </w:r>
      <w:proofErr w:type="gramStart"/>
      <w:r w:rsidRPr="00AF53F3">
        <w:rPr>
          <w:rFonts w:ascii="宋体" w:eastAsia="宋体" w:hAnsi="宋体" w:cs="宋体"/>
          <w:kern w:val="0"/>
          <w:sz w:val="24"/>
          <w:szCs w:val="24"/>
        </w:rPr>
        <w:t>第1维算范数</w:t>
      </w:r>
      <w:proofErr w:type="gramEnd"/>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3)*</w:t>
      </w:r>
      <w:proofErr w:type="gramEnd"/>
      <w:r w:rsidRPr="00AF53F3">
        <w:rPr>
          <w:rFonts w:ascii="宋体" w:eastAsia="宋体" w:hAnsi="宋体" w:cs="宋体"/>
          <w:kern w:val="0"/>
          <w:sz w:val="24"/>
          <w:szCs w:val="24"/>
        </w:rPr>
        <w:t>*2 + 6**2)**0.5,  (4**2 + 8**2)**0.5</w:t>
      </w:r>
    </w:p>
    <w:p w14:paraId="56A54D0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a.norm</w:t>
      </w:r>
      <w:proofErr w:type="spellEnd"/>
      <w:proofErr w:type="gramEnd"/>
      <w:r w:rsidRPr="00AF53F3">
        <w:rPr>
          <w:rFonts w:ascii="宋体" w:eastAsia="宋体" w:hAnsi="宋体" w:cs="宋体"/>
          <w:kern w:val="0"/>
          <w:sz w:val="24"/>
          <w:szCs w:val="24"/>
        </w:rPr>
        <w:t>(2, dim=1)</w:t>
      </w:r>
    </w:p>
    <w:p w14:paraId="1E87D5D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[ 5., 10.])</w:t>
      </w:r>
    </w:p>
    <w:p w14:paraId="5C234E9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在</w:t>
      </w:r>
      <w:proofErr w:type="gramStart"/>
      <w:r w:rsidRPr="00AF53F3">
        <w:rPr>
          <w:rFonts w:ascii="宋体" w:eastAsia="宋体" w:hAnsi="宋体" w:cs="宋体"/>
          <w:kern w:val="0"/>
          <w:sz w:val="24"/>
          <w:szCs w:val="24"/>
        </w:rPr>
        <w:t>第2维算范数</w:t>
      </w:r>
      <w:proofErr w:type="gramEnd"/>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3)*</w:t>
      </w:r>
      <w:proofErr w:type="gramEnd"/>
      <w:r w:rsidRPr="00AF53F3">
        <w:rPr>
          <w:rFonts w:ascii="宋体" w:eastAsia="宋体" w:hAnsi="宋体" w:cs="宋体"/>
          <w:kern w:val="0"/>
          <w:sz w:val="24"/>
          <w:szCs w:val="24"/>
        </w:rPr>
        <w:t>*2 + 4**2)**0.5,  (6**2 + 8**2)**0.5</w:t>
      </w:r>
    </w:p>
    <w:p w14:paraId="518B5E4F"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gramStart"/>
      <w:r w:rsidRPr="00AF53F3">
        <w:rPr>
          <w:rFonts w:ascii="宋体" w:eastAsia="宋体" w:hAnsi="宋体" w:cs="宋体"/>
          <w:b/>
          <w:bCs/>
          <w:kern w:val="0"/>
          <w:sz w:val="15"/>
          <w:szCs w:val="15"/>
        </w:rPr>
        <w:t>clamp(</w:t>
      </w:r>
      <w:proofErr w:type="gramEnd"/>
      <w:r w:rsidRPr="00AF53F3">
        <w:rPr>
          <w:rFonts w:ascii="宋体" w:eastAsia="宋体" w:hAnsi="宋体" w:cs="宋体"/>
          <w:b/>
          <w:bCs/>
          <w:kern w:val="0"/>
          <w:sz w:val="15"/>
          <w:szCs w:val="15"/>
        </w:rPr>
        <w:t>)</w:t>
      </w:r>
    </w:p>
    <w:p w14:paraId="6AADD9E8"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设置张量值范围，举例：</w:t>
      </w:r>
    </w:p>
    <w:p w14:paraId="2A8D97F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 2, 3, 4, 5])</w:t>
      </w:r>
    </w:p>
    <w:p w14:paraId="150C7E4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a.clamp</w:t>
      </w:r>
      <w:proofErr w:type="spellEnd"/>
      <w:proofErr w:type="gramEnd"/>
      <w:r w:rsidRPr="00AF53F3">
        <w:rPr>
          <w:rFonts w:ascii="宋体" w:eastAsia="宋体" w:hAnsi="宋体" w:cs="宋体"/>
          <w:kern w:val="0"/>
          <w:sz w:val="24"/>
          <w:szCs w:val="24"/>
        </w:rPr>
        <w:t>(3)</w:t>
      </w:r>
    </w:p>
    <w:p w14:paraId="1B56556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[3, 3, 3, 4, 5])</w:t>
      </w:r>
    </w:p>
    <w:p w14:paraId="5A17D6F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范围控制在3~</w:t>
      </w:r>
    </w:p>
    <w:p w14:paraId="5F9EAD8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a.clamp</w:t>
      </w:r>
      <w:proofErr w:type="spellEnd"/>
      <w:proofErr w:type="gramEnd"/>
      <w:r w:rsidRPr="00AF53F3">
        <w:rPr>
          <w:rFonts w:ascii="宋体" w:eastAsia="宋体" w:hAnsi="宋体" w:cs="宋体"/>
          <w:kern w:val="0"/>
          <w:sz w:val="24"/>
          <w:szCs w:val="24"/>
        </w:rPr>
        <w:t>(3, 4)</w:t>
      </w:r>
    </w:p>
    <w:p w14:paraId="6574E2A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[3, 3, 3, 4, 4])</w:t>
      </w:r>
    </w:p>
    <w:p w14:paraId="5028C24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范围控制在3~4</w:t>
      </w:r>
    </w:p>
    <w:p w14:paraId="46B1861E"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gramStart"/>
      <w:r w:rsidRPr="00AF53F3">
        <w:rPr>
          <w:rFonts w:ascii="宋体" w:eastAsia="宋体" w:hAnsi="宋体" w:cs="宋体"/>
          <w:b/>
          <w:bCs/>
          <w:kern w:val="0"/>
          <w:sz w:val="15"/>
          <w:szCs w:val="15"/>
        </w:rPr>
        <w:t>transpose(</w:t>
      </w:r>
      <w:proofErr w:type="gramEnd"/>
      <w:r w:rsidRPr="00AF53F3">
        <w:rPr>
          <w:rFonts w:ascii="宋体" w:eastAsia="宋体" w:hAnsi="宋体" w:cs="宋体"/>
          <w:b/>
          <w:bCs/>
          <w:kern w:val="0"/>
          <w:sz w:val="15"/>
          <w:szCs w:val="15"/>
        </w:rPr>
        <w:t>)</w:t>
      </w:r>
    </w:p>
    <w:p w14:paraId="2372F774"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将指定维度对调，如果在2维情况，就相当于是转置，举例：</w:t>
      </w:r>
    </w:p>
    <w:p w14:paraId="0C8BECB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(2, 3, 1)</w:t>
      </w:r>
    </w:p>
    <w:p w14:paraId="6F04FE9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2DA71BE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[[[0.8327],</w:t>
      </w:r>
    </w:p>
    <w:p w14:paraId="7EE73AB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[0.7932],</w:t>
      </w:r>
    </w:p>
    <w:p w14:paraId="07C4AD1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[0.7497]],</w:t>
      </w:r>
    </w:p>
    <w:p w14:paraId="1F30215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[[0.2347],</w:t>
      </w:r>
    </w:p>
    <w:p w14:paraId="147C015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[0.7611],</w:t>
      </w:r>
    </w:p>
    <w:p w14:paraId="744C2E4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[0.5529]]])</w:t>
      </w:r>
    </w:p>
    <w:p w14:paraId="2999866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a.transpose</w:t>
      </w:r>
      <w:proofErr w:type="spellEnd"/>
      <w:proofErr w:type="gramEnd"/>
      <w:r w:rsidRPr="00AF53F3">
        <w:rPr>
          <w:rFonts w:ascii="宋体" w:eastAsia="宋体" w:hAnsi="宋体" w:cs="宋体"/>
          <w:kern w:val="0"/>
          <w:sz w:val="24"/>
          <w:szCs w:val="24"/>
        </w:rPr>
        <w:t>(0, 2)</w:t>
      </w:r>
    </w:p>
    <w:p w14:paraId="01C536D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[[[0.8327, 0.2347],</w:t>
      </w:r>
    </w:p>
    <w:p w14:paraId="05D5BCC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[0.7932, 0.7611],</w:t>
      </w:r>
    </w:p>
    <w:p w14:paraId="73B7327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[0.7497, 0.5529]]])</w:t>
      </w:r>
    </w:p>
    <w:p w14:paraId="56182E2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将第1维和第3维对调</w:t>
      </w:r>
    </w:p>
    <w:p w14:paraId="78B06A5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a.transpose</w:t>
      </w:r>
      <w:proofErr w:type="spellEnd"/>
      <w:proofErr w:type="gramEnd"/>
      <w:r w:rsidRPr="00AF53F3">
        <w:rPr>
          <w:rFonts w:ascii="宋体" w:eastAsia="宋体" w:hAnsi="宋体" w:cs="宋体"/>
          <w:kern w:val="0"/>
          <w:sz w:val="24"/>
          <w:szCs w:val="24"/>
        </w:rPr>
        <w:t>(0, 2).shape</w:t>
      </w:r>
    </w:p>
    <w:p w14:paraId="22ED287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 3, 2])</w:t>
      </w:r>
    </w:p>
    <w:p w14:paraId="7F36E799"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gramStart"/>
      <w:r w:rsidRPr="00AF53F3">
        <w:rPr>
          <w:rFonts w:ascii="宋体" w:eastAsia="宋体" w:hAnsi="宋体" w:cs="宋体"/>
          <w:b/>
          <w:bCs/>
          <w:kern w:val="0"/>
          <w:sz w:val="15"/>
          <w:szCs w:val="15"/>
        </w:rPr>
        <w:t>permute(</w:t>
      </w:r>
      <w:proofErr w:type="gramEnd"/>
      <w:r w:rsidRPr="00AF53F3">
        <w:rPr>
          <w:rFonts w:ascii="宋体" w:eastAsia="宋体" w:hAnsi="宋体" w:cs="宋体"/>
          <w:b/>
          <w:bCs/>
          <w:kern w:val="0"/>
          <w:sz w:val="15"/>
          <w:szCs w:val="15"/>
        </w:rPr>
        <w:t>)</w:t>
      </w:r>
    </w:p>
    <w:p w14:paraId="785FCE84"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和transpose类似也是对调维度，但使用不太一样，举例：</w:t>
      </w:r>
    </w:p>
    <w:p w14:paraId="0E829A9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(2, 3, 1)</w:t>
      </w:r>
    </w:p>
    <w:p w14:paraId="43703C7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43CD476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[[[0.6857],</w:t>
      </w:r>
    </w:p>
    <w:p w14:paraId="3538F28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[0.4819],</w:t>
      </w:r>
    </w:p>
    <w:p w14:paraId="64BD73D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[0.3992]],</w:t>
      </w:r>
    </w:p>
    <w:p w14:paraId="53120BE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65F35A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[[0.7477],</w:t>
      </w:r>
    </w:p>
    <w:p w14:paraId="3D99D28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[0.8073],</w:t>
      </w:r>
    </w:p>
    <w:p w14:paraId="512E924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[0.1939]]])</w:t>
      </w:r>
    </w:p>
    <w:p w14:paraId="02AEBD0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a.permute</w:t>
      </w:r>
      <w:proofErr w:type="spellEnd"/>
      <w:proofErr w:type="gramEnd"/>
      <w:r w:rsidRPr="00AF53F3">
        <w:rPr>
          <w:rFonts w:ascii="宋体" w:eastAsia="宋体" w:hAnsi="宋体" w:cs="宋体"/>
          <w:kern w:val="0"/>
          <w:sz w:val="24"/>
          <w:szCs w:val="24"/>
        </w:rPr>
        <w:t>(2, 0, 1)</w:t>
      </w:r>
    </w:p>
    <w:p w14:paraId="0497A75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[[[0.6857, 0.4819, 0.3992],</w:t>
      </w:r>
    </w:p>
    <w:p w14:paraId="48FA911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[0.7477, 0.8073, 0.1939]]])</w:t>
      </w:r>
    </w:p>
    <w:p w14:paraId="4F9DE95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将a修改成原来第3个维度放在第1个维度，第1个维度放在第2个维度，第2个维度放在第3个维度</w:t>
      </w:r>
    </w:p>
    <w:p w14:paraId="780D2A5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a.permute</w:t>
      </w:r>
      <w:proofErr w:type="spellEnd"/>
      <w:proofErr w:type="gramEnd"/>
      <w:r w:rsidRPr="00AF53F3">
        <w:rPr>
          <w:rFonts w:ascii="宋体" w:eastAsia="宋体" w:hAnsi="宋体" w:cs="宋体"/>
          <w:kern w:val="0"/>
          <w:sz w:val="24"/>
          <w:szCs w:val="24"/>
        </w:rPr>
        <w:t>(2, 0, 1).shape</w:t>
      </w:r>
    </w:p>
    <w:p w14:paraId="2C1DF18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 2, 3])</w:t>
      </w:r>
    </w:p>
    <w:p w14:paraId="13C751DD"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gramStart"/>
      <w:r w:rsidRPr="00AF53F3">
        <w:rPr>
          <w:rFonts w:ascii="宋体" w:eastAsia="宋体" w:hAnsi="宋体" w:cs="宋体"/>
          <w:b/>
          <w:bCs/>
          <w:kern w:val="0"/>
          <w:sz w:val="15"/>
          <w:szCs w:val="15"/>
        </w:rPr>
        <w:t>squeeze(</w:t>
      </w:r>
      <w:proofErr w:type="gramEnd"/>
      <w:r w:rsidRPr="00AF53F3">
        <w:rPr>
          <w:rFonts w:ascii="宋体" w:eastAsia="宋体" w:hAnsi="宋体" w:cs="宋体"/>
          <w:b/>
          <w:bCs/>
          <w:kern w:val="0"/>
          <w:sz w:val="15"/>
          <w:szCs w:val="15"/>
        </w:rPr>
        <w:t>)</w:t>
      </w:r>
    </w:p>
    <w:p w14:paraId="609C36E4"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在指定索引位置删减维度，如果</w:t>
      </w:r>
      <w:proofErr w:type="gramStart"/>
      <w:r w:rsidRPr="00AF53F3">
        <w:rPr>
          <w:rFonts w:ascii="宋体" w:eastAsia="宋体" w:hAnsi="宋体" w:cs="宋体"/>
          <w:kern w:val="0"/>
          <w:sz w:val="24"/>
          <w:szCs w:val="24"/>
        </w:rPr>
        <w:t>不</w:t>
      </w:r>
      <w:proofErr w:type="gramEnd"/>
      <w:r w:rsidRPr="00AF53F3">
        <w:rPr>
          <w:rFonts w:ascii="宋体" w:eastAsia="宋体" w:hAnsi="宋体" w:cs="宋体"/>
          <w:kern w:val="0"/>
          <w:sz w:val="24"/>
          <w:szCs w:val="24"/>
        </w:rPr>
        <w:t>传入索引，将会把所有能删减的维度（值为1）都删减了，举例：</w:t>
      </w:r>
    </w:p>
    <w:p w14:paraId="63F2BE1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(1,2,1,1)</w:t>
      </w:r>
    </w:p>
    <w:p w14:paraId="72735C7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4EAEE81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[[[[0.3160]],</w:t>
      </w:r>
    </w:p>
    <w:p w14:paraId="270BAB3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[[0.5993]]]])</w:t>
      </w:r>
    </w:p>
    <w:p w14:paraId="05B4B23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a.squeeze</w:t>
      </w:r>
      <w:proofErr w:type="spellEnd"/>
      <w:proofErr w:type="gramEnd"/>
      <w:r w:rsidRPr="00AF53F3">
        <w:rPr>
          <w:rFonts w:ascii="宋体" w:eastAsia="宋体" w:hAnsi="宋体" w:cs="宋体"/>
          <w:kern w:val="0"/>
          <w:sz w:val="24"/>
          <w:szCs w:val="24"/>
        </w:rPr>
        <w:t>()</w:t>
      </w:r>
    </w:p>
    <w:p w14:paraId="002632F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[0.3160, 0.5993])</w:t>
      </w:r>
    </w:p>
    <w:p w14:paraId="547DE3A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a.squeeze</w:t>
      </w:r>
      <w:proofErr w:type="spellEnd"/>
      <w:proofErr w:type="gramEnd"/>
      <w:r w:rsidRPr="00AF53F3">
        <w:rPr>
          <w:rFonts w:ascii="宋体" w:eastAsia="宋体" w:hAnsi="宋体" w:cs="宋体"/>
          <w:kern w:val="0"/>
          <w:sz w:val="24"/>
          <w:szCs w:val="24"/>
        </w:rPr>
        <w:t>().shape</w:t>
      </w:r>
    </w:p>
    <w:p w14:paraId="7C945BA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lastRenderedPageBreak/>
        <w:t>torch.Size</w:t>
      </w:r>
      <w:proofErr w:type="spellEnd"/>
      <w:proofErr w:type="gramEnd"/>
      <w:r w:rsidRPr="00AF53F3">
        <w:rPr>
          <w:rFonts w:ascii="宋体" w:eastAsia="宋体" w:hAnsi="宋体" w:cs="宋体"/>
          <w:kern w:val="0"/>
          <w:sz w:val="24"/>
          <w:szCs w:val="24"/>
        </w:rPr>
        <w:t>([2])</w:t>
      </w:r>
    </w:p>
    <w:p w14:paraId="628D354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可以看出删减了所有能删减的维度</w:t>
      </w:r>
    </w:p>
    <w:p w14:paraId="5E4147A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a.squeeze</w:t>
      </w:r>
      <w:proofErr w:type="spellEnd"/>
      <w:proofErr w:type="gramEnd"/>
      <w:r w:rsidRPr="00AF53F3">
        <w:rPr>
          <w:rFonts w:ascii="宋体" w:eastAsia="宋体" w:hAnsi="宋体" w:cs="宋体"/>
          <w:kern w:val="0"/>
          <w:sz w:val="24"/>
          <w:szCs w:val="24"/>
        </w:rPr>
        <w:t>(0)</w:t>
      </w:r>
    </w:p>
    <w:p w14:paraId="09666BE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[[[0.3160]],</w:t>
      </w:r>
    </w:p>
    <w:p w14:paraId="3945F9B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[[0.5993]]])</w:t>
      </w:r>
    </w:p>
    <w:p w14:paraId="4C8902C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a.squeeze</w:t>
      </w:r>
      <w:proofErr w:type="spellEnd"/>
      <w:proofErr w:type="gramEnd"/>
      <w:r w:rsidRPr="00AF53F3">
        <w:rPr>
          <w:rFonts w:ascii="宋体" w:eastAsia="宋体" w:hAnsi="宋体" w:cs="宋体"/>
          <w:kern w:val="0"/>
          <w:sz w:val="24"/>
          <w:szCs w:val="24"/>
        </w:rPr>
        <w:t>(0).shape</w:t>
      </w:r>
    </w:p>
    <w:p w14:paraId="3F3C28F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([2, 1, 1])</w:t>
      </w:r>
    </w:p>
    <w:p w14:paraId="01FD618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删减了第1维</w:t>
      </w:r>
    </w:p>
    <w:p w14:paraId="709450C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a.squeeze</w:t>
      </w:r>
      <w:proofErr w:type="spellEnd"/>
      <w:proofErr w:type="gramEnd"/>
      <w:r w:rsidRPr="00AF53F3">
        <w:rPr>
          <w:rFonts w:ascii="宋体" w:eastAsia="宋体" w:hAnsi="宋体" w:cs="宋体"/>
          <w:kern w:val="0"/>
          <w:sz w:val="24"/>
          <w:szCs w:val="24"/>
        </w:rPr>
        <w:t>(1)</w:t>
      </w:r>
    </w:p>
    <w:p w14:paraId="04EC24D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[[[[0.3160]],</w:t>
      </w:r>
    </w:p>
    <w:p w14:paraId="724CF86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[[0.5993]]]])</w:t>
      </w:r>
    </w:p>
    <w:p w14:paraId="0DE38EF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a.squeeze</w:t>
      </w:r>
      <w:proofErr w:type="spellEnd"/>
      <w:proofErr w:type="gramEnd"/>
      <w:r w:rsidRPr="00AF53F3">
        <w:rPr>
          <w:rFonts w:ascii="宋体" w:eastAsia="宋体" w:hAnsi="宋体" w:cs="宋体"/>
          <w:kern w:val="0"/>
          <w:sz w:val="24"/>
          <w:szCs w:val="24"/>
        </w:rPr>
        <w:t>(1).shape</w:t>
      </w:r>
    </w:p>
    <w:p w14:paraId="6DF18A0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 2, 1, 1])</w:t>
      </w:r>
    </w:p>
    <w:p w14:paraId="6648192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第2</w:t>
      </w:r>
      <w:proofErr w:type="gramStart"/>
      <w:r w:rsidRPr="00AF53F3">
        <w:rPr>
          <w:rFonts w:ascii="宋体" w:eastAsia="宋体" w:hAnsi="宋体" w:cs="宋体"/>
          <w:kern w:val="0"/>
          <w:sz w:val="24"/>
          <w:szCs w:val="24"/>
        </w:rPr>
        <w:t>维因为</w:t>
      </w:r>
      <w:proofErr w:type="gramEnd"/>
      <w:r w:rsidRPr="00AF53F3">
        <w:rPr>
          <w:rFonts w:ascii="宋体" w:eastAsia="宋体" w:hAnsi="宋体" w:cs="宋体"/>
          <w:kern w:val="0"/>
          <w:sz w:val="24"/>
          <w:szCs w:val="24"/>
        </w:rPr>
        <w:t>无法删减，所以没有变化</w:t>
      </w:r>
    </w:p>
    <w:p w14:paraId="76F9265C"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unsqueeze</w:t>
      </w:r>
      <w:proofErr w:type="spellEnd"/>
      <w:r w:rsidRPr="00AF53F3">
        <w:rPr>
          <w:rFonts w:ascii="宋体" w:eastAsia="宋体" w:hAnsi="宋体" w:cs="宋体"/>
          <w:b/>
          <w:bCs/>
          <w:kern w:val="0"/>
          <w:sz w:val="15"/>
          <w:szCs w:val="15"/>
        </w:rPr>
        <w:t>(</w:t>
      </w:r>
      <w:proofErr w:type="gramEnd"/>
      <w:r w:rsidRPr="00AF53F3">
        <w:rPr>
          <w:rFonts w:ascii="宋体" w:eastAsia="宋体" w:hAnsi="宋体" w:cs="宋体"/>
          <w:b/>
          <w:bCs/>
          <w:kern w:val="0"/>
          <w:sz w:val="15"/>
          <w:szCs w:val="15"/>
        </w:rPr>
        <w:t>)</w:t>
      </w:r>
    </w:p>
    <w:p w14:paraId="4F417EAC"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在指定索引位置增加维度，举例：</w:t>
      </w:r>
    </w:p>
    <w:p w14:paraId="1EA5720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(2,3)</w:t>
      </w:r>
    </w:p>
    <w:p w14:paraId="4C13BBA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2C12B1F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[[0.8979, 0.5201, 0.2911],</w:t>
      </w:r>
    </w:p>
    <w:p w14:paraId="6442F2D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[0.8355, 0.2032, 0.9345]])</w:t>
      </w:r>
    </w:p>
    <w:p w14:paraId="776B7B0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a.unsqueeze</w:t>
      </w:r>
      <w:proofErr w:type="spellEnd"/>
      <w:proofErr w:type="gramEnd"/>
      <w:r w:rsidRPr="00AF53F3">
        <w:rPr>
          <w:rFonts w:ascii="宋体" w:eastAsia="宋体" w:hAnsi="宋体" w:cs="宋体"/>
          <w:kern w:val="0"/>
          <w:sz w:val="24"/>
          <w:szCs w:val="24"/>
        </w:rPr>
        <w:t>(0)</w:t>
      </w:r>
    </w:p>
    <w:p w14:paraId="715B693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[[[0.8979, 0.5201, 0.2911],</w:t>
      </w:r>
    </w:p>
    <w:p w14:paraId="5AE18E9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[0.8355, 0.2032, 0.9345]]])</w:t>
      </w:r>
    </w:p>
    <w:p w14:paraId="1A284F0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在第1</w:t>
      </w:r>
      <w:proofErr w:type="gramStart"/>
      <w:r w:rsidRPr="00AF53F3">
        <w:rPr>
          <w:rFonts w:ascii="宋体" w:eastAsia="宋体" w:hAnsi="宋体" w:cs="宋体"/>
          <w:kern w:val="0"/>
          <w:sz w:val="24"/>
          <w:szCs w:val="24"/>
        </w:rPr>
        <w:t>维增加维</w:t>
      </w:r>
      <w:proofErr w:type="gramEnd"/>
      <w:r w:rsidRPr="00AF53F3">
        <w:rPr>
          <w:rFonts w:ascii="宋体" w:eastAsia="宋体" w:hAnsi="宋体" w:cs="宋体"/>
          <w:kern w:val="0"/>
          <w:sz w:val="24"/>
          <w:szCs w:val="24"/>
        </w:rPr>
        <w:t>度</w:t>
      </w:r>
    </w:p>
    <w:p w14:paraId="176CE2B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a.unsqueeze</w:t>
      </w:r>
      <w:proofErr w:type="spellEnd"/>
      <w:proofErr w:type="gramEnd"/>
      <w:r w:rsidRPr="00AF53F3">
        <w:rPr>
          <w:rFonts w:ascii="宋体" w:eastAsia="宋体" w:hAnsi="宋体" w:cs="宋体"/>
          <w:kern w:val="0"/>
          <w:sz w:val="24"/>
          <w:szCs w:val="24"/>
        </w:rPr>
        <w:t>(0).shape</w:t>
      </w:r>
    </w:p>
    <w:p w14:paraId="474337A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 2, 3])</w:t>
      </w:r>
    </w:p>
    <w:p w14:paraId="78BB47C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可以看出(2, 3)-&gt;(1,2,3)</w:t>
      </w:r>
    </w:p>
    <w:p w14:paraId="43BD810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a.unsqueeze</w:t>
      </w:r>
      <w:proofErr w:type="spellEnd"/>
      <w:proofErr w:type="gramEnd"/>
      <w:r w:rsidRPr="00AF53F3">
        <w:rPr>
          <w:rFonts w:ascii="宋体" w:eastAsia="宋体" w:hAnsi="宋体" w:cs="宋体"/>
          <w:kern w:val="0"/>
          <w:sz w:val="24"/>
          <w:szCs w:val="24"/>
        </w:rPr>
        <w:t>(-1)</w:t>
      </w:r>
    </w:p>
    <w:p w14:paraId="580B940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[[[0.8979],</w:t>
      </w:r>
    </w:p>
    <w:p w14:paraId="4F3AAA0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[0.5201],</w:t>
      </w:r>
    </w:p>
    <w:p w14:paraId="1898E3E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[0.2911]],</w:t>
      </w:r>
    </w:p>
    <w:p w14:paraId="3C6C9C5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B78E8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[[0.8355],</w:t>
      </w:r>
    </w:p>
    <w:p w14:paraId="75E2A1D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[0.2032],</w:t>
      </w:r>
    </w:p>
    <w:p w14:paraId="12685B3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[0.9345]]])</w:t>
      </w:r>
    </w:p>
    <w:p w14:paraId="487F8B1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在最后1</w:t>
      </w:r>
      <w:proofErr w:type="gramStart"/>
      <w:r w:rsidRPr="00AF53F3">
        <w:rPr>
          <w:rFonts w:ascii="宋体" w:eastAsia="宋体" w:hAnsi="宋体" w:cs="宋体"/>
          <w:kern w:val="0"/>
          <w:sz w:val="24"/>
          <w:szCs w:val="24"/>
        </w:rPr>
        <w:t>维增加维</w:t>
      </w:r>
      <w:proofErr w:type="gramEnd"/>
      <w:r w:rsidRPr="00AF53F3">
        <w:rPr>
          <w:rFonts w:ascii="宋体" w:eastAsia="宋体" w:hAnsi="宋体" w:cs="宋体"/>
          <w:kern w:val="0"/>
          <w:sz w:val="24"/>
          <w:szCs w:val="24"/>
        </w:rPr>
        <w:t>度</w:t>
      </w:r>
    </w:p>
    <w:p w14:paraId="6008E4B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a.unsqueeze</w:t>
      </w:r>
      <w:proofErr w:type="spellEnd"/>
      <w:proofErr w:type="gramEnd"/>
      <w:r w:rsidRPr="00AF53F3">
        <w:rPr>
          <w:rFonts w:ascii="宋体" w:eastAsia="宋体" w:hAnsi="宋体" w:cs="宋体"/>
          <w:kern w:val="0"/>
          <w:sz w:val="24"/>
          <w:szCs w:val="24"/>
        </w:rPr>
        <w:t>(-1).shape</w:t>
      </w:r>
    </w:p>
    <w:p w14:paraId="503A88F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([2, 3, 1])</w:t>
      </w:r>
    </w:p>
    <w:p w14:paraId="70A5085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可以看出(2, 3)-&gt;(2,3,1)</w:t>
      </w:r>
    </w:p>
    <w:p w14:paraId="063E4D60"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gramStart"/>
      <w:r w:rsidRPr="00AF53F3">
        <w:rPr>
          <w:rFonts w:ascii="宋体" w:eastAsia="宋体" w:hAnsi="宋体" w:cs="宋体"/>
          <w:b/>
          <w:bCs/>
          <w:kern w:val="0"/>
          <w:sz w:val="15"/>
          <w:szCs w:val="15"/>
        </w:rPr>
        <w:t>expand(</w:t>
      </w:r>
      <w:proofErr w:type="gramEnd"/>
      <w:r w:rsidRPr="00AF53F3">
        <w:rPr>
          <w:rFonts w:ascii="宋体" w:eastAsia="宋体" w:hAnsi="宋体" w:cs="宋体"/>
          <w:b/>
          <w:bCs/>
          <w:kern w:val="0"/>
          <w:sz w:val="15"/>
          <w:szCs w:val="15"/>
        </w:rPr>
        <w:t>)</w:t>
      </w:r>
    </w:p>
    <w:p w14:paraId="1F2B05E9"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扩展数据，但仅限于维度是1的地方，举例：</w:t>
      </w:r>
    </w:p>
    <w:p w14:paraId="508E91A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(1,2,1)</w:t>
      </w:r>
    </w:p>
    <w:p w14:paraId="0876EE5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55A15EC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[[[0.5487],</w:t>
      </w:r>
    </w:p>
    <w:p w14:paraId="2ABF0CA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[0.9694]]])</w:t>
      </w:r>
    </w:p>
    <w:p w14:paraId="7E56551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a.expand</w:t>
      </w:r>
      <w:proofErr w:type="spellEnd"/>
      <w:proofErr w:type="gramEnd"/>
      <w:r w:rsidRPr="00AF53F3">
        <w:rPr>
          <w:rFonts w:ascii="宋体" w:eastAsia="宋体" w:hAnsi="宋体" w:cs="宋体"/>
          <w:kern w:val="0"/>
          <w:sz w:val="24"/>
          <w:szCs w:val="24"/>
        </w:rPr>
        <w:t>([2,2,1])</w:t>
      </w:r>
    </w:p>
    <w:p w14:paraId="510C149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[[[0.5487],</w:t>
      </w:r>
    </w:p>
    <w:p w14:paraId="577E198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[0.9694]],</w:t>
      </w:r>
    </w:p>
    <w:p w14:paraId="1BA7215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[[0.5487],</w:t>
      </w:r>
    </w:p>
    <w:p w14:paraId="75B8099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[0.9694]]])</w:t>
      </w:r>
    </w:p>
    <w:p w14:paraId="3055862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扩展了第1维度的数据</w:t>
      </w:r>
    </w:p>
    <w:p w14:paraId="5C096AC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a.expand</w:t>
      </w:r>
      <w:proofErr w:type="spellEnd"/>
      <w:proofErr w:type="gramEnd"/>
      <w:r w:rsidRPr="00AF53F3">
        <w:rPr>
          <w:rFonts w:ascii="宋体" w:eastAsia="宋体" w:hAnsi="宋体" w:cs="宋体"/>
          <w:kern w:val="0"/>
          <w:sz w:val="24"/>
          <w:szCs w:val="24"/>
        </w:rPr>
        <w:t>([2,2,2])</w:t>
      </w:r>
    </w:p>
    <w:p w14:paraId="705131F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[[[0.5487, 0.5487],</w:t>
      </w:r>
    </w:p>
    <w:p w14:paraId="75F7F33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[0.9694, 0.9694]],</w:t>
      </w:r>
    </w:p>
    <w:p w14:paraId="4439FD9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[[0.5487, 0.5487],</w:t>
      </w:r>
    </w:p>
    <w:p w14:paraId="7FC157E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[0.9694, 0.9694]]])</w:t>
      </w:r>
    </w:p>
    <w:p w14:paraId="3756038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扩展了第1/3维度的数据</w:t>
      </w:r>
    </w:p>
    <w:p w14:paraId="79D2E86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a.expand</w:t>
      </w:r>
      <w:proofErr w:type="spellEnd"/>
      <w:proofErr w:type="gramEnd"/>
      <w:r w:rsidRPr="00AF53F3">
        <w:rPr>
          <w:rFonts w:ascii="宋体" w:eastAsia="宋体" w:hAnsi="宋体" w:cs="宋体"/>
          <w:kern w:val="0"/>
          <w:sz w:val="24"/>
          <w:szCs w:val="24"/>
        </w:rPr>
        <w:t>([1,4,1])</w:t>
      </w:r>
    </w:p>
    <w:p w14:paraId="2B2A896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Traceback (most recent call last):</w:t>
      </w:r>
    </w:p>
    <w:p w14:paraId="19E5906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File "&lt;pyshell#242&gt;", line 1, in &lt;module&gt;</w:t>
      </w:r>
    </w:p>
    <w:p w14:paraId="16E0A4E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proofErr w:type="gramStart"/>
      <w:r w:rsidRPr="00AF53F3">
        <w:rPr>
          <w:rFonts w:ascii="宋体" w:eastAsia="宋体" w:hAnsi="宋体" w:cs="宋体"/>
          <w:kern w:val="0"/>
          <w:sz w:val="24"/>
          <w:szCs w:val="24"/>
        </w:rPr>
        <w:t>a.expand</w:t>
      </w:r>
      <w:proofErr w:type="spellEnd"/>
      <w:proofErr w:type="gramEnd"/>
      <w:r w:rsidRPr="00AF53F3">
        <w:rPr>
          <w:rFonts w:ascii="宋体" w:eastAsia="宋体" w:hAnsi="宋体" w:cs="宋体"/>
          <w:kern w:val="0"/>
          <w:sz w:val="24"/>
          <w:szCs w:val="24"/>
        </w:rPr>
        <w:t>([1,4,1])</w:t>
      </w:r>
    </w:p>
    <w:p w14:paraId="4323906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AF53F3">
        <w:rPr>
          <w:rFonts w:ascii="宋体" w:eastAsia="宋体" w:hAnsi="宋体" w:cs="宋体"/>
          <w:kern w:val="0"/>
          <w:sz w:val="24"/>
          <w:szCs w:val="24"/>
        </w:rPr>
        <w:lastRenderedPageBreak/>
        <w:t>RuntimeError</w:t>
      </w:r>
      <w:proofErr w:type="spellEnd"/>
      <w:r w:rsidRPr="00AF53F3">
        <w:rPr>
          <w:rFonts w:ascii="宋体" w:eastAsia="宋体" w:hAnsi="宋体" w:cs="宋体"/>
          <w:kern w:val="0"/>
          <w:sz w:val="24"/>
          <w:szCs w:val="24"/>
        </w:rPr>
        <w:t>: The expanded size of the tensor (4) must match the existing size (2) at non-singleton dimension 1.  Target sizes: [1, 4, 1].  Tensor sizes: [1, 2, 1]</w:t>
      </w:r>
    </w:p>
    <w:p w14:paraId="4666BE3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因为第2维度不为1，所以不能扩展</w:t>
      </w:r>
    </w:p>
    <w:p w14:paraId="6E9D24AA"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gramStart"/>
      <w:r w:rsidRPr="00AF53F3">
        <w:rPr>
          <w:rFonts w:ascii="宋体" w:eastAsia="宋体" w:hAnsi="宋体" w:cs="宋体"/>
          <w:b/>
          <w:bCs/>
          <w:kern w:val="0"/>
          <w:sz w:val="15"/>
          <w:szCs w:val="15"/>
        </w:rPr>
        <w:t>repeat(</w:t>
      </w:r>
      <w:proofErr w:type="gramEnd"/>
      <w:r w:rsidRPr="00AF53F3">
        <w:rPr>
          <w:rFonts w:ascii="宋体" w:eastAsia="宋体" w:hAnsi="宋体" w:cs="宋体"/>
          <w:b/>
          <w:bCs/>
          <w:kern w:val="0"/>
          <w:sz w:val="15"/>
          <w:szCs w:val="15"/>
        </w:rPr>
        <w:t>)</w:t>
      </w:r>
    </w:p>
    <w:p w14:paraId="1D948D4A"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复制数据，对指定维度复制指定倍数，举例：</w:t>
      </w:r>
    </w:p>
    <w:p w14:paraId="66FD095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(1,2,1)</w:t>
      </w:r>
    </w:p>
    <w:p w14:paraId="145CA7C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a.repeat</w:t>
      </w:r>
      <w:proofErr w:type="spellEnd"/>
      <w:proofErr w:type="gramEnd"/>
      <w:r w:rsidRPr="00AF53F3">
        <w:rPr>
          <w:rFonts w:ascii="宋体" w:eastAsia="宋体" w:hAnsi="宋体" w:cs="宋体"/>
          <w:kern w:val="0"/>
          <w:sz w:val="24"/>
          <w:szCs w:val="24"/>
        </w:rPr>
        <w:t>([2,2,1]).shape</w:t>
      </w:r>
    </w:p>
    <w:p w14:paraId="419C335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([2, 4, 1])</w:t>
      </w:r>
    </w:p>
    <w:p w14:paraId="206B3C9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将1/2</w:t>
      </w:r>
      <w:proofErr w:type="gramStart"/>
      <w:r w:rsidRPr="00AF53F3">
        <w:rPr>
          <w:rFonts w:ascii="宋体" w:eastAsia="宋体" w:hAnsi="宋体" w:cs="宋体"/>
          <w:kern w:val="0"/>
          <w:sz w:val="24"/>
          <w:szCs w:val="24"/>
        </w:rPr>
        <w:t>维变成</w:t>
      </w:r>
      <w:proofErr w:type="gramEnd"/>
      <w:r w:rsidRPr="00AF53F3">
        <w:rPr>
          <w:rFonts w:ascii="宋体" w:eastAsia="宋体" w:hAnsi="宋体" w:cs="宋体"/>
          <w:kern w:val="0"/>
          <w:sz w:val="24"/>
          <w:szCs w:val="24"/>
        </w:rPr>
        <w:t>原来2倍，第3维不变</w:t>
      </w:r>
    </w:p>
    <w:p w14:paraId="4D015E5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a.repeat</w:t>
      </w:r>
      <w:proofErr w:type="spellEnd"/>
      <w:proofErr w:type="gramEnd"/>
      <w:r w:rsidRPr="00AF53F3">
        <w:rPr>
          <w:rFonts w:ascii="宋体" w:eastAsia="宋体" w:hAnsi="宋体" w:cs="宋体"/>
          <w:kern w:val="0"/>
          <w:sz w:val="24"/>
          <w:szCs w:val="24"/>
        </w:rPr>
        <w:t>([2,2,2]).shape</w:t>
      </w:r>
    </w:p>
    <w:p w14:paraId="488C89B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([2, 4, 2])</w:t>
      </w:r>
    </w:p>
    <w:p w14:paraId="528B2896"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gramStart"/>
      <w:r w:rsidRPr="00AF53F3">
        <w:rPr>
          <w:rFonts w:ascii="宋体" w:eastAsia="宋体" w:hAnsi="宋体" w:cs="宋体"/>
          <w:b/>
          <w:bCs/>
          <w:kern w:val="0"/>
          <w:sz w:val="15"/>
          <w:szCs w:val="15"/>
        </w:rPr>
        <w:t>split(</w:t>
      </w:r>
      <w:proofErr w:type="gramEnd"/>
      <w:r w:rsidRPr="00AF53F3">
        <w:rPr>
          <w:rFonts w:ascii="宋体" w:eastAsia="宋体" w:hAnsi="宋体" w:cs="宋体"/>
          <w:b/>
          <w:bCs/>
          <w:kern w:val="0"/>
          <w:sz w:val="15"/>
          <w:szCs w:val="15"/>
        </w:rPr>
        <w:t>)</w:t>
      </w:r>
    </w:p>
    <w:p w14:paraId="3FA0E1CD"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根据长度切分数据，举例：</w:t>
      </w:r>
    </w:p>
    <w:p w14:paraId="1A03511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(2,2,3)</w:t>
      </w:r>
    </w:p>
    <w:p w14:paraId="0C4B7EA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4745D01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[[[0.6913, 0.3448, 0.5107],</w:t>
      </w:r>
    </w:p>
    <w:p w14:paraId="5C4BCD0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[0.5714, 0.1821, 0.2043]],</w:t>
      </w:r>
    </w:p>
    <w:p w14:paraId="63056FD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[[0.9937, 0.4512, 0.8015],</w:t>
      </w:r>
    </w:p>
    <w:p w14:paraId="62A167D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[0.9622, 0.3952, 0.6199]]])</w:t>
      </w:r>
    </w:p>
    <w:p w14:paraId="6518CAC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a.split</w:t>
      </w:r>
      <w:proofErr w:type="spellEnd"/>
      <w:proofErr w:type="gramEnd"/>
      <w:r w:rsidRPr="00AF53F3">
        <w:rPr>
          <w:rFonts w:ascii="宋体" w:eastAsia="宋体" w:hAnsi="宋体" w:cs="宋体"/>
          <w:kern w:val="0"/>
          <w:sz w:val="24"/>
          <w:szCs w:val="24"/>
        </w:rPr>
        <w:t>(1, dim=0)</w:t>
      </w:r>
    </w:p>
    <w:p w14:paraId="0327952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[[[0.6913, 0.3448, 0.5107],</w:t>
      </w:r>
    </w:p>
    <w:p w14:paraId="2090B0E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[0.5714, 0.1821, 0.2043]]]), </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[[[0.9937, 0.4512, 0.8015],</w:t>
      </w:r>
    </w:p>
    <w:p w14:paraId="69DEBA2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[0.9622, 0.3952, 0.6199]]]))</w:t>
      </w:r>
    </w:p>
    <w:p w14:paraId="209831C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可以看出根据第1维将数据按长度1切分成了2/1份（第1维长度是2）</w:t>
      </w:r>
    </w:p>
    <w:p w14:paraId="09BB51D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a.split</w:t>
      </w:r>
      <w:proofErr w:type="spellEnd"/>
      <w:proofErr w:type="gramEnd"/>
      <w:r w:rsidRPr="00AF53F3">
        <w:rPr>
          <w:rFonts w:ascii="宋体" w:eastAsia="宋体" w:hAnsi="宋体" w:cs="宋体"/>
          <w:kern w:val="0"/>
          <w:sz w:val="24"/>
          <w:szCs w:val="24"/>
        </w:rPr>
        <w:t>(1, dim=0).shape</w:t>
      </w:r>
    </w:p>
    <w:p w14:paraId="723EE90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y = </w:t>
      </w:r>
      <w:proofErr w:type="spellStart"/>
      <w:proofErr w:type="gramStart"/>
      <w:r w:rsidRPr="00AF53F3">
        <w:rPr>
          <w:rFonts w:ascii="宋体" w:eastAsia="宋体" w:hAnsi="宋体" w:cs="宋体"/>
          <w:kern w:val="0"/>
          <w:sz w:val="24"/>
          <w:szCs w:val="24"/>
        </w:rPr>
        <w:t>a.split</w:t>
      </w:r>
      <w:proofErr w:type="spellEnd"/>
      <w:proofErr w:type="gramEnd"/>
      <w:r w:rsidRPr="00AF53F3">
        <w:rPr>
          <w:rFonts w:ascii="宋体" w:eastAsia="宋体" w:hAnsi="宋体" w:cs="宋体"/>
          <w:kern w:val="0"/>
          <w:sz w:val="24"/>
          <w:szCs w:val="24"/>
        </w:rPr>
        <w:t>(1, dim=0)</w:t>
      </w:r>
    </w:p>
    <w:p w14:paraId="727DFE5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x.shape</w:t>
      </w:r>
      <w:proofErr w:type="spellEnd"/>
      <w:proofErr w:type="gram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y.shape</w:t>
      </w:r>
      <w:proofErr w:type="spellEnd"/>
    </w:p>
    <w:p w14:paraId="669433B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 xml:space="preserve">([1, 2, 3]), </w:t>
      </w:r>
      <w:proofErr w:type="spellStart"/>
      <w:r w:rsidRPr="00AF53F3">
        <w:rPr>
          <w:rFonts w:ascii="宋体" w:eastAsia="宋体" w:hAnsi="宋体" w:cs="宋体"/>
          <w:kern w:val="0"/>
          <w:sz w:val="24"/>
          <w:szCs w:val="24"/>
        </w:rPr>
        <w:t>torch.Size</w:t>
      </w:r>
      <w:proofErr w:type="spellEnd"/>
      <w:r w:rsidRPr="00AF53F3">
        <w:rPr>
          <w:rFonts w:ascii="宋体" w:eastAsia="宋体" w:hAnsi="宋体" w:cs="宋体"/>
          <w:kern w:val="0"/>
          <w:sz w:val="24"/>
          <w:szCs w:val="24"/>
        </w:rPr>
        <w:t>([1, 2, 3]))</w:t>
      </w:r>
    </w:p>
    <w:p w14:paraId="5E91C089"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lastRenderedPageBreak/>
        <w:t>chunk</w:t>
      </w:r>
    </w:p>
    <w:p w14:paraId="189430AC"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根据数量切分数据，也就是自定义要切成多少份，举例：</w:t>
      </w:r>
    </w:p>
    <w:p w14:paraId="081BF55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(3,3)</w:t>
      </w:r>
    </w:p>
    <w:p w14:paraId="33A0406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25D2BC6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[[0.3355, 0.0770, 0.1840],</w:t>
      </w:r>
    </w:p>
    <w:p w14:paraId="20929C3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[0.0844, 0.4452, 0.8723],</w:t>
      </w:r>
    </w:p>
    <w:p w14:paraId="33802A9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[0.9296, 0.4290, 0.4051]])</w:t>
      </w:r>
    </w:p>
    <w:p w14:paraId="56EFEF8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a.chunk</w:t>
      </w:r>
      <w:proofErr w:type="spellEnd"/>
      <w:proofErr w:type="gramEnd"/>
      <w:r w:rsidRPr="00AF53F3">
        <w:rPr>
          <w:rFonts w:ascii="宋体" w:eastAsia="宋体" w:hAnsi="宋体" w:cs="宋体"/>
          <w:kern w:val="0"/>
          <w:sz w:val="24"/>
          <w:szCs w:val="24"/>
        </w:rPr>
        <w:t>(3, dim=0)</w:t>
      </w:r>
    </w:p>
    <w:p w14:paraId="4DC4D8B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[[0.3355, 0.0770, 0.1840]]), tensor([[0.0844, 0.4452, 0.8723]]), tensor([[0.9296, 0.4290, 0.4051]]))</w:t>
      </w:r>
    </w:p>
    <w:p w14:paraId="13BBF4E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把数据切成3份</w:t>
      </w:r>
    </w:p>
    <w:p w14:paraId="2CAEE96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a.chunk</w:t>
      </w:r>
      <w:proofErr w:type="spellEnd"/>
      <w:proofErr w:type="gramEnd"/>
      <w:r w:rsidRPr="00AF53F3">
        <w:rPr>
          <w:rFonts w:ascii="宋体" w:eastAsia="宋体" w:hAnsi="宋体" w:cs="宋体"/>
          <w:kern w:val="0"/>
          <w:sz w:val="24"/>
          <w:szCs w:val="24"/>
        </w:rPr>
        <w:t>(2, dim=0)</w:t>
      </w:r>
    </w:p>
    <w:p w14:paraId="4D3D0A0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[[0.3355, 0.0770, 0.1840],</w:t>
      </w:r>
    </w:p>
    <w:p w14:paraId="39B79BA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[0.0844, 0.4452, 0.8723]]), </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[[0.9296, 0.4290, 0.4051]]))</w:t>
      </w:r>
    </w:p>
    <w:p w14:paraId="53DBCE2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切成2份，可以看到最后一个被独立出来了</w:t>
      </w:r>
    </w:p>
    <w:p w14:paraId="327FAE1E" w14:textId="77777777" w:rsidR="00AF53F3" w:rsidRPr="00AF53F3" w:rsidRDefault="00AF53F3" w:rsidP="00AF53F3">
      <w:pPr>
        <w:widowControl/>
        <w:spacing w:before="100" w:beforeAutospacing="1" w:after="100" w:afterAutospacing="1"/>
        <w:jc w:val="left"/>
        <w:outlineLvl w:val="2"/>
        <w:rPr>
          <w:rFonts w:ascii="宋体" w:eastAsia="宋体" w:hAnsi="宋体" w:cs="宋体"/>
          <w:b/>
          <w:bCs/>
          <w:kern w:val="0"/>
          <w:sz w:val="27"/>
          <w:szCs w:val="27"/>
        </w:rPr>
      </w:pPr>
      <w:r w:rsidRPr="00AF53F3">
        <w:rPr>
          <w:rFonts w:ascii="宋体" w:eastAsia="宋体" w:hAnsi="宋体" w:cs="宋体"/>
          <w:b/>
          <w:bCs/>
          <w:kern w:val="0"/>
          <w:sz w:val="27"/>
          <w:szCs w:val="27"/>
        </w:rPr>
        <w:t>常用方法</w:t>
      </w:r>
    </w:p>
    <w:p w14:paraId="67477E7A" w14:textId="77777777" w:rsidR="00AF53F3" w:rsidRPr="00AF53F3" w:rsidRDefault="00AF53F3" w:rsidP="00AF53F3">
      <w:pPr>
        <w:widowControl/>
        <w:spacing w:before="100" w:beforeAutospacing="1" w:after="100" w:afterAutospacing="1"/>
        <w:jc w:val="left"/>
        <w:outlineLvl w:val="4"/>
        <w:rPr>
          <w:rFonts w:ascii="宋体" w:eastAsia="宋体" w:hAnsi="宋体" w:cs="宋体"/>
          <w:b/>
          <w:bCs/>
          <w:kern w:val="0"/>
          <w:sz w:val="20"/>
          <w:szCs w:val="20"/>
        </w:rPr>
      </w:pPr>
      <w:r w:rsidRPr="00AF53F3">
        <w:rPr>
          <w:rFonts w:ascii="宋体" w:eastAsia="宋体" w:hAnsi="宋体" w:cs="宋体"/>
          <w:b/>
          <w:bCs/>
          <w:kern w:val="0"/>
          <w:sz w:val="20"/>
          <w:szCs w:val="20"/>
        </w:rPr>
        <w:t>数组/张量转换</w:t>
      </w:r>
    </w:p>
    <w:p w14:paraId="3CCBF665"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torch.from</w:t>
      </w:r>
      <w:proofErr w:type="gramEnd"/>
      <w:r w:rsidRPr="00AF53F3">
        <w:rPr>
          <w:rFonts w:ascii="宋体" w:eastAsia="宋体" w:hAnsi="宋体" w:cs="宋体"/>
          <w:b/>
          <w:bCs/>
          <w:kern w:val="0"/>
          <w:sz w:val="15"/>
          <w:szCs w:val="15"/>
        </w:rPr>
        <w:t>_numpy</w:t>
      </w:r>
      <w:proofErr w:type="spellEnd"/>
    </w:p>
    <w:p w14:paraId="77B865FE"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数组转张量，举例：</w:t>
      </w:r>
    </w:p>
    <w:p w14:paraId="782DB14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np.array</w:t>
      </w:r>
      <w:proofErr w:type="spellEnd"/>
      <w:proofErr w:type="gramEnd"/>
      <w:r w:rsidRPr="00AF53F3">
        <w:rPr>
          <w:rFonts w:ascii="宋体" w:eastAsia="宋体" w:hAnsi="宋体" w:cs="宋体"/>
          <w:kern w:val="0"/>
          <w:sz w:val="24"/>
          <w:szCs w:val="24"/>
        </w:rPr>
        <w:t>([1, 2, 3])</w:t>
      </w:r>
    </w:p>
    <w:p w14:paraId="0BF7530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torch.from</w:t>
      </w:r>
      <w:proofErr w:type="gramEnd"/>
      <w:r w:rsidRPr="00AF53F3">
        <w:rPr>
          <w:rFonts w:ascii="宋体" w:eastAsia="宋体" w:hAnsi="宋体" w:cs="宋体"/>
          <w:kern w:val="0"/>
          <w:sz w:val="24"/>
          <w:szCs w:val="24"/>
        </w:rPr>
        <w:t>_numpy</w:t>
      </w:r>
      <w:proofErr w:type="spellEnd"/>
      <w:r w:rsidRPr="00AF53F3">
        <w:rPr>
          <w:rFonts w:ascii="宋体" w:eastAsia="宋体" w:hAnsi="宋体" w:cs="宋体"/>
          <w:kern w:val="0"/>
          <w:sz w:val="24"/>
          <w:szCs w:val="24"/>
        </w:rPr>
        <w:t>(a)</w:t>
      </w:r>
    </w:p>
    <w:p w14:paraId="2A380F3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xml:space="preserve">[1, 2, 3], </w:t>
      </w:r>
      <w:proofErr w:type="spellStart"/>
      <w:r w:rsidRPr="00AF53F3">
        <w:rPr>
          <w:rFonts w:ascii="宋体" w:eastAsia="宋体" w:hAnsi="宋体" w:cs="宋体"/>
          <w:kern w:val="0"/>
          <w:sz w:val="24"/>
          <w:szCs w:val="24"/>
        </w:rPr>
        <w:t>dtype</w:t>
      </w:r>
      <w:proofErr w:type="spellEnd"/>
      <w:r w:rsidRPr="00AF53F3">
        <w:rPr>
          <w:rFonts w:ascii="宋体" w:eastAsia="宋体" w:hAnsi="宋体" w:cs="宋体"/>
          <w:kern w:val="0"/>
          <w:sz w:val="24"/>
          <w:szCs w:val="24"/>
        </w:rPr>
        <w:t>=torch.int32)</w:t>
      </w:r>
    </w:p>
    <w:p w14:paraId="43ACF0F2"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张量转数组则通过</w:t>
      </w:r>
      <w:proofErr w:type="spellStart"/>
      <w:r w:rsidRPr="00AF53F3">
        <w:rPr>
          <w:rFonts w:ascii="宋体" w:eastAsia="宋体" w:hAnsi="宋体" w:cs="宋体"/>
          <w:kern w:val="0"/>
          <w:sz w:val="24"/>
          <w:szCs w:val="24"/>
        </w:rPr>
        <w:t>data.numpy</w:t>
      </w:r>
      <w:proofErr w:type="spellEnd"/>
      <w:r w:rsidRPr="00AF53F3">
        <w:rPr>
          <w:rFonts w:ascii="宋体" w:eastAsia="宋体" w:hAnsi="宋体" w:cs="宋体"/>
          <w:kern w:val="0"/>
          <w:sz w:val="24"/>
          <w:szCs w:val="24"/>
        </w:rPr>
        <w:t>()转，若为GPU数据，则先转成CPU的，也可以通过</w:t>
      </w:r>
      <w:proofErr w:type="spellStart"/>
      <w:r w:rsidRPr="00AF53F3">
        <w:rPr>
          <w:rFonts w:ascii="宋体" w:eastAsia="宋体" w:hAnsi="宋体" w:cs="宋体"/>
          <w:kern w:val="0"/>
          <w:sz w:val="24"/>
          <w:szCs w:val="24"/>
        </w:rPr>
        <w:t>np.array</w:t>
      </w:r>
      <w:proofErr w:type="spellEnd"/>
      <w:r w:rsidRPr="00AF53F3">
        <w:rPr>
          <w:rFonts w:ascii="宋体" w:eastAsia="宋体" w:hAnsi="宋体" w:cs="宋体"/>
          <w:kern w:val="0"/>
          <w:sz w:val="24"/>
          <w:szCs w:val="24"/>
        </w:rPr>
        <w:t>(tensor)强行转成数组，举例：</w:t>
      </w:r>
    </w:p>
    <w:p w14:paraId="5CA45BB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 2., 3.])</w:t>
      </w:r>
    </w:p>
    <w:p w14:paraId="285E5EB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4765061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2., 3.])</w:t>
      </w:r>
    </w:p>
    <w:p w14:paraId="09A6CE1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&gt;&gt;&gt; </w:t>
      </w:r>
      <w:proofErr w:type="spellStart"/>
      <w:r w:rsidRPr="00AF53F3">
        <w:rPr>
          <w:rFonts w:ascii="宋体" w:eastAsia="宋体" w:hAnsi="宋体" w:cs="宋体"/>
          <w:kern w:val="0"/>
          <w:sz w:val="24"/>
          <w:szCs w:val="24"/>
        </w:rPr>
        <w:t>a.cpu</w:t>
      </w:r>
      <w:proofErr w:type="spellEnd"/>
      <w:r w:rsidRPr="00AF53F3">
        <w:rPr>
          <w:rFonts w:ascii="宋体" w:eastAsia="宋体" w:hAnsi="宋体" w:cs="宋体"/>
          <w:kern w:val="0"/>
          <w:sz w:val="24"/>
          <w:szCs w:val="24"/>
        </w:rPr>
        <w:t>().</w:t>
      </w:r>
      <w:proofErr w:type="spellStart"/>
      <w:proofErr w:type="gramStart"/>
      <w:r w:rsidRPr="00AF53F3">
        <w:rPr>
          <w:rFonts w:ascii="宋体" w:eastAsia="宋体" w:hAnsi="宋体" w:cs="宋体"/>
          <w:kern w:val="0"/>
          <w:sz w:val="24"/>
          <w:szCs w:val="24"/>
        </w:rPr>
        <w:t>data.numpy</w:t>
      </w:r>
      <w:proofErr w:type="spellEnd"/>
      <w:proofErr w:type="gramEnd"/>
      <w:r w:rsidRPr="00AF53F3">
        <w:rPr>
          <w:rFonts w:ascii="宋体" w:eastAsia="宋体" w:hAnsi="宋体" w:cs="宋体"/>
          <w:kern w:val="0"/>
          <w:sz w:val="24"/>
          <w:szCs w:val="24"/>
        </w:rPr>
        <w:t>()</w:t>
      </w:r>
    </w:p>
    <w:p w14:paraId="5F3CEAE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array(</w:t>
      </w:r>
      <w:proofErr w:type="gramEnd"/>
      <w:r w:rsidRPr="00AF53F3">
        <w:rPr>
          <w:rFonts w:ascii="宋体" w:eastAsia="宋体" w:hAnsi="宋体" w:cs="宋体"/>
          <w:kern w:val="0"/>
          <w:sz w:val="24"/>
          <w:szCs w:val="24"/>
        </w:rPr>
        <w:t xml:space="preserve">[1., 2., 3.], </w:t>
      </w:r>
      <w:proofErr w:type="spellStart"/>
      <w:r w:rsidRPr="00AF53F3">
        <w:rPr>
          <w:rFonts w:ascii="宋体" w:eastAsia="宋体" w:hAnsi="宋体" w:cs="宋体"/>
          <w:kern w:val="0"/>
          <w:sz w:val="24"/>
          <w:szCs w:val="24"/>
        </w:rPr>
        <w:t>dtype</w:t>
      </w:r>
      <w:proofErr w:type="spellEnd"/>
      <w:r w:rsidRPr="00AF53F3">
        <w:rPr>
          <w:rFonts w:ascii="宋体" w:eastAsia="宋体" w:hAnsi="宋体" w:cs="宋体"/>
          <w:kern w:val="0"/>
          <w:sz w:val="24"/>
          <w:szCs w:val="24"/>
        </w:rPr>
        <w:t>=float32)</w:t>
      </w:r>
    </w:p>
    <w:p w14:paraId="3F0C494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转成CPU数据，然后转数组</w:t>
      </w:r>
    </w:p>
    <w:p w14:paraId="55640CD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np.array</w:t>
      </w:r>
      <w:proofErr w:type="spellEnd"/>
      <w:proofErr w:type="gramEnd"/>
      <w:r w:rsidRPr="00AF53F3">
        <w:rPr>
          <w:rFonts w:ascii="宋体" w:eastAsia="宋体" w:hAnsi="宋体" w:cs="宋体"/>
          <w:kern w:val="0"/>
          <w:sz w:val="24"/>
          <w:szCs w:val="24"/>
        </w:rPr>
        <w:t>(a)</w:t>
      </w:r>
    </w:p>
    <w:p w14:paraId="7A4CC0E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array(</w:t>
      </w:r>
      <w:proofErr w:type="gramEnd"/>
      <w:r w:rsidRPr="00AF53F3">
        <w:rPr>
          <w:rFonts w:ascii="宋体" w:eastAsia="宋体" w:hAnsi="宋体" w:cs="宋体"/>
          <w:kern w:val="0"/>
          <w:sz w:val="24"/>
          <w:szCs w:val="24"/>
        </w:rPr>
        <w:t xml:space="preserve">[1., 2., 3.], </w:t>
      </w:r>
      <w:proofErr w:type="spellStart"/>
      <w:r w:rsidRPr="00AF53F3">
        <w:rPr>
          <w:rFonts w:ascii="宋体" w:eastAsia="宋体" w:hAnsi="宋体" w:cs="宋体"/>
          <w:kern w:val="0"/>
          <w:sz w:val="24"/>
          <w:szCs w:val="24"/>
        </w:rPr>
        <w:t>dtype</w:t>
      </w:r>
      <w:proofErr w:type="spellEnd"/>
      <w:r w:rsidRPr="00AF53F3">
        <w:rPr>
          <w:rFonts w:ascii="宋体" w:eastAsia="宋体" w:hAnsi="宋体" w:cs="宋体"/>
          <w:kern w:val="0"/>
          <w:sz w:val="24"/>
          <w:szCs w:val="24"/>
        </w:rPr>
        <w:t>=float32)</w:t>
      </w:r>
    </w:p>
    <w:p w14:paraId="6D92793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强制转成数组</w:t>
      </w:r>
    </w:p>
    <w:p w14:paraId="2740746B" w14:textId="77777777" w:rsidR="00AF53F3" w:rsidRPr="00AF53F3" w:rsidRDefault="00AF53F3" w:rsidP="00AF53F3">
      <w:pPr>
        <w:widowControl/>
        <w:spacing w:before="100" w:beforeAutospacing="1" w:after="100" w:afterAutospacing="1"/>
        <w:jc w:val="left"/>
        <w:outlineLvl w:val="4"/>
        <w:rPr>
          <w:rFonts w:ascii="宋体" w:eastAsia="宋体" w:hAnsi="宋体" w:cs="宋体"/>
          <w:b/>
          <w:bCs/>
          <w:kern w:val="0"/>
          <w:sz w:val="20"/>
          <w:szCs w:val="20"/>
        </w:rPr>
      </w:pPr>
      <w:r w:rsidRPr="00AF53F3">
        <w:rPr>
          <w:rFonts w:ascii="宋体" w:eastAsia="宋体" w:hAnsi="宋体" w:cs="宋体"/>
          <w:b/>
          <w:bCs/>
          <w:kern w:val="0"/>
          <w:sz w:val="20"/>
          <w:szCs w:val="20"/>
        </w:rPr>
        <w:t>基本运算</w:t>
      </w:r>
    </w:p>
    <w:p w14:paraId="6EBEED15"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r w:rsidRPr="00AF53F3">
        <w:rPr>
          <w:rFonts w:ascii="宋体" w:eastAsia="宋体" w:hAnsi="宋体" w:cs="宋体"/>
          <w:b/>
          <w:bCs/>
          <w:kern w:val="0"/>
          <w:sz w:val="15"/>
          <w:szCs w:val="15"/>
        </w:rPr>
        <w:t>torch.add</w:t>
      </w:r>
      <w:proofErr w:type="spellEnd"/>
    </w:p>
    <w:p w14:paraId="2D9A3205"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加法运算，一般情况下也可以用+号代替，举例：</w:t>
      </w:r>
    </w:p>
    <w:p w14:paraId="0F7DB92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(2, 2)</w:t>
      </w:r>
    </w:p>
    <w:p w14:paraId="653567C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4CDC4B1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[[0.5643, 0.4722],</w:t>
      </w:r>
    </w:p>
    <w:p w14:paraId="3A39717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[0.5939, 0.6289]])</w:t>
      </w:r>
    </w:p>
    <w:p w14:paraId="48C3DB3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torch.add</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a, b)</w:t>
      </w:r>
    </w:p>
    <w:p w14:paraId="1CBCE0A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[[1.5643, 1.4722],</w:t>
      </w:r>
    </w:p>
    <w:p w14:paraId="15028E0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[1.5939, 1.6289]])</w:t>
      </w:r>
    </w:p>
    <w:p w14:paraId="1E0F80F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 + b</w:t>
      </w:r>
    </w:p>
    <w:p w14:paraId="53D2E56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[[1.5643, 1.4722],</w:t>
      </w:r>
    </w:p>
    <w:p w14:paraId="5CB6CB2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[1.5939, 1.6289]])</w:t>
      </w:r>
    </w:p>
    <w:p w14:paraId="6B9C55E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可以看出结果一样</w:t>
      </w:r>
    </w:p>
    <w:p w14:paraId="67979A36"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r w:rsidRPr="00AF53F3">
        <w:rPr>
          <w:rFonts w:ascii="宋体" w:eastAsia="宋体" w:hAnsi="宋体" w:cs="宋体"/>
          <w:b/>
          <w:bCs/>
          <w:kern w:val="0"/>
          <w:sz w:val="15"/>
          <w:szCs w:val="15"/>
        </w:rPr>
        <w:t>torch.sub</w:t>
      </w:r>
      <w:proofErr w:type="spellEnd"/>
    </w:p>
    <w:p w14:paraId="3E040506"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张量减法</w:t>
      </w:r>
    </w:p>
    <w:p w14:paraId="3B41973D"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r w:rsidRPr="00AF53F3">
        <w:rPr>
          <w:rFonts w:ascii="宋体" w:eastAsia="宋体" w:hAnsi="宋体" w:cs="宋体"/>
          <w:b/>
          <w:bCs/>
          <w:kern w:val="0"/>
          <w:sz w:val="15"/>
          <w:szCs w:val="15"/>
        </w:rPr>
        <w:t>torch.mul</w:t>
      </w:r>
      <w:proofErr w:type="spellEnd"/>
    </w:p>
    <w:p w14:paraId="5E53D3C1"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张量乘法</w:t>
      </w:r>
    </w:p>
    <w:p w14:paraId="50EF6FB9"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r w:rsidRPr="00AF53F3">
        <w:rPr>
          <w:rFonts w:ascii="宋体" w:eastAsia="宋体" w:hAnsi="宋体" w:cs="宋体"/>
          <w:b/>
          <w:bCs/>
          <w:kern w:val="0"/>
          <w:sz w:val="15"/>
          <w:szCs w:val="15"/>
        </w:rPr>
        <w:t>torch.div</w:t>
      </w:r>
      <w:proofErr w:type="spellEnd"/>
    </w:p>
    <w:p w14:paraId="0C9DF988"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lastRenderedPageBreak/>
        <w:t>张量除法</w:t>
      </w:r>
    </w:p>
    <w:p w14:paraId="237A8A69"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torch.matmul</w:t>
      </w:r>
      <w:proofErr w:type="spellEnd"/>
      <w:proofErr w:type="gramEnd"/>
    </w:p>
    <w:p w14:paraId="2F1C93DF"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矩阵乘法，举例：</w:t>
      </w:r>
    </w:p>
    <w:p w14:paraId="76618E8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([[1,1], [1,1]])</w:t>
      </w:r>
    </w:p>
    <w:p w14:paraId="17A6AE7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b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([[1,1], [1,1]])</w:t>
      </w:r>
    </w:p>
    <w:p w14:paraId="707EB1D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torch.matmul</w:t>
      </w:r>
      <w:proofErr w:type="spellEnd"/>
      <w:proofErr w:type="gramEnd"/>
      <w:r w:rsidRPr="00AF53F3">
        <w:rPr>
          <w:rFonts w:ascii="宋体" w:eastAsia="宋体" w:hAnsi="宋体" w:cs="宋体"/>
          <w:kern w:val="0"/>
          <w:sz w:val="24"/>
          <w:szCs w:val="24"/>
        </w:rPr>
        <w:t>(a, b)</w:t>
      </w:r>
    </w:p>
    <w:p w14:paraId="477A477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[[2, 2],</w:t>
      </w:r>
    </w:p>
    <w:p w14:paraId="3913CA7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[2, 2]])</w:t>
      </w:r>
    </w:p>
    <w:p w14:paraId="474A055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a*b</w:t>
      </w:r>
    </w:p>
    <w:p w14:paraId="7DBC1F4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1],</w:t>
      </w:r>
    </w:p>
    <w:p w14:paraId="350952A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 1]])</w:t>
      </w:r>
    </w:p>
    <w:p w14:paraId="41B53C7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别把数组乘法和矩阵乘法弄混了</w:t>
      </w:r>
    </w:p>
    <w:p w14:paraId="60DD92F8"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矩阵乘法还可以用@代替，举例：</w:t>
      </w:r>
    </w:p>
    <w:p w14:paraId="2F5C29F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a@b</w:t>
      </w:r>
      <w:proofErr w:type="spellEnd"/>
    </w:p>
    <w:p w14:paraId="7DC26B2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[[2, 2],</w:t>
      </w:r>
    </w:p>
    <w:p w14:paraId="2694A3A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[2, 2]])</w:t>
      </w:r>
    </w:p>
    <w:p w14:paraId="2F56652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结果和前面矩阵乘法一样</w:t>
      </w:r>
    </w:p>
    <w:p w14:paraId="20745BB2" w14:textId="77777777" w:rsidR="00AF53F3" w:rsidRPr="00AF53F3" w:rsidRDefault="00AF53F3" w:rsidP="00AF53F3">
      <w:pPr>
        <w:widowControl/>
        <w:spacing w:before="100" w:beforeAutospacing="1" w:after="100" w:afterAutospacing="1"/>
        <w:jc w:val="left"/>
        <w:outlineLvl w:val="4"/>
        <w:rPr>
          <w:rFonts w:ascii="宋体" w:eastAsia="宋体" w:hAnsi="宋体" w:cs="宋体"/>
          <w:b/>
          <w:bCs/>
          <w:kern w:val="0"/>
          <w:sz w:val="20"/>
          <w:szCs w:val="20"/>
        </w:rPr>
      </w:pPr>
      <w:r w:rsidRPr="00AF53F3">
        <w:rPr>
          <w:rFonts w:ascii="宋体" w:eastAsia="宋体" w:hAnsi="宋体" w:cs="宋体"/>
          <w:b/>
          <w:bCs/>
          <w:kern w:val="0"/>
          <w:sz w:val="20"/>
          <w:szCs w:val="20"/>
        </w:rPr>
        <w:t>逻辑操作</w:t>
      </w:r>
    </w:p>
    <w:p w14:paraId="2AEE882B"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torch.equal</w:t>
      </w:r>
      <w:proofErr w:type="spellEnd"/>
      <w:proofErr w:type="gramEnd"/>
    </w:p>
    <w:p w14:paraId="1BEA9E8F"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判断两个张量是否完全相等，返回True或者False，而==符号返回的只是一个由0和1组成的张量，举例：</w:t>
      </w:r>
    </w:p>
    <w:p w14:paraId="12D18BA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(2, 2)</w:t>
      </w:r>
    </w:p>
    <w:p w14:paraId="0BE62B0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180D845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[[0.8146, 0.1331],</w:t>
      </w:r>
    </w:p>
    <w:p w14:paraId="599A941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[0.6715, 0.4594]])</w:t>
      </w:r>
    </w:p>
    <w:p w14:paraId="1A2FD65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b = a</w:t>
      </w:r>
    </w:p>
    <w:p w14:paraId="383F03A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 == b</w:t>
      </w:r>
    </w:p>
    <w:p w14:paraId="647CDA8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lastRenderedPageBreak/>
        <w:t>tensor(</w:t>
      </w:r>
      <w:proofErr w:type="gramEnd"/>
      <w:r w:rsidRPr="00AF53F3">
        <w:rPr>
          <w:rFonts w:ascii="宋体" w:eastAsia="宋体" w:hAnsi="宋体" w:cs="宋体"/>
          <w:kern w:val="0"/>
          <w:sz w:val="24"/>
          <w:szCs w:val="24"/>
        </w:rPr>
        <w:t>[[1, 1],</w:t>
      </w:r>
    </w:p>
    <w:p w14:paraId="24D8C00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 1]], </w:t>
      </w:r>
      <w:proofErr w:type="spellStart"/>
      <w:r w:rsidRPr="00AF53F3">
        <w:rPr>
          <w:rFonts w:ascii="宋体" w:eastAsia="宋体" w:hAnsi="宋体" w:cs="宋体"/>
          <w:kern w:val="0"/>
          <w:sz w:val="24"/>
          <w:szCs w:val="24"/>
        </w:rPr>
        <w:t>dtype</w:t>
      </w:r>
      <w:proofErr w:type="spellEnd"/>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torch.uint</w:t>
      </w:r>
      <w:proofErr w:type="gramEnd"/>
      <w:r w:rsidRPr="00AF53F3">
        <w:rPr>
          <w:rFonts w:ascii="宋体" w:eastAsia="宋体" w:hAnsi="宋体" w:cs="宋体"/>
          <w:kern w:val="0"/>
          <w:sz w:val="24"/>
          <w:szCs w:val="24"/>
        </w:rPr>
        <w:t>8)</w:t>
      </w:r>
    </w:p>
    <w:p w14:paraId="2A4C2CA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判断两个张量每个元素是否相等，并用0和1来表示是否相等</w:t>
      </w:r>
    </w:p>
    <w:p w14:paraId="4759E78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torch.equal</w:t>
      </w:r>
      <w:proofErr w:type="spellEnd"/>
      <w:proofErr w:type="gramEnd"/>
      <w:r w:rsidRPr="00AF53F3">
        <w:rPr>
          <w:rFonts w:ascii="宋体" w:eastAsia="宋体" w:hAnsi="宋体" w:cs="宋体"/>
          <w:kern w:val="0"/>
          <w:sz w:val="24"/>
          <w:szCs w:val="24"/>
        </w:rPr>
        <w:t>(a, b)</w:t>
      </w:r>
    </w:p>
    <w:p w14:paraId="5F13C5E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True</w:t>
      </w:r>
    </w:p>
    <w:p w14:paraId="149B76E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判断两个张量是否相等并返回结果</w:t>
      </w:r>
    </w:p>
    <w:p w14:paraId="2B2C27F3"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r w:rsidRPr="00AF53F3">
        <w:rPr>
          <w:rFonts w:ascii="宋体" w:eastAsia="宋体" w:hAnsi="宋体" w:cs="宋体"/>
          <w:b/>
          <w:bCs/>
          <w:kern w:val="0"/>
          <w:sz w:val="15"/>
          <w:szCs w:val="15"/>
        </w:rPr>
        <w:t>torch.all</w:t>
      </w:r>
      <w:proofErr w:type="spellEnd"/>
    </w:p>
    <w:p w14:paraId="58054E12"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逻辑与操作，判断是否全为1，举例：</w:t>
      </w:r>
    </w:p>
    <w:p w14:paraId="5E90FC9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([1,2,3])</w:t>
      </w:r>
    </w:p>
    <w:p w14:paraId="7B3787A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b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([1,2,4])</w:t>
      </w:r>
    </w:p>
    <w:p w14:paraId="1C5BADC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0426168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2, 3])</w:t>
      </w:r>
    </w:p>
    <w:p w14:paraId="443B79E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b</w:t>
      </w:r>
    </w:p>
    <w:p w14:paraId="38C0A7F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2, 4])</w:t>
      </w:r>
    </w:p>
    <w:p w14:paraId="51F7F9F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torch.all</w:t>
      </w:r>
      <w:proofErr w:type="spellEnd"/>
      <w:r w:rsidRPr="00AF53F3">
        <w:rPr>
          <w:rFonts w:ascii="宋体" w:eastAsia="宋体" w:hAnsi="宋体" w:cs="宋体"/>
          <w:kern w:val="0"/>
          <w:sz w:val="24"/>
          <w:szCs w:val="24"/>
        </w:rPr>
        <w:t>(a==b)</w:t>
      </w:r>
    </w:p>
    <w:p w14:paraId="313DF0D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xml:space="preserve">0, </w:t>
      </w:r>
      <w:proofErr w:type="spellStart"/>
      <w:r w:rsidRPr="00AF53F3">
        <w:rPr>
          <w:rFonts w:ascii="宋体" w:eastAsia="宋体" w:hAnsi="宋体" w:cs="宋体"/>
          <w:kern w:val="0"/>
          <w:sz w:val="24"/>
          <w:szCs w:val="24"/>
        </w:rPr>
        <w:t>dtype</w:t>
      </w:r>
      <w:proofErr w:type="spellEnd"/>
      <w:r w:rsidRPr="00AF53F3">
        <w:rPr>
          <w:rFonts w:ascii="宋体" w:eastAsia="宋体" w:hAnsi="宋体" w:cs="宋体"/>
          <w:kern w:val="0"/>
          <w:sz w:val="24"/>
          <w:szCs w:val="24"/>
        </w:rPr>
        <w:t>=torch.uint8)</w:t>
      </w:r>
    </w:p>
    <w:p w14:paraId="304C6B9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a==b</w:t>
      </w:r>
    </w:p>
    <w:p w14:paraId="7EC7C49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xml:space="preserve">[1, 1, 0], </w:t>
      </w:r>
      <w:proofErr w:type="spellStart"/>
      <w:r w:rsidRPr="00AF53F3">
        <w:rPr>
          <w:rFonts w:ascii="宋体" w:eastAsia="宋体" w:hAnsi="宋体" w:cs="宋体"/>
          <w:kern w:val="0"/>
          <w:sz w:val="24"/>
          <w:szCs w:val="24"/>
        </w:rPr>
        <w:t>dtype</w:t>
      </w:r>
      <w:proofErr w:type="spellEnd"/>
      <w:r w:rsidRPr="00AF53F3">
        <w:rPr>
          <w:rFonts w:ascii="宋体" w:eastAsia="宋体" w:hAnsi="宋体" w:cs="宋体"/>
          <w:kern w:val="0"/>
          <w:sz w:val="24"/>
          <w:szCs w:val="24"/>
        </w:rPr>
        <w:t>=torch.uint8)</w:t>
      </w:r>
    </w:p>
    <w:p w14:paraId="50CD94B2"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r w:rsidRPr="00AF53F3">
        <w:rPr>
          <w:rFonts w:ascii="宋体" w:eastAsia="宋体" w:hAnsi="宋体" w:cs="宋体"/>
          <w:b/>
          <w:bCs/>
          <w:kern w:val="0"/>
          <w:sz w:val="15"/>
          <w:szCs w:val="15"/>
        </w:rPr>
        <w:t>torch.any</w:t>
      </w:r>
      <w:proofErr w:type="spellEnd"/>
    </w:p>
    <w:p w14:paraId="79CE4135"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逻辑或操作，判断是否存在1</w:t>
      </w:r>
    </w:p>
    <w:p w14:paraId="78A89892"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torch.where</w:t>
      </w:r>
      <w:proofErr w:type="spellEnd"/>
      <w:proofErr w:type="gramEnd"/>
    </w:p>
    <w:p w14:paraId="76F1FEDD"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有三个参数a, b, c，对数据a进行逻辑判断，为1的取数据b上对应位置的值，为0取c上对应值，举例：</w:t>
      </w:r>
    </w:p>
    <w:p w14:paraId="3CCB5EC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 2.], [3., 4.]])</w:t>
      </w:r>
    </w:p>
    <w:p w14:paraId="61006AF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b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([[5., 6.], [7., 8.]])</w:t>
      </w:r>
    </w:p>
    <w:p w14:paraId="68152C3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c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(2, 2)</w:t>
      </w:r>
    </w:p>
    <w:p w14:paraId="0F4D748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c</w:t>
      </w:r>
    </w:p>
    <w:p w14:paraId="297C03E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[[0.3821, 0.6138],</w:t>
      </w:r>
    </w:p>
    <w:p w14:paraId="15AEC33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        [0.2323, 0.2675]])</w:t>
      </w:r>
    </w:p>
    <w:p w14:paraId="6C839F9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torch.where</w:t>
      </w:r>
      <w:proofErr w:type="spellEnd"/>
      <w:proofErr w:type="gramEnd"/>
      <w:r w:rsidRPr="00AF53F3">
        <w:rPr>
          <w:rFonts w:ascii="宋体" w:eastAsia="宋体" w:hAnsi="宋体" w:cs="宋体"/>
          <w:kern w:val="0"/>
          <w:sz w:val="24"/>
          <w:szCs w:val="24"/>
        </w:rPr>
        <w:t>(c&gt;0.3, a, b)</w:t>
      </w:r>
    </w:p>
    <w:p w14:paraId="108F68A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2.],</w:t>
      </w:r>
    </w:p>
    <w:p w14:paraId="68AEE36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[7., 8.]])</w:t>
      </w:r>
    </w:p>
    <w:p w14:paraId="1856AF4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位置(0,0)为1，所以取b上(0,0)的值，即1</w:t>
      </w:r>
    </w:p>
    <w:p w14:paraId="508DF30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位置(0,1)为1，所以取b上(0,1)的值，即2</w:t>
      </w:r>
    </w:p>
    <w:p w14:paraId="70B0558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位置(1,0)为0，所以取c上(1,0)的值，即7</w:t>
      </w:r>
    </w:p>
    <w:p w14:paraId="37CD6ED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位置(1,1)为0，所以取c上(1,1)的值，即8</w:t>
      </w:r>
    </w:p>
    <w:p w14:paraId="5F22D9E4" w14:textId="77777777" w:rsidR="00AF53F3" w:rsidRPr="00AF53F3" w:rsidRDefault="00AF53F3" w:rsidP="00AF53F3">
      <w:pPr>
        <w:widowControl/>
        <w:spacing w:before="100" w:beforeAutospacing="1" w:after="100" w:afterAutospacing="1"/>
        <w:jc w:val="left"/>
        <w:outlineLvl w:val="4"/>
        <w:rPr>
          <w:rFonts w:ascii="宋体" w:eastAsia="宋体" w:hAnsi="宋体" w:cs="宋体"/>
          <w:b/>
          <w:bCs/>
          <w:kern w:val="0"/>
          <w:sz w:val="20"/>
          <w:szCs w:val="20"/>
        </w:rPr>
      </w:pPr>
      <w:r w:rsidRPr="00AF53F3">
        <w:rPr>
          <w:rFonts w:ascii="宋体" w:eastAsia="宋体" w:hAnsi="宋体" w:cs="宋体"/>
          <w:b/>
          <w:bCs/>
          <w:kern w:val="0"/>
          <w:sz w:val="20"/>
          <w:szCs w:val="20"/>
        </w:rPr>
        <w:t>数据生成</w:t>
      </w:r>
    </w:p>
    <w:p w14:paraId="570DF637"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torch.zeros</w:t>
      </w:r>
      <w:proofErr w:type="spellEnd"/>
      <w:proofErr w:type="gramEnd"/>
    </w:p>
    <w:p w14:paraId="4DAB7585"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生成固定尺寸的全0张量，举例：</w:t>
      </w:r>
    </w:p>
    <w:p w14:paraId="45C84B7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torch.zeros</w:t>
      </w:r>
      <w:proofErr w:type="spellEnd"/>
      <w:proofErr w:type="gramEnd"/>
      <w:r w:rsidRPr="00AF53F3">
        <w:rPr>
          <w:rFonts w:ascii="宋体" w:eastAsia="宋体" w:hAnsi="宋体" w:cs="宋体"/>
          <w:kern w:val="0"/>
          <w:sz w:val="24"/>
          <w:szCs w:val="24"/>
        </w:rPr>
        <w:t>(2,2)</w:t>
      </w:r>
    </w:p>
    <w:p w14:paraId="3004713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 0.],</w:t>
      </w:r>
    </w:p>
    <w:p w14:paraId="357757E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0.]])</w:t>
      </w:r>
    </w:p>
    <w:p w14:paraId="3E739FAB"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torch.ones</w:t>
      </w:r>
      <w:proofErr w:type="spellEnd"/>
      <w:proofErr w:type="gramEnd"/>
    </w:p>
    <w:p w14:paraId="74C134CA"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生成固定尺寸的全1张量，举例：</w:t>
      </w:r>
    </w:p>
    <w:p w14:paraId="3313292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torch.ones</w:t>
      </w:r>
      <w:proofErr w:type="spellEnd"/>
      <w:proofErr w:type="gramEnd"/>
      <w:r w:rsidRPr="00AF53F3">
        <w:rPr>
          <w:rFonts w:ascii="宋体" w:eastAsia="宋体" w:hAnsi="宋体" w:cs="宋体"/>
          <w:kern w:val="0"/>
          <w:sz w:val="24"/>
          <w:szCs w:val="24"/>
        </w:rPr>
        <w:t>(2,2)</w:t>
      </w:r>
    </w:p>
    <w:p w14:paraId="011DF20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1.],</w:t>
      </w:r>
    </w:p>
    <w:p w14:paraId="74DA562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 1.]])</w:t>
      </w:r>
    </w:p>
    <w:p w14:paraId="7728C434"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torch.full</w:t>
      </w:r>
      <w:proofErr w:type="spellEnd"/>
      <w:proofErr w:type="gramEnd"/>
    </w:p>
    <w:p w14:paraId="71FBEBC2"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生成固定尺寸的</w:t>
      </w:r>
      <w:proofErr w:type="gramStart"/>
      <w:r w:rsidRPr="00AF53F3">
        <w:rPr>
          <w:rFonts w:ascii="宋体" w:eastAsia="宋体" w:hAnsi="宋体" w:cs="宋体"/>
          <w:kern w:val="0"/>
          <w:sz w:val="24"/>
          <w:szCs w:val="24"/>
        </w:rPr>
        <w:t>值全为指定值</w:t>
      </w:r>
      <w:proofErr w:type="gramEnd"/>
      <w:r w:rsidRPr="00AF53F3">
        <w:rPr>
          <w:rFonts w:ascii="宋体" w:eastAsia="宋体" w:hAnsi="宋体" w:cs="宋体"/>
          <w:kern w:val="0"/>
          <w:sz w:val="24"/>
          <w:szCs w:val="24"/>
        </w:rPr>
        <w:t>的张量，举例：</w:t>
      </w:r>
    </w:p>
    <w:p w14:paraId="68906ED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torch.full</w:t>
      </w:r>
      <w:proofErr w:type="spellEnd"/>
      <w:proofErr w:type="gramEnd"/>
      <w:r w:rsidRPr="00AF53F3">
        <w:rPr>
          <w:rFonts w:ascii="宋体" w:eastAsia="宋体" w:hAnsi="宋体" w:cs="宋体"/>
          <w:kern w:val="0"/>
          <w:sz w:val="24"/>
          <w:szCs w:val="24"/>
        </w:rPr>
        <w:t>([2, 3], 2)</w:t>
      </w:r>
    </w:p>
    <w:p w14:paraId="07F8B6E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[[2., 2., 2.],</w:t>
      </w:r>
    </w:p>
    <w:p w14:paraId="6B8C6C8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[2., 2., 2.]])</w:t>
      </w:r>
    </w:p>
    <w:p w14:paraId="052BE63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指定格式</w:t>
      </w:r>
      <w:proofErr w:type="gramStart"/>
      <w:r w:rsidRPr="00AF53F3">
        <w:rPr>
          <w:rFonts w:ascii="宋体" w:eastAsia="宋体" w:hAnsi="宋体" w:cs="宋体"/>
          <w:kern w:val="0"/>
          <w:sz w:val="24"/>
          <w:szCs w:val="24"/>
        </w:rPr>
        <w:t>且值全</w:t>
      </w:r>
      <w:proofErr w:type="gramEnd"/>
      <w:r w:rsidRPr="00AF53F3">
        <w:rPr>
          <w:rFonts w:ascii="宋体" w:eastAsia="宋体" w:hAnsi="宋体" w:cs="宋体"/>
          <w:kern w:val="0"/>
          <w:sz w:val="24"/>
          <w:szCs w:val="24"/>
        </w:rPr>
        <w:t>为2</w:t>
      </w:r>
    </w:p>
    <w:p w14:paraId="002A7803"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r w:rsidRPr="00AF53F3">
        <w:rPr>
          <w:rFonts w:ascii="宋体" w:eastAsia="宋体" w:hAnsi="宋体" w:cs="宋体"/>
          <w:b/>
          <w:bCs/>
          <w:kern w:val="0"/>
          <w:sz w:val="15"/>
          <w:szCs w:val="15"/>
        </w:rPr>
        <w:lastRenderedPageBreak/>
        <w:t>torch.eye</w:t>
      </w:r>
      <w:proofErr w:type="spellEnd"/>
    </w:p>
    <w:p w14:paraId="784AC3E2"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生成对角线</w:t>
      </w:r>
      <w:proofErr w:type="gramStart"/>
      <w:r w:rsidRPr="00AF53F3">
        <w:rPr>
          <w:rFonts w:ascii="宋体" w:eastAsia="宋体" w:hAnsi="宋体" w:cs="宋体"/>
          <w:kern w:val="0"/>
          <w:sz w:val="24"/>
          <w:szCs w:val="24"/>
        </w:rPr>
        <w:t>上值全为</w:t>
      </w:r>
      <w:proofErr w:type="gramEnd"/>
      <w:r w:rsidRPr="00AF53F3">
        <w:rPr>
          <w:rFonts w:ascii="宋体" w:eastAsia="宋体" w:hAnsi="宋体" w:cs="宋体"/>
          <w:kern w:val="0"/>
          <w:sz w:val="24"/>
          <w:szCs w:val="24"/>
        </w:rPr>
        <w:t>1的张量，举例：</w:t>
      </w:r>
    </w:p>
    <w:p w14:paraId="6749A92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torch.eye</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3)</w:t>
      </w:r>
    </w:p>
    <w:p w14:paraId="0FEBA66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0., 0.],</w:t>
      </w:r>
    </w:p>
    <w:p w14:paraId="5E5C41D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1., 0.],</w:t>
      </w:r>
    </w:p>
    <w:p w14:paraId="1457CA2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0., 1.]])</w:t>
      </w:r>
    </w:p>
    <w:p w14:paraId="06F3E2B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生成3*3张量</w:t>
      </w:r>
    </w:p>
    <w:p w14:paraId="554E1D9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torch.eye</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3,3)</w:t>
      </w:r>
    </w:p>
    <w:p w14:paraId="30D1F4C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0., 0.],</w:t>
      </w:r>
    </w:p>
    <w:p w14:paraId="01A88F1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1., 0.],</w:t>
      </w:r>
    </w:p>
    <w:p w14:paraId="3A858D6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0., 1.]])</w:t>
      </w:r>
    </w:p>
    <w:p w14:paraId="308E05B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和上面一样</w:t>
      </w:r>
    </w:p>
    <w:p w14:paraId="537E920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torch.eye</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3,4)</w:t>
      </w:r>
    </w:p>
    <w:p w14:paraId="39B5E2A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0., 0., 0.],</w:t>
      </w:r>
    </w:p>
    <w:p w14:paraId="11C3EF2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1., 0., 0.],</w:t>
      </w:r>
    </w:p>
    <w:p w14:paraId="24BAEC5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0., 1., 0.]])</w:t>
      </w:r>
    </w:p>
    <w:p w14:paraId="32095D0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torch.eye</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3,2)</w:t>
      </w:r>
    </w:p>
    <w:p w14:paraId="2C43DCA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0.],</w:t>
      </w:r>
    </w:p>
    <w:p w14:paraId="42756C4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1.],</w:t>
      </w:r>
    </w:p>
    <w:p w14:paraId="2DC6D52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0.]])</w:t>
      </w:r>
    </w:p>
    <w:p w14:paraId="3FECF7D7"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torch.arange</w:t>
      </w:r>
      <w:proofErr w:type="spellEnd"/>
      <w:proofErr w:type="gramEnd"/>
    </w:p>
    <w:p w14:paraId="00ECBA71"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生成指定等差数列的张量，举例：</w:t>
      </w:r>
    </w:p>
    <w:p w14:paraId="14B9318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torch.arange</w:t>
      </w:r>
      <w:proofErr w:type="spellEnd"/>
      <w:proofErr w:type="gramEnd"/>
      <w:r w:rsidRPr="00AF53F3">
        <w:rPr>
          <w:rFonts w:ascii="宋体" w:eastAsia="宋体" w:hAnsi="宋体" w:cs="宋体"/>
          <w:kern w:val="0"/>
          <w:sz w:val="24"/>
          <w:szCs w:val="24"/>
        </w:rPr>
        <w:t>(10)</w:t>
      </w:r>
    </w:p>
    <w:p w14:paraId="1FADF5E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 1, 2, 3, 4, 5, 6, 7, 8, 9])</w:t>
      </w:r>
    </w:p>
    <w:p w14:paraId="6FBEF5B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只传一个参数n则默认为从0-n-1的n个数</w:t>
      </w:r>
    </w:p>
    <w:p w14:paraId="0BE66E4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torch.arange</w:t>
      </w:r>
      <w:proofErr w:type="spellEnd"/>
      <w:proofErr w:type="gramEnd"/>
      <w:r w:rsidRPr="00AF53F3">
        <w:rPr>
          <w:rFonts w:ascii="宋体" w:eastAsia="宋体" w:hAnsi="宋体" w:cs="宋体"/>
          <w:kern w:val="0"/>
          <w:sz w:val="24"/>
          <w:szCs w:val="24"/>
        </w:rPr>
        <w:t>(-1, 1, 0.1)</w:t>
      </w:r>
    </w:p>
    <w:p w14:paraId="2221596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[-1.0000, -0.9000, -0.8000, -0.7000, -0.6000, -0.5000, -0.4000, -0.3000,</w:t>
      </w:r>
    </w:p>
    <w:p w14:paraId="746FCCC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-0.2000, -0.</w:t>
      </w:r>
      <w:proofErr w:type="gramStart"/>
      <w:r w:rsidRPr="00AF53F3">
        <w:rPr>
          <w:rFonts w:ascii="宋体" w:eastAsia="宋体" w:hAnsi="宋体" w:cs="宋体"/>
          <w:kern w:val="0"/>
          <w:sz w:val="24"/>
          <w:szCs w:val="24"/>
        </w:rPr>
        <w:t>1000,  0.0000</w:t>
      </w:r>
      <w:proofErr w:type="gramEnd"/>
      <w:r w:rsidRPr="00AF53F3">
        <w:rPr>
          <w:rFonts w:ascii="宋体" w:eastAsia="宋体" w:hAnsi="宋体" w:cs="宋体"/>
          <w:kern w:val="0"/>
          <w:sz w:val="24"/>
          <w:szCs w:val="24"/>
        </w:rPr>
        <w:t>,  0.1000,  0.2000,  0.3000,  0.4000,  0.5000,</w:t>
      </w:r>
    </w:p>
    <w:p w14:paraId="00102B5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0.6000</w:t>
      </w:r>
      <w:proofErr w:type="gramStart"/>
      <w:r w:rsidRPr="00AF53F3">
        <w:rPr>
          <w:rFonts w:ascii="宋体" w:eastAsia="宋体" w:hAnsi="宋体" w:cs="宋体"/>
          <w:kern w:val="0"/>
          <w:sz w:val="24"/>
          <w:szCs w:val="24"/>
        </w:rPr>
        <w:t>,  0.7000</w:t>
      </w:r>
      <w:proofErr w:type="gramEnd"/>
      <w:r w:rsidRPr="00AF53F3">
        <w:rPr>
          <w:rFonts w:ascii="宋体" w:eastAsia="宋体" w:hAnsi="宋体" w:cs="宋体"/>
          <w:kern w:val="0"/>
          <w:sz w:val="24"/>
          <w:szCs w:val="24"/>
        </w:rPr>
        <w:t>,  0.8000,  0.9000])</w:t>
      </w:r>
    </w:p>
    <w:p w14:paraId="075B66E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生成-1到1，且距离为0.1的等差数列</w:t>
      </w:r>
    </w:p>
    <w:p w14:paraId="588650AE"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lastRenderedPageBreak/>
        <w:t>torch.linspace</w:t>
      </w:r>
      <w:proofErr w:type="spellEnd"/>
      <w:proofErr w:type="gramEnd"/>
    </w:p>
    <w:p w14:paraId="33D1F846"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也是生成等差数列的张量，用法和arrange稍有不同，举例：</w:t>
      </w:r>
    </w:p>
    <w:p w14:paraId="192E6D9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torch.linspace</w:t>
      </w:r>
      <w:proofErr w:type="spellEnd"/>
      <w:proofErr w:type="gramEnd"/>
      <w:r w:rsidRPr="00AF53F3">
        <w:rPr>
          <w:rFonts w:ascii="宋体" w:eastAsia="宋体" w:hAnsi="宋体" w:cs="宋体"/>
          <w:kern w:val="0"/>
          <w:sz w:val="24"/>
          <w:szCs w:val="24"/>
        </w:rPr>
        <w:t>(-1, 1, steps=21)</w:t>
      </w:r>
    </w:p>
    <w:p w14:paraId="25303E9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[-1.0000, -0.9000, -0.8000, -0.7000, -0.6000, -0.5000, -0.4000, -0.3000,</w:t>
      </w:r>
    </w:p>
    <w:p w14:paraId="46DDC17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-0.2000, -0.</w:t>
      </w:r>
      <w:proofErr w:type="gramStart"/>
      <w:r w:rsidRPr="00AF53F3">
        <w:rPr>
          <w:rFonts w:ascii="宋体" w:eastAsia="宋体" w:hAnsi="宋体" w:cs="宋体"/>
          <w:kern w:val="0"/>
          <w:sz w:val="24"/>
          <w:szCs w:val="24"/>
        </w:rPr>
        <w:t>1000,  0.0000</w:t>
      </w:r>
      <w:proofErr w:type="gramEnd"/>
      <w:r w:rsidRPr="00AF53F3">
        <w:rPr>
          <w:rFonts w:ascii="宋体" w:eastAsia="宋体" w:hAnsi="宋体" w:cs="宋体"/>
          <w:kern w:val="0"/>
          <w:sz w:val="24"/>
          <w:szCs w:val="24"/>
        </w:rPr>
        <w:t>,  0.1000,  0.2000,  0.3000,  0.4000,  0.5000,</w:t>
      </w:r>
    </w:p>
    <w:p w14:paraId="44536B7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0.6000</w:t>
      </w:r>
      <w:proofErr w:type="gramStart"/>
      <w:r w:rsidRPr="00AF53F3">
        <w:rPr>
          <w:rFonts w:ascii="宋体" w:eastAsia="宋体" w:hAnsi="宋体" w:cs="宋体"/>
          <w:kern w:val="0"/>
          <w:sz w:val="24"/>
          <w:szCs w:val="24"/>
        </w:rPr>
        <w:t>,  0.7000</w:t>
      </w:r>
      <w:proofErr w:type="gramEnd"/>
      <w:r w:rsidRPr="00AF53F3">
        <w:rPr>
          <w:rFonts w:ascii="宋体" w:eastAsia="宋体" w:hAnsi="宋体" w:cs="宋体"/>
          <w:kern w:val="0"/>
          <w:sz w:val="24"/>
          <w:szCs w:val="24"/>
        </w:rPr>
        <w:t>,  0.8000,  0.9000,  1.0000])</w:t>
      </w:r>
    </w:p>
    <w:p w14:paraId="4F4F66E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生成一个长度为21的等差数列，</w:t>
      </w:r>
      <w:proofErr w:type="gramStart"/>
      <w:r w:rsidRPr="00AF53F3">
        <w:rPr>
          <w:rFonts w:ascii="宋体" w:eastAsia="宋体" w:hAnsi="宋体" w:cs="宋体"/>
          <w:kern w:val="0"/>
          <w:sz w:val="24"/>
          <w:szCs w:val="24"/>
        </w:rPr>
        <w:t>且值为</w:t>
      </w:r>
      <w:proofErr w:type="gramEnd"/>
      <w:r w:rsidRPr="00AF53F3">
        <w:rPr>
          <w:rFonts w:ascii="宋体" w:eastAsia="宋体" w:hAnsi="宋体" w:cs="宋体"/>
          <w:kern w:val="0"/>
          <w:sz w:val="24"/>
          <w:szCs w:val="24"/>
        </w:rPr>
        <w:t>-1到1</w:t>
      </w:r>
    </w:p>
    <w:p w14:paraId="342BE3F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可以看出和上面等价，但是这个方便设置数据量，上面的方便设置距离</w:t>
      </w:r>
    </w:p>
    <w:p w14:paraId="12D47297"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torch.logspace</w:t>
      </w:r>
      <w:proofErr w:type="spellEnd"/>
      <w:proofErr w:type="gramEnd"/>
    </w:p>
    <w:p w14:paraId="7B3CBCC1"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和</w:t>
      </w:r>
      <w:proofErr w:type="spellStart"/>
      <w:r w:rsidRPr="00AF53F3">
        <w:rPr>
          <w:rFonts w:ascii="宋体" w:eastAsia="宋体" w:hAnsi="宋体" w:cs="宋体"/>
          <w:kern w:val="0"/>
          <w:sz w:val="24"/>
          <w:szCs w:val="24"/>
        </w:rPr>
        <w:t>linspace</w:t>
      </w:r>
      <w:proofErr w:type="spellEnd"/>
      <w:r w:rsidRPr="00AF53F3">
        <w:rPr>
          <w:rFonts w:ascii="宋体" w:eastAsia="宋体" w:hAnsi="宋体" w:cs="宋体"/>
          <w:kern w:val="0"/>
          <w:sz w:val="24"/>
          <w:szCs w:val="24"/>
        </w:rPr>
        <w:t>用法相似，可以理解成再</w:t>
      </w:r>
      <w:proofErr w:type="spellStart"/>
      <w:r w:rsidRPr="00AF53F3">
        <w:rPr>
          <w:rFonts w:ascii="宋体" w:eastAsia="宋体" w:hAnsi="宋体" w:cs="宋体"/>
          <w:kern w:val="0"/>
          <w:sz w:val="24"/>
          <w:szCs w:val="24"/>
        </w:rPr>
        <w:t>linspace</w:t>
      </w:r>
      <w:proofErr w:type="spellEnd"/>
      <w:r w:rsidRPr="00AF53F3">
        <w:rPr>
          <w:rFonts w:ascii="宋体" w:eastAsia="宋体" w:hAnsi="宋体" w:cs="宋体"/>
          <w:kern w:val="0"/>
          <w:sz w:val="24"/>
          <w:szCs w:val="24"/>
        </w:rPr>
        <w:t>的基础上对其求10的n次方值，举例：</w:t>
      </w:r>
    </w:p>
    <w:p w14:paraId="6422374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torch.logspace</w:t>
      </w:r>
      <w:proofErr w:type="spellEnd"/>
      <w:proofErr w:type="gramEnd"/>
      <w:r w:rsidRPr="00AF53F3">
        <w:rPr>
          <w:rFonts w:ascii="宋体" w:eastAsia="宋体" w:hAnsi="宋体" w:cs="宋体"/>
          <w:kern w:val="0"/>
          <w:sz w:val="24"/>
          <w:szCs w:val="24"/>
        </w:rPr>
        <w:t>(0, 10, steps=11)</w:t>
      </w:r>
    </w:p>
    <w:p w14:paraId="0FAF0EF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[1.0000e+00, 1.0000e+01, 1.0000e+02, 1.0000e+03, 1.0000e+04, 1.0000e+05,</w:t>
      </w:r>
    </w:p>
    <w:p w14:paraId="49DEA6D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1.0000e+06, 1.0000e+07, 1.0000e+08, 1.0000e+09, 1.0000e+10])</w:t>
      </w:r>
    </w:p>
    <w:p w14:paraId="7DB4A43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10的0次方、1次方、2次方、...</w:t>
      </w:r>
    </w:p>
    <w:p w14:paraId="160D68DE"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torch.rand</w:t>
      </w:r>
      <w:proofErr w:type="spellEnd"/>
      <w:proofErr w:type="gramEnd"/>
    </w:p>
    <w:p w14:paraId="1B7CC2D3"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随机生成一个固定尺寸的张量，并且数值范围都在0~1之间，举例：</w:t>
      </w:r>
    </w:p>
    <w:p w14:paraId="1C4AD8A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 3))</w:t>
      </w:r>
    </w:p>
    <w:p w14:paraId="7E65EA0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[[0.6340, 0.4699, 0.3745],</w:t>
      </w:r>
    </w:p>
    <w:p w14:paraId="26D1438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[0.5066, 0.3480, 0.7346]])</w:t>
      </w:r>
    </w:p>
    <w:p w14:paraId="4518521B"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torch.randn</w:t>
      </w:r>
      <w:proofErr w:type="spellEnd"/>
      <w:proofErr w:type="gramEnd"/>
    </w:p>
    <w:p w14:paraId="5112BB43"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也是随机生成固定尺寸的张量，数值符合正态分布</w:t>
      </w:r>
    </w:p>
    <w:p w14:paraId="56A6D0EE"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torch.randint</w:t>
      </w:r>
      <w:proofErr w:type="spellEnd"/>
      <w:proofErr w:type="gramEnd"/>
    </w:p>
    <w:p w14:paraId="58AA2143"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随机生成一个固定尺寸的张量，并且数值为自定义范围的整数，举例：</w:t>
      </w:r>
    </w:p>
    <w:p w14:paraId="11CAE94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&gt;&gt;&gt; </w:t>
      </w:r>
      <w:proofErr w:type="spellStart"/>
      <w:proofErr w:type="gramStart"/>
      <w:r w:rsidRPr="00AF53F3">
        <w:rPr>
          <w:rFonts w:ascii="宋体" w:eastAsia="宋体" w:hAnsi="宋体" w:cs="宋体"/>
          <w:kern w:val="0"/>
          <w:sz w:val="24"/>
          <w:szCs w:val="24"/>
        </w:rPr>
        <w:t>torch.randint</w:t>
      </w:r>
      <w:proofErr w:type="spellEnd"/>
      <w:proofErr w:type="gramEnd"/>
      <w:r w:rsidRPr="00AF53F3">
        <w:rPr>
          <w:rFonts w:ascii="宋体" w:eastAsia="宋体" w:hAnsi="宋体" w:cs="宋体"/>
          <w:kern w:val="0"/>
          <w:sz w:val="24"/>
          <w:szCs w:val="24"/>
        </w:rPr>
        <w:t>(0, 10, (2, 3))</w:t>
      </w:r>
    </w:p>
    <w:p w14:paraId="3063E56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[[4, 3, 1],</w:t>
      </w:r>
    </w:p>
    <w:p w14:paraId="0364FC3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[6, 3, 9]])</w:t>
      </w:r>
    </w:p>
    <w:p w14:paraId="542B676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0~9的固定格式整数</w:t>
      </w:r>
    </w:p>
    <w:p w14:paraId="202A831B"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torch.randperm</w:t>
      </w:r>
      <w:proofErr w:type="spellEnd"/>
      <w:proofErr w:type="gramEnd"/>
    </w:p>
    <w:p w14:paraId="19F46E7D"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生成指定个数的张量（范围为0~个数-1）并打乱，举例：</w:t>
      </w:r>
    </w:p>
    <w:p w14:paraId="513F766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torch.randperm</w:t>
      </w:r>
      <w:proofErr w:type="spellEnd"/>
      <w:proofErr w:type="gramEnd"/>
      <w:r w:rsidRPr="00AF53F3">
        <w:rPr>
          <w:rFonts w:ascii="宋体" w:eastAsia="宋体" w:hAnsi="宋体" w:cs="宋体"/>
          <w:kern w:val="0"/>
          <w:sz w:val="24"/>
          <w:szCs w:val="24"/>
        </w:rPr>
        <w:t>(10)</w:t>
      </w:r>
    </w:p>
    <w:p w14:paraId="0AAECBE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 4, 9, 5, 1, 7, 3, 6, 2, 8])</w:t>
      </w:r>
    </w:p>
    <w:p w14:paraId="6ED0248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生成0~9的数，并打乱</w:t>
      </w:r>
    </w:p>
    <w:p w14:paraId="4215DB7B"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torch.rand</w:t>
      </w:r>
      <w:proofErr w:type="gramEnd"/>
      <w:r w:rsidRPr="00AF53F3">
        <w:rPr>
          <w:rFonts w:ascii="宋体" w:eastAsia="宋体" w:hAnsi="宋体" w:cs="宋体"/>
          <w:b/>
          <w:bCs/>
          <w:kern w:val="0"/>
          <w:sz w:val="15"/>
          <w:szCs w:val="15"/>
        </w:rPr>
        <w:t>_like</w:t>
      </w:r>
      <w:proofErr w:type="spellEnd"/>
    </w:p>
    <w:p w14:paraId="5B91DD84"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传入一个张量，并根据该张量shape生成一个新的随机张量，举例：</w:t>
      </w:r>
    </w:p>
    <w:p w14:paraId="05EBF70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(2, 3)</w:t>
      </w:r>
    </w:p>
    <w:p w14:paraId="486FCA5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03B2317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[[0.4079, 0.9071, 0.9304],</w:t>
      </w:r>
    </w:p>
    <w:p w14:paraId="661F7A9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[0.0641, 0.0043, 0.0429]])</w:t>
      </w:r>
    </w:p>
    <w:p w14:paraId="60AFCC9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torch.rand</w:t>
      </w:r>
      <w:proofErr w:type="gramEnd"/>
      <w:r w:rsidRPr="00AF53F3">
        <w:rPr>
          <w:rFonts w:ascii="宋体" w:eastAsia="宋体" w:hAnsi="宋体" w:cs="宋体"/>
          <w:kern w:val="0"/>
          <w:sz w:val="24"/>
          <w:szCs w:val="24"/>
        </w:rPr>
        <w:t>_like</w:t>
      </w:r>
      <w:proofErr w:type="spellEnd"/>
      <w:r w:rsidRPr="00AF53F3">
        <w:rPr>
          <w:rFonts w:ascii="宋体" w:eastAsia="宋体" w:hAnsi="宋体" w:cs="宋体"/>
          <w:kern w:val="0"/>
          <w:sz w:val="24"/>
          <w:szCs w:val="24"/>
        </w:rPr>
        <w:t>(a)</w:t>
      </w:r>
    </w:p>
    <w:p w14:paraId="534800B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[[0.2936, 0.4585, 0.7674],</w:t>
      </w:r>
    </w:p>
    <w:p w14:paraId="0C4F3F4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[0.4049, 0.0707, 0.0456]])</w:t>
      </w:r>
    </w:p>
    <w:p w14:paraId="573A2F8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生成一个和a格式相同的张量</w:t>
      </w:r>
    </w:p>
    <w:p w14:paraId="6E3E0723"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b/>
          <w:bCs/>
          <w:kern w:val="0"/>
          <w:sz w:val="24"/>
          <w:szCs w:val="24"/>
        </w:rPr>
        <w:t>注：</w:t>
      </w:r>
      <w:r w:rsidRPr="00AF53F3">
        <w:rPr>
          <w:rFonts w:ascii="宋体" w:eastAsia="宋体" w:hAnsi="宋体" w:cs="宋体"/>
          <w:kern w:val="0"/>
          <w:sz w:val="24"/>
          <w:szCs w:val="24"/>
        </w:rPr>
        <w:br/>
        <w:t>有好多</w:t>
      </w:r>
      <w:proofErr w:type="spellStart"/>
      <w:r w:rsidRPr="00AF53F3">
        <w:rPr>
          <w:rFonts w:ascii="宋体" w:eastAsia="宋体" w:hAnsi="宋体" w:cs="宋体"/>
          <w:kern w:val="0"/>
          <w:sz w:val="24"/>
          <w:szCs w:val="24"/>
        </w:rPr>
        <w:t>xxx_like</w:t>
      </w:r>
      <w:proofErr w:type="spellEnd"/>
      <w:r w:rsidRPr="00AF53F3">
        <w:rPr>
          <w:rFonts w:ascii="宋体" w:eastAsia="宋体" w:hAnsi="宋体" w:cs="宋体"/>
          <w:kern w:val="0"/>
          <w:sz w:val="24"/>
          <w:szCs w:val="24"/>
        </w:rPr>
        <w:t>的方法，原理都是一样的：传入一个张量，根据张量的shape生成新的张量</w:t>
      </w:r>
    </w:p>
    <w:p w14:paraId="5CA4B34A" w14:textId="77777777" w:rsidR="00AF53F3" w:rsidRPr="00AF53F3" w:rsidRDefault="00AF53F3" w:rsidP="00AF53F3">
      <w:pPr>
        <w:widowControl/>
        <w:spacing w:before="100" w:beforeAutospacing="1" w:after="100" w:afterAutospacing="1"/>
        <w:jc w:val="left"/>
        <w:outlineLvl w:val="4"/>
        <w:rPr>
          <w:rFonts w:ascii="宋体" w:eastAsia="宋体" w:hAnsi="宋体" w:cs="宋体"/>
          <w:b/>
          <w:bCs/>
          <w:kern w:val="0"/>
          <w:sz w:val="20"/>
          <w:szCs w:val="20"/>
        </w:rPr>
      </w:pPr>
      <w:r w:rsidRPr="00AF53F3">
        <w:rPr>
          <w:rFonts w:ascii="宋体" w:eastAsia="宋体" w:hAnsi="宋体" w:cs="宋体"/>
          <w:b/>
          <w:bCs/>
          <w:kern w:val="0"/>
          <w:sz w:val="20"/>
          <w:szCs w:val="20"/>
        </w:rPr>
        <w:t>数据处理</w:t>
      </w:r>
    </w:p>
    <w:p w14:paraId="357EF52D"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torch.masked</w:t>
      </w:r>
      <w:proofErr w:type="gramEnd"/>
      <w:r w:rsidRPr="00AF53F3">
        <w:rPr>
          <w:rFonts w:ascii="宋体" w:eastAsia="宋体" w:hAnsi="宋体" w:cs="宋体"/>
          <w:b/>
          <w:bCs/>
          <w:kern w:val="0"/>
          <w:sz w:val="15"/>
          <w:szCs w:val="15"/>
        </w:rPr>
        <w:t>_select</w:t>
      </w:r>
      <w:proofErr w:type="spellEnd"/>
    </w:p>
    <w:p w14:paraId="62908A46"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取出指定条件数据，举例：</w:t>
      </w:r>
    </w:p>
    <w:p w14:paraId="5E1591D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([0, 0.5, 1, 2])</w:t>
      </w:r>
    </w:p>
    <w:p w14:paraId="7C88F35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torch.masked</w:t>
      </w:r>
      <w:proofErr w:type="gramEnd"/>
      <w:r w:rsidRPr="00AF53F3">
        <w:rPr>
          <w:rFonts w:ascii="宋体" w:eastAsia="宋体" w:hAnsi="宋体" w:cs="宋体"/>
          <w:kern w:val="0"/>
          <w:sz w:val="24"/>
          <w:szCs w:val="24"/>
        </w:rPr>
        <w:t>_select</w:t>
      </w:r>
      <w:proofErr w:type="spellEnd"/>
      <w:r w:rsidRPr="00AF53F3">
        <w:rPr>
          <w:rFonts w:ascii="宋体" w:eastAsia="宋体" w:hAnsi="宋体" w:cs="宋体"/>
          <w:kern w:val="0"/>
          <w:sz w:val="24"/>
          <w:szCs w:val="24"/>
        </w:rPr>
        <w:t>(a, a&gt;0.5)</w:t>
      </w:r>
    </w:p>
    <w:p w14:paraId="2CEB613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2.])</w:t>
      </w:r>
    </w:p>
    <w:p w14:paraId="5CFC448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取出所有大于0.5的数据</w:t>
      </w:r>
    </w:p>
    <w:p w14:paraId="54DDE3EE"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torch.cat</w:t>
      </w:r>
    </w:p>
    <w:p w14:paraId="5F7E0916"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在指定维度合并数据，但要求两个数据维度相同，并且指定维度以外的维度尺寸相同，举例：</w:t>
      </w:r>
    </w:p>
    <w:p w14:paraId="012F72D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(1,2,3)</w:t>
      </w:r>
    </w:p>
    <w:p w14:paraId="1455D13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b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(2,2,3)</w:t>
      </w:r>
    </w:p>
    <w:p w14:paraId="3B47F16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torch.cat((</w:t>
      </w:r>
      <w:proofErr w:type="spellStart"/>
      <w:proofErr w:type="gramStart"/>
      <w:r w:rsidRPr="00AF53F3">
        <w:rPr>
          <w:rFonts w:ascii="宋体" w:eastAsia="宋体" w:hAnsi="宋体" w:cs="宋体"/>
          <w:kern w:val="0"/>
          <w:sz w:val="24"/>
          <w:szCs w:val="24"/>
        </w:rPr>
        <w:t>a,b</w:t>
      </w:r>
      <w:proofErr w:type="spellEnd"/>
      <w:proofErr w:type="gramEnd"/>
      <w:r w:rsidRPr="00AF53F3">
        <w:rPr>
          <w:rFonts w:ascii="宋体" w:eastAsia="宋体" w:hAnsi="宋体" w:cs="宋体"/>
          <w:kern w:val="0"/>
          <w:sz w:val="24"/>
          <w:szCs w:val="24"/>
        </w:rPr>
        <w:t>))</w:t>
      </w:r>
    </w:p>
    <w:p w14:paraId="52054AF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[[[0.0132, 0.4118, 0.5814],</w:t>
      </w:r>
    </w:p>
    <w:p w14:paraId="30197A4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[0.8034, 0.8765, 0.8404]],</w:t>
      </w:r>
    </w:p>
    <w:p w14:paraId="5C742D5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[[0.7860, 0.6115, 0.4745],</w:t>
      </w:r>
    </w:p>
    <w:p w14:paraId="6FFC23A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[0.0846, 0.4158, 0.3805]],</w:t>
      </w:r>
    </w:p>
    <w:p w14:paraId="36F03DE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[[0.9454, 0.3390, 0.3802],</w:t>
      </w:r>
    </w:p>
    <w:p w14:paraId="398342A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[0.6526, 0.0319, 0.7155]]])</w:t>
      </w:r>
    </w:p>
    <w:p w14:paraId="7BA0A69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torch.cat((</w:t>
      </w:r>
      <w:proofErr w:type="spellStart"/>
      <w:proofErr w:type="gramStart"/>
      <w:r w:rsidRPr="00AF53F3">
        <w:rPr>
          <w:rFonts w:ascii="宋体" w:eastAsia="宋体" w:hAnsi="宋体" w:cs="宋体"/>
          <w:kern w:val="0"/>
          <w:sz w:val="24"/>
          <w:szCs w:val="24"/>
        </w:rPr>
        <w:t>a,b</w:t>
      </w:r>
      <w:proofErr w:type="spellEnd"/>
      <w:proofErr w:type="gramEnd"/>
      <w:r w:rsidRPr="00AF53F3">
        <w:rPr>
          <w:rFonts w:ascii="宋体" w:eastAsia="宋体" w:hAnsi="宋体" w:cs="宋体"/>
          <w:kern w:val="0"/>
          <w:sz w:val="24"/>
          <w:szCs w:val="24"/>
        </w:rPr>
        <w:t>)).shape</w:t>
      </w:r>
    </w:p>
    <w:p w14:paraId="5D23788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([3, 2, 3])</w:t>
      </w:r>
    </w:p>
    <w:p w14:paraId="34D370C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可以看出默认在第1维合并数据，合并过程可以看成：[1,2,3] + [2,2,3] = [3,2,3]</w:t>
      </w:r>
    </w:p>
    <w:p w14:paraId="2E9AD37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torch.cat((</w:t>
      </w:r>
      <w:proofErr w:type="spellStart"/>
      <w:proofErr w:type="gramStart"/>
      <w:r w:rsidRPr="00AF53F3">
        <w:rPr>
          <w:rFonts w:ascii="宋体" w:eastAsia="宋体" w:hAnsi="宋体" w:cs="宋体"/>
          <w:kern w:val="0"/>
          <w:sz w:val="24"/>
          <w:szCs w:val="24"/>
        </w:rPr>
        <w:t>a,b</w:t>
      </w:r>
      <w:proofErr w:type="spellEnd"/>
      <w:proofErr w:type="gramEnd"/>
      <w:r w:rsidRPr="00AF53F3">
        <w:rPr>
          <w:rFonts w:ascii="宋体" w:eastAsia="宋体" w:hAnsi="宋体" w:cs="宋体"/>
          <w:kern w:val="0"/>
          <w:sz w:val="24"/>
          <w:szCs w:val="24"/>
        </w:rPr>
        <w:t>), dim=2)</w:t>
      </w:r>
    </w:p>
    <w:p w14:paraId="04B0680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Traceback (most recent call last):</w:t>
      </w:r>
    </w:p>
    <w:p w14:paraId="7E92E96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File "&lt;pyshell#42&gt;", line 1, in &lt;module&gt;</w:t>
      </w:r>
    </w:p>
    <w:p w14:paraId="6510AB4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torch.cat((</w:t>
      </w:r>
      <w:proofErr w:type="spellStart"/>
      <w:proofErr w:type="gramStart"/>
      <w:r w:rsidRPr="00AF53F3">
        <w:rPr>
          <w:rFonts w:ascii="宋体" w:eastAsia="宋体" w:hAnsi="宋体" w:cs="宋体"/>
          <w:kern w:val="0"/>
          <w:sz w:val="24"/>
          <w:szCs w:val="24"/>
        </w:rPr>
        <w:t>a,b</w:t>
      </w:r>
      <w:proofErr w:type="spellEnd"/>
      <w:proofErr w:type="gramEnd"/>
      <w:r w:rsidRPr="00AF53F3">
        <w:rPr>
          <w:rFonts w:ascii="宋体" w:eastAsia="宋体" w:hAnsi="宋体" w:cs="宋体"/>
          <w:kern w:val="0"/>
          <w:sz w:val="24"/>
          <w:szCs w:val="24"/>
        </w:rPr>
        <w:t>), dim=2)</w:t>
      </w:r>
    </w:p>
    <w:p w14:paraId="4B875F5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AF53F3">
        <w:rPr>
          <w:rFonts w:ascii="宋体" w:eastAsia="宋体" w:hAnsi="宋体" w:cs="宋体"/>
          <w:kern w:val="0"/>
          <w:sz w:val="24"/>
          <w:szCs w:val="24"/>
        </w:rPr>
        <w:t>RuntimeError</w:t>
      </w:r>
      <w:proofErr w:type="spellEnd"/>
      <w:r w:rsidRPr="00AF53F3">
        <w:rPr>
          <w:rFonts w:ascii="宋体" w:eastAsia="宋体" w:hAnsi="宋体" w:cs="宋体"/>
          <w:kern w:val="0"/>
          <w:sz w:val="24"/>
          <w:szCs w:val="24"/>
        </w:rPr>
        <w:t>: invalid argument 0: Sizes of tensors must match except in dimension 2. Got 1 and 2 in dimension 0 at d:\build\pytorch\pytorch-1.0.1\aten\src\th\generic\thtensormoremath.cpp:1307</w:t>
      </w:r>
    </w:p>
    <w:p w14:paraId="23616E5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在第3维合并数据时因为1维（非3维部分）不一样所以报错</w:t>
      </w:r>
    </w:p>
    <w:p w14:paraId="6BD1C781"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AF53F3">
        <w:rPr>
          <w:rFonts w:ascii="宋体" w:eastAsia="宋体" w:hAnsi="宋体" w:cs="宋体"/>
          <w:b/>
          <w:bCs/>
          <w:kern w:val="0"/>
          <w:sz w:val="15"/>
          <w:szCs w:val="15"/>
        </w:rPr>
        <w:t>torch.stack</w:t>
      </w:r>
      <w:proofErr w:type="spellEnd"/>
      <w:proofErr w:type="gramEnd"/>
    </w:p>
    <w:p w14:paraId="69DF94E6"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在指定维</w:t>
      </w:r>
      <w:proofErr w:type="gramStart"/>
      <w:r w:rsidRPr="00AF53F3">
        <w:rPr>
          <w:rFonts w:ascii="宋体" w:eastAsia="宋体" w:hAnsi="宋体" w:cs="宋体"/>
          <w:kern w:val="0"/>
          <w:sz w:val="24"/>
          <w:szCs w:val="24"/>
        </w:rPr>
        <w:t>度创建</w:t>
      </w:r>
      <w:proofErr w:type="gramEnd"/>
      <w:r w:rsidRPr="00AF53F3">
        <w:rPr>
          <w:rFonts w:ascii="宋体" w:eastAsia="宋体" w:hAnsi="宋体" w:cs="宋体"/>
          <w:kern w:val="0"/>
          <w:sz w:val="24"/>
          <w:szCs w:val="24"/>
        </w:rPr>
        <w:t>一个新维度合并两个数据，举例：</w:t>
      </w:r>
    </w:p>
    <w:p w14:paraId="4160314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(1,2,3)</w:t>
      </w:r>
    </w:p>
    <w:p w14:paraId="224EE54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b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(1,2,3)</w:t>
      </w:r>
    </w:p>
    <w:p w14:paraId="47BDC98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&gt;&gt;&gt; a</w:t>
      </w:r>
    </w:p>
    <w:p w14:paraId="56E81A0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[[[0.5239, 0.0540, 0.0213],</w:t>
      </w:r>
    </w:p>
    <w:p w14:paraId="213A5E6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[0.9713, 0.5983, 0.1413]]])</w:t>
      </w:r>
    </w:p>
    <w:p w14:paraId="574528B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b</w:t>
      </w:r>
    </w:p>
    <w:p w14:paraId="1337689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[[[0.3397, 0.0976, 0.3744],</w:t>
      </w:r>
    </w:p>
    <w:p w14:paraId="4FB3611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[0.5080, 0.7520, 0.1759]]])</w:t>
      </w:r>
    </w:p>
    <w:p w14:paraId="2FA05DB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torch.stack</w:t>
      </w:r>
      <w:proofErr w:type="spellEnd"/>
      <w:proofErr w:type="gramEnd"/>
      <w:r w:rsidRPr="00AF53F3">
        <w:rPr>
          <w:rFonts w:ascii="宋体" w:eastAsia="宋体" w:hAnsi="宋体" w:cs="宋体"/>
          <w:kern w:val="0"/>
          <w:sz w:val="24"/>
          <w:szCs w:val="24"/>
        </w:rPr>
        <w:t>((a, b))</w:t>
      </w:r>
    </w:p>
    <w:p w14:paraId="3638DFD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[[[[0.5239, 0.0540, 0.0213],</w:t>
      </w:r>
    </w:p>
    <w:p w14:paraId="3EF0468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[0.9713, 0.5983, 0.1413]]],</w:t>
      </w:r>
    </w:p>
    <w:p w14:paraId="22CF43F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[[[0.3397, 0.0976, 0.3744],</w:t>
      </w:r>
    </w:p>
    <w:p w14:paraId="046F7C8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[0.5080, 0.7520, 0.1759]]]])</w:t>
      </w:r>
    </w:p>
    <w:p w14:paraId="44081A8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torch.stack</w:t>
      </w:r>
      <w:proofErr w:type="spellEnd"/>
      <w:proofErr w:type="gramEnd"/>
      <w:r w:rsidRPr="00AF53F3">
        <w:rPr>
          <w:rFonts w:ascii="宋体" w:eastAsia="宋体" w:hAnsi="宋体" w:cs="宋体"/>
          <w:kern w:val="0"/>
          <w:sz w:val="24"/>
          <w:szCs w:val="24"/>
        </w:rPr>
        <w:t>((a, b)).shape</w:t>
      </w:r>
    </w:p>
    <w:p w14:paraId="05EFB48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([2, 1, 2, 3])</w:t>
      </w:r>
    </w:p>
    <w:p w14:paraId="57EE151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合并过程可以看成：[1,1,2,3] + [1,1,2,3] = [1+1,1,2,3] = [2,1,2,3]</w:t>
      </w:r>
    </w:p>
    <w:p w14:paraId="63AC9A2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torch.stack</w:t>
      </w:r>
      <w:proofErr w:type="spellEnd"/>
      <w:proofErr w:type="gramEnd"/>
      <w:r w:rsidRPr="00AF53F3">
        <w:rPr>
          <w:rFonts w:ascii="宋体" w:eastAsia="宋体" w:hAnsi="宋体" w:cs="宋体"/>
          <w:kern w:val="0"/>
          <w:sz w:val="24"/>
          <w:szCs w:val="24"/>
        </w:rPr>
        <w:t>((a, b), dim=2)</w:t>
      </w:r>
    </w:p>
    <w:p w14:paraId="6FA1BE5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[[[[0.5239, 0.0540, 0.0213],</w:t>
      </w:r>
    </w:p>
    <w:p w14:paraId="2B105EC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[0.3397, 0.0976, 0.3744]],</w:t>
      </w:r>
    </w:p>
    <w:p w14:paraId="2E1101A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[[0.9713, 0.5983, 0.1413],</w:t>
      </w:r>
    </w:p>
    <w:p w14:paraId="5D78A20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[0.5080, 0.7520, 0.1759]]]])</w:t>
      </w:r>
    </w:p>
    <w:p w14:paraId="77ECE23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torch.stack</w:t>
      </w:r>
      <w:proofErr w:type="spellEnd"/>
      <w:proofErr w:type="gramEnd"/>
      <w:r w:rsidRPr="00AF53F3">
        <w:rPr>
          <w:rFonts w:ascii="宋体" w:eastAsia="宋体" w:hAnsi="宋体" w:cs="宋体"/>
          <w:kern w:val="0"/>
          <w:sz w:val="24"/>
          <w:szCs w:val="24"/>
        </w:rPr>
        <w:t>((a, b), dim=2).shape</w:t>
      </w:r>
    </w:p>
    <w:p w14:paraId="55B086D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 2, 2, 3])</w:t>
      </w:r>
    </w:p>
    <w:p w14:paraId="7030EA8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合并过程可以看成：[1,2,1,3] + [1,2,1,3] = [1,2,1+1,3] = [1,2,2,3]</w:t>
      </w:r>
    </w:p>
    <w:p w14:paraId="1FA2E8E9" w14:textId="77777777" w:rsidR="00AF53F3" w:rsidRPr="00AF53F3" w:rsidRDefault="00AF53F3" w:rsidP="00AF53F3">
      <w:pPr>
        <w:widowControl/>
        <w:spacing w:before="100" w:beforeAutospacing="1" w:after="100" w:afterAutospacing="1"/>
        <w:jc w:val="left"/>
        <w:outlineLvl w:val="4"/>
        <w:rPr>
          <w:rFonts w:ascii="宋体" w:eastAsia="宋体" w:hAnsi="宋体" w:cs="宋体"/>
          <w:b/>
          <w:bCs/>
          <w:kern w:val="0"/>
          <w:sz w:val="20"/>
          <w:szCs w:val="20"/>
        </w:rPr>
      </w:pPr>
      <w:r w:rsidRPr="00AF53F3">
        <w:rPr>
          <w:rFonts w:ascii="宋体" w:eastAsia="宋体" w:hAnsi="宋体" w:cs="宋体"/>
          <w:b/>
          <w:bCs/>
          <w:kern w:val="0"/>
          <w:sz w:val="20"/>
          <w:szCs w:val="20"/>
        </w:rPr>
        <w:t>其他操作</w:t>
      </w:r>
    </w:p>
    <w:p w14:paraId="47CDE36C"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one-hot编码</w:t>
      </w:r>
    </w:p>
    <w:p w14:paraId="409A8997"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通过结合</w:t>
      </w:r>
      <w:proofErr w:type="spellStart"/>
      <w:r w:rsidRPr="00AF53F3">
        <w:rPr>
          <w:rFonts w:ascii="宋体" w:eastAsia="宋体" w:hAnsi="宋体" w:cs="宋体"/>
          <w:kern w:val="0"/>
          <w:sz w:val="24"/>
          <w:szCs w:val="24"/>
        </w:rPr>
        <w:t>torch.zeros</w:t>
      </w:r>
      <w:proofErr w:type="spellEnd"/>
      <w:r w:rsidRPr="00AF53F3">
        <w:rPr>
          <w:rFonts w:ascii="宋体" w:eastAsia="宋体" w:hAnsi="宋体" w:cs="宋体"/>
          <w:kern w:val="0"/>
          <w:sz w:val="24"/>
          <w:szCs w:val="24"/>
        </w:rPr>
        <w:t>()方法和</w:t>
      </w:r>
      <w:proofErr w:type="spellStart"/>
      <w:r w:rsidRPr="00AF53F3">
        <w:rPr>
          <w:rFonts w:ascii="宋体" w:eastAsia="宋体" w:hAnsi="宋体" w:cs="宋体"/>
          <w:kern w:val="0"/>
          <w:sz w:val="24"/>
          <w:szCs w:val="24"/>
        </w:rPr>
        <w:t>tensor.scatter</w:t>
      </w:r>
      <w:proofErr w:type="spellEnd"/>
      <w:r w:rsidRPr="00AF53F3">
        <w:rPr>
          <w:rFonts w:ascii="宋体" w:eastAsia="宋体" w:hAnsi="宋体" w:cs="宋体"/>
          <w:kern w:val="0"/>
          <w:sz w:val="24"/>
          <w:szCs w:val="24"/>
        </w:rPr>
        <w:t>_()方法实现，举例：</w:t>
      </w:r>
    </w:p>
    <w:p w14:paraId="039D3A2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label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([[0], [1], [2], [3]])</w:t>
      </w:r>
    </w:p>
    <w:p w14:paraId="41CCAAE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标签内容</w:t>
      </w:r>
    </w:p>
    <w:p w14:paraId="63C55DB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label_number</w:t>
      </w:r>
      <w:proofErr w:type="spellEnd"/>
      <w:r w:rsidRPr="00AF53F3">
        <w:rPr>
          <w:rFonts w:ascii="宋体" w:eastAsia="宋体" w:hAnsi="宋体" w:cs="宋体"/>
          <w:kern w:val="0"/>
          <w:sz w:val="24"/>
          <w:szCs w:val="24"/>
        </w:rPr>
        <w:t xml:space="preserve"> = </w:t>
      </w:r>
      <w:proofErr w:type="spellStart"/>
      <w:r w:rsidRPr="00AF53F3">
        <w:rPr>
          <w:rFonts w:ascii="宋体" w:eastAsia="宋体" w:hAnsi="宋体" w:cs="宋体"/>
          <w:kern w:val="0"/>
          <w:sz w:val="24"/>
          <w:szCs w:val="24"/>
        </w:rPr>
        <w:t>len</w:t>
      </w:r>
      <w:proofErr w:type="spellEnd"/>
      <w:r w:rsidRPr="00AF53F3">
        <w:rPr>
          <w:rFonts w:ascii="宋体" w:eastAsia="宋体" w:hAnsi="宋体" w:cs="宋体"/>
          <w:kern w:val="0"/>
          <w:sz w:val="24"/>
          <w:szCs w:val="24"/>
        </w:rPr>
        <w:t>(label)</w:t>
      </w:r>
    </w:p>
    <w:p w14:paraId="25A95B1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标签长度</w:t>
      </w:r>
    </w:p>
    <w:p w14:paraId="6D17ABB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label_range</w:t>
      </w:r>
      <w:proofErr w:type="spellEnd"/>
      <w:r w:rsidRPr="00AF53F3">
        <w:rPr>
          <w:rFonts w:ascii="宋体" w:eastAsia="宋体" w:hAnsi="宋体" w:cs="宋体"/>
          <w:kern w:val="0"/>
          <w:sz w:val="24"/>
          <w:szCs w:val="24"/>
        </w:rPr>
        <w:t xml:space="preserve"> = 10</w:t>
      </w:r>
    </w:p>
    <w:p w14:paraId="40234DB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标签总数</w:t>
      </w:r>
    </w:p>
    <w:p w14:paraId="2569553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torch.zeros</w:t>
      </w:r>
      <w:proofErr w:type="spellEnd"/>
      <w:proofErr w:type="gram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label_number</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label_range</w:t>
      </w:r>
      <w:proofErr w:type="spellEnd"/>
      <w:r w:rsidRPr="00AF53F3">
        <w:rPr>
          <w:rFonts w:ascii="宋体" w:eastAsia="宋体" w:hAnsi="宋体" w:cs="宋体"/>
          <w:kern w:val="0"/>
          <w:sz w:val="24"/>
          <w:szCs w:val="24"/>
        </w:rPr>
        <w:t>).scatter_(1, label, 1)</w:t>
      </w:r>
    </w:p>
    <w:p w14:paraId="54F658B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0., 0., 0., 0., 0., 0., 0., 0., 0.],</w:t>
      </w:r>
    </w:p>
    <w:p w14:paraId="09B5965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1., 0., 0., 0., 0., 0., 0., 0., 0.],</w:t>
      </w:r>
    </w:p>
    <w:p w14:paraId="1655036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0., 1., 0., 0., 0., 0., 0., 0., 0.],</w:t>
      </w:r>
    </w:p>
    <w:p w14:paraId="5670A66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0., 0., 1., 0., 0., 0., 0., 0., 0.]])</w:t>
      </w:r>
    </w:p>
    <w:p w14:paraId="3AAC1C9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通过</w:t>
      </w:r>
      <w:proofErr w:type="spellStart"/>
      <w:r w:rsidRPr="00AF53F3">
        <w:rPr>
          <w:rFonts w:ascii="宋体" w:eastAsia="宋体" w:hAnsi="宋体" w:cs="宋体"/>
          <w:kern w:val="0"/>
          <w:sz w:val="24"/>
          <w:szCs w:val="24"/>
        </w:rPr>
        <w:t>torch.zeros</w:t>
      </w:r>
      <w:proofErr w:type="spellEnd"/>
      <w:r w:rsidRPr="00AF53F3">
        <w:rPr>
          <w:rFonts w:ascii="宋体" w:eastAsia="宋体" w:hAnsi="宋体" w:cs="宋体"/>
          <w:kern w:val="0"/>
          <w:sz w:val="24"/>
          <w:szCs w:val="24"/>
        </w:rPr>
        <w:t>生成4行，10列的全零矩阵，通过</w:t>
      </w:r>
      <w:proofErr w:type="spellStart"/>
      <w:r w:rsidRPr="00AF53F3">
        <w:rPr>
          <w:rFonts w:ascii="宋体" w:eastAsia="宋体" w:hAnsi="宋体" w:cs="宋体"/>
          <w:kern w:val="0"/>
          <w:sz w:val="24"/>
          <w:szCs w:val="24"/>
        </w:rPr>
        <w:t>torch.scatter</w:t>
      </w:r>
      <w:proofErr w:type="spellEnd"/>
      <w:r w:rsidRPr="00AF53F3">
        <w:rPr>
          <w:rFonts w:ascii="宋体" w:eastAsia="宋体" w:hAnsi="宋体" w:cs="宋体"/>
          <w:kern w:val="0"/>
          <w:sz w:val="24"/>
          <w:szCs w:val="24"/>
        </w:rPr>
        <w:t>_以标签第一维为基准，用1来覆盖对应的位置</w:t>
      </w:r>
    </w:p>
    <w:p w14:paraId="77D2045A" w14:textId="77777777" w:rsidR="00AF53F3" w:rsidRPr="00AF53F3" w:rsidRDefault="00AF53F3" w:rsidP="00AF53F3">
      <w:pPr>
        <w:widowControl/>
        <w:spacing w:before="100" w:beforeAutospacing="1" w:after="100" w:afterAutospacing="1"/>
        <w:jc w:val="left"/>
        <w:outlineLvl w:val="4"/>
        <w:rPr>
          <w:rFonts w:ascii="宋体" w:eastAsia="宋体" w:hAnsi="宋体" w:cs="宋体"/>
          <w:b/>
          <w:bCs/>
          <w:kern w:val="0"/>
          <w:sz w:val="20"/>
          <w:szCs w:val="20"/>
        </w:rPr>
      </w:pPr>
      <w:r w:rsidRPr="00AF53F3">
        <w:rPr>
          <w:rFonts w:ascii="宋体" w:eastAsia="宋体" w:hAnsi="宋体" w:cs="宋体"/>
          <w:b/>
          <w:bCs/>
          <w:kern w:val="0"/>
          <w:sz w:val="20"/>
          <w:szCs w:val="20"/>
        </w:rPr>
        <w:t>带下划线的方法</w:t>
      </w:r>
    </w:p>
    <w:p w14:paraId="4EFDEAAE"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在</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里面可以看到很多方法有两种版本：带下划线和</w:t>
      </w:r>
      <w:proofErr w:type="gramStart"/>
      <w:r w:rsidRPr="00AF53F3">
        <w:rPr>
          <w:rFonts w:ascii="宋体" w:eastAsia="宋体" w:hAnsi="宋体" w:cs="宋体"/>
          <w:kern w:val="0"/>
          <w:sz w:val="24"/>
          <w:szCs w:val="24"/>
        </w:rPr>
        <w:t>不</w:t>
      </w:r>
      <w:proofErr w:type="gramEnd"/>
      <w:r w:rsidRPr="00AF53F3">
        <w:rPr>
          <w:rFonts w:ascii="宋体" w:eastAsia="宋体" w:hAnsi="宋体" w:cs="宋体"/>
          <w:kern w:val="0"/>
          <w:sz w:val="24"/>
          <w:szCs w:val="24"/>
        </w:rPr>
        <w:t>带下划线的，这两者的区别就是：</w:t>
      </w:r>
      <w:proofErr w:type="gramStart"/>
      <w:r w:rsidRPr="00AF53F3">
        <w:rPr>
          <w:rFonts w:ascii="宋体" w:eastAsia="宋体" w:hAnsi="宋体" w:cs="宋体"/>
          <w:kern w:val="0"/>
          <w:sz w:val="24"/>
          <w:szCs w:val="24"/>
        </w:rPr>
        <w:t>不</w:t>
      </w:r>
      <w:proofErr w:type="gramEnd"/>
      <w:r w:rsidRPr="00AF53F3">
        <w:rPr>
          <w:rFonts w:ascii="宋体" w:eastAsia="宋体" w:hAnsi="宋体" w:cs="宋体"/>
          <w:kern w:val="0"/>
          <w:sz w:val="24"/>
          <w:szCs w:val="24"/>
        </w:rPr>
        <w:t>带下划线的方法操作数据会先新建一个相同的数据，然后对其进行操作后返回；带下划线的则直接对该数据进行操作并返回（声明该tensor是个in-place类型），举例：</w:t>
      </w:r>
    </w:p>
    <w:p w14:paraId="7E20E3F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 -2.))</w:t>
      </w:r>
    </w:p>
    <w:p w14:paraId="4ED62A8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a.abs</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t>
      </w:r>
    </w:p>
    <w:p w14:paraId="092A9F6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2.])</w:t>
      </w:r>
    </w:p>
    <w:p w14:paraId="4332709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0116047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[ 1., -2.])</w:t>
      </w:r>
    </w:p>
    <w:p w14:paraId="44B6C24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gramStart"/>
      <w:r w:rsidRPr="00AF53F3">
        <w:rPr>
          <w:rFonts w:ascii="宋体" w:eastAsia="宋体" w:hAnsi="宋体" w:cs="宋体"/>
          <w:kern w:val="0"/>
          <w:sz w:val="24"/>
          <w:szCs w:val="24"/>
        </w:rPr>
        <w:t>不</w:t>
      </w:r>
      <w:proofErr w:type="gramEnd"/>
      <w:r w:rsidRPr="00AF53F3">
        <w:rPr>
          <w:rFonts w:ascii="宋体" w:eastAsia="宋体" w:hAnsi="宋体" w:cs="宋体"/>
          <w:kern w:val="0"/>
          <w:sz w:val="24"/>
          <w:szCs w:val="24"/>
        </w:rPr>
        <w:t>带下划线的取绝对值后，查看原来的数据，发现没有变</w:t>
      </w:r>
    </w:p>
    <w:p w14:paraId="3248886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a.abs</w:t>
      </w:r>
      <w:proofErr w:type="spellEnd"/>
      <w:proofErr w:type="gramStart"/>
      <w:r w:rsidRPr="00AF53F3">
        <w:rPr>
          <w:rFonts w:ascii="宋体" w:eastAsia="宋体" w:hAnsi="宋体" w:cs="宋体"/>
          <w:kern w:val="0"/>
          <w:sz w:val="24"/>
          <w:szCs w:val="24"/>
        </w:rPr>
        <w:t>_(</w:t>
      </w:r>
      <w:proofErr w:type="gramEnd"/>
      <w:r w:rsidRPr="00AF53F3">
        <w:rPr>
          <w:rFonts w:ascii="宋体" w:eastAsia="宋体" w:hAnsi="宋体" w:cs="宋体"/>
          <w:kern w:val="0"/>
          <w:sz w:val="24"/>
          <w:szCs w:val="24"/>
        </w:rPr>
        <w:t>)</w:t>
      </w:r>
    </w:p>
    <w:p w14:paraId="23A5652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2.])</w:t>
      </w:r>
    </w:p>
    <w:p w14:paraId="1B25860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099432C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 2.])</w:t>
      </w:r>
    </w:p>
    <w:p w14:paraId="156CF3E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带下划线的取绝对值后，查看原来的数据，发现已经变了</w:t>
      </w:r>
    </w:p>
    <w:p w14:paraId="0FD4D4AF"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更多关于in-place类型的参考：</w:t>
      </w:r>
      <w:r w:rsidRPr="00AF53F3">
        <w:rPr>
          <w:rFonts w:ascii="宋体" w:eastAsia="宋体" w:hAnsi="宋体" w:cs="宋体"/>
          <w:kern w:val="0"/>
          <w:sz w:val="24"/>
          <w:szCs w:val="24"/>
        </w:rPr>
        <w:br/>
      </w:r>
      <w:hyperlink r:id="rId48" w:tgtFrame="_blank" w:history="1">
        <w:r w:rsidRPr="00AF53F3">
          <w:rPr>
            <w:rFonts w:ascii="宋体" w:eastAsia="宋体" w:hAnsi="宋体" w:cs="宋体"/>
            <w:color w:val="0000FF"/>
            <w:kern w:val="0"/>
            <w:sz w:val="24"/>
            <w:szCs w:val="24"/>
            <w:u w:val="single"/>
          </w:rPr>
          <w:t>https://blog.csdn.net/hbhhhxs/article/details/93886525</w:t>
        </w:r>
      </w:hyperlink>
    </w:p>
    <w:p w14:paraId="72EFFE29" w14:textId="77777777" w:rsidR="00AF53F3" w:rsidRPr="00AF53F3" w:rsidRDefault="00AF53F3" w:rsidP="00AF53F3">
      <w:pPr>
        <w:widowControl/>
        <w:spacing w:before="100" w:beforeAutospacing="1" w:after="100" w:afterAutospacing="1"/>
        <w:jc w:val="left"/>
        <w:outlineLvl w:val="2"/>
        <w:rPr>
          <w:rFonts w:ascii="宋体" w:eastAsia="宋体" w:hAnsi="宋体" w:cs="宋体"/>
          <w:b/>
          <w:bCs/>
          <w:kern w:val="0"/>
          <w:sz w:val="27"/>
          <w:szCs w:val="27"/>
        </w:rPr>
      </w:pPr>
      <w:r w:rsidRPr="00AF53F3">
        <w:rPr>
          <w:rFonts w:ascii="宋体" w:eastAsia="宋体" w:hAnsi="宋体" w:cs="宋体"/>
          <w:b/>
          <w:bCs/>
          <w:kern w:val="0"/>
          <w:sz w:val="27"/>
          <w:szCs w:val="27"/>
        </w:rPr>
        <w:t>工具集</w:t>
      </w:r>
    </w:p>
    <w:p w14:paraId="7BF65AC2"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在</w:t>
      </w:r>
      <w:proofErr w:type="spellStart"/>
      <w:r w:rsidRPr="00AF53F3">
        <w:rPr>
          <w:rFonts w:ascii="宋体" w:eastAsia="宋体" w:hAnsi="宋体" w:cs="宋体"/>
          <w:kern w:val="0"/>
          <w:sz w:val="24"/>
          <w:szCs w:val="24"/>
        </w:rPr>
        <w:t>torch.utils</w:t>
      </w:r>
      <w:proofErr w:type="spellEnd"/>
      <w:r w:rsidRPr="00AF53F3">
        <w:rPr>
          <w:rFonts w:ascii="宋体" w:eastAsia="宋体" w:hAnsi="宋体" w:cs="宋体"/>
          <w:kern w:val="0"/>
          <w:sz w:val="24"/>
          <w:szCs w:val="24"/>
        </w:rPr>
        <w:t>下提供了很多API工具方便我们的使用</w:t>
      </w:r>
    </w:p>
    <w:p w14:paraId="3504CC06" w14:textId="77777777" w:rsidR="00AF53F3" w:rsidRPr="00AF53F3" w:rsidRDefault="00AF53F3" w:rsidP="00AF53F3">
      <w:pPr>
        <w:widowControl/>
        <w:spacing w:before="100" w:beforeAutospacing="1" w:after="100" w:afterAutospacing="1"/>
        <w:jc w:val="left"/>
        <w:outlineLvl w:val="4"/>
        <w:rPr>
          <w:rFonts w:ascii="宋体" w:eastAsia="宋体" w:hAnsi="宋体" w:cs="宋体"/>
          <w:b/>
          <w:bCs/>
          <w:kern w:val="0"/>
          <w:sz w:val="20"/>
          <w:szCs w:val="20"/>
        </w:rPr>
      </w:pPr>
      <w:r w:rsidRPr="00AF53F3">
        <w:rPr>
          <w:rFonts w:ascii="宋体" w:eastAsia="宋体" w:hAnsi="宋体" w:cs="宋体"/>
          <w:b/>
          <w:bCs/>
          <w:kern w:val="0"/>
          <w:sz w:val="20"/>
          <w:szCs w:val="20"/>
        </w:rPr>
        <w:t>随机切分数据集</w:t>
      </w:r>
    </w:p>
    <w:p w14:paraId="1413CC49"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lastRenderedPageBreak/>
        <w:t>通过</w:t>
      </w:r>
      <w:proofErr w:type="spellStart"/>
      <w:r w:rsidRPr="00AF53F3">
        <w:rPr>
          <w:rFonts w:ascii="宋体" w:eastAsia="宋体" w:hAnsi="宋体" w:cs="宋体"/>
          <w:kern w:val="0"/>
          <w:sz w:val="24"/>
          <w:szCs w:val="24"/>
        </w:rPr>
        <w:t>torch.utils.data.random_split</w:t>
      </w:r>
      <w:proofErr w:type="spellEnd"/>
      <w:r w:rsidRPr="00AF53F3">
        <w:rPr>
          <w:rFonts w:ascii="宋体" w:eastAsia="宋体" w:hAnsi="宋体" w:cs="宋体"/>
          <w:kern w:val="0"/>
          <w:sz w:val="24"/>
          <w:szCs w:val="24"/>
        </w:rPr>
        <w:t>()方法随机切分数据集，然后通过</w:t>
      </w:r>
      <w:proofErr w:type="spellStart"/>
      <w:r w:rsidRPr="00AF53F3">
        <w:rPr>
          <w:rFonts w:ascii="宋体" w:eastAsia="宋体" w:hAnsi="宋体" w:cs="宋体"/>
          <w:kern w:val="0"/>
          <w:sz w:val="24"/>
          <w:szCs w:val="24"/>
        </w:rPr>
        <w:t>torch.utils.data.DataLoader</w:t>
      </w:r>
      <w:proofErr w:type="spellEnd"/>
      <w:r w:rsidRPr="00AF53F3">
        <w:rPr>
          <w:rFonts w:ascii="宋体" w:eastAsia="宋体" w:hAnsi="宋体" w:cs="宋体"/>
          <w:kern w:val="0"/>
          <w:sz w:val="24"/>
          <w:szCs w:val="24"/>
        </w:rPr>
        <w:t>来载入数据，举例：</w:t>
      </w:r>
    </w:p>
    <w:p w14:paraId="5690D8A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(100)</w:t>
      </w:r>
    </w:p>
    <w:p w14:paraId="0DD420C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1DF9A51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[0.8579, 0.6903, 0.8042, 0.6803, 0.5619, 0.4721, 0.3132, 0.6476, 0.6644,</w:t>
      </w:r>
    </w:p>
    <w:p w14:paraId="0D40464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0.1822, 0.8333, 0.6207, 0.5666, 0.3410, 0.9760, 0.1522, 0.5908, 0.4049,</w:t>
      </w:r>
    </w:p>
    <w:p w14:paraId="75D56F4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0.8710, 0.3284, 0.7598, 0.1615, 0.2269, 0.7273, 0.5658, 0.7861, 0.4562,</w:t>
      </w:r>
    </w:p>
    <w:p w14:paraId="181AF44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0.4225, 0.0466, 0.2845, 0.2759, 0.0649, 0.7345, 0.7406, 0.0044, 0.2111,</w:t>
      </w:r>
    </w:p>
    <w:p w14:paraId="5D1AEB0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0.5922, 0.1108, 0.8785, 0.5843, 0.3432, 0.1751, 0.8386, 0.8131, 0.5848,</w:t>
      </w:r>
    </w:p>
    <w:p w14:paraId="6CB7B9E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0.3727, 0.4079, 0.3207, 0.7192, 0.5415, 0.2176, 0.3019, 0.9200, 0.1222,</w:t>
      </w:r>
    </w:p>
    <w:p w14:paraId="5F63692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0.1771, 0.7479, 0.1213, 0.7306, 0.7951, 0.6702, 0.4286, 0.6684, 0.4392,</w:t>
      </w:r>
    </w:p>
    <w:p w14:paraId="03C694E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0.5319, 0.8701, 0.5307, 0.0664, 0.6950, 0.8652, 0.8842, 0.1940, 0.5079,</w:t>
      </w:r>
    </w:p>
    <w:p w14:paraId="744A31A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0.1927, 0.3511, 0.6232, 0.5951, 0.7436, 0.3113, 0.8578, 0.6422, 0.6670,</w:t>
      </w:r>
    </w:p>
    <w:p w14:paraId="5D60FE6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0.5569, 0.4681, 0.3848, 0.5463, 0.2438, 0.7747, 0.2718, 0.8766, 0.3523,</w:t>
      </w:r>
    </w:p>
    <w:p w14:paraId="6D0BE08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0.1736, 0.9693, 0.6800, 0.6727, 0.9430, 0.5596, 0.7665, 0.8402, 0.3828,</w:t>
      </w:r>
    </w:p>
    <w:p w14:paraId="7BB1563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0.6339])</w:t>
      </w:r>
    </w:p>
    <w:p w14:paraId="5D4628D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m, n = </w:t>
      </w:r>
      <w:proofErr w:type="spellStart"/>
      <w:proofErr w:type="gramStart"/>
      <w:r w:rsidRPr="00AF53F3">
        <w:rPr>
          <w:rFonts w:ascii="宋体" w:eastAsia="宋体" w:hAnsi="宋体" w:cs="宋体"/>
          <w:kern w:val="0"/>
          <w:sz w:val="24"/>
          <w:szCs w:val="24"/>
        </w:rPr>
        <w:t>torch.utils</w:t>
      </w:r>
      <w:proofErr w:type="gramEnd"/>
      <w:r w:rsidRPr="00AF53F3">
        <w:rPr>
          <w:rFonts w:ascii="宋体" w:eastAsia="宋体" w:hAnsi="宋体" w:cs="宋体"/>
          <w:kern w:val="0"/>
          <w:sz w:val="24"/>
          <w:szCs w:val="24"/>
        </w:rPr>
        <w:t>.data.random_split</w:t>
      </w:r>
      <w:proofErr w:type="spellEnd"/>
      <w:r w:rsidRPr="00AF53F3">
        <w:rPr>
          <w:rFonts w:ascii="宋体" w:eastAsia="宋体" w:hAnsi="宋体" w:cs="宋体"/>
          <w:kern w:val="0"/>
          <w:sz w:val="24"/>
          <w:szCs w:val="24"/>
        </w:rPr>
        <w:t>(a, [10, 90])</w:t>
      </w:r>
    </w:p>
    <w:p w14:paraId="6798BED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将数据随机分成10和90个</w:t>
      </w:r>
    </w:p>
    <w:p w14:paraId="69DEA4B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list(m)</w:t>
      </w:r>
    </w:p>
    <w:p w14:paraId="1D629D9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0.6803), tensor(0.8386), tensor(0.4079), tensor(0.8652), tensor(0.8333), tensor(0.8402), tensor(0.7861), tensor(0.8710), tensor(0.7306), tensor(0.5848)]</w:t>
      </w:r>
    </w:p>
    <w:p w14:paraId="6B443C6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查看数据集m</w:t>
      </w:r>
    </w:p>
    <w:p w14:paraId="33CF705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m.indices</w:t>
      </w:r>
      <w:proofErr w:type="spellEnd"/>
      <w:proofErr w:type="gramEnd"/>
    </w:p>
    <w:p w14:paraId="3814FFB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[ 3, 42, 46, 68, 10, 97, 25, 18, 57, 44])</w:t>
      </w:r>
    </w:p>
    <w:p w14:paraId="18A1CD1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可以看到其存放的是随机的10个索引，然后寻找对应下标数据</w:t>
      </w:r>
    </w:p>
    <w:p w14:paraId="1246CAF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data_m</w:t>
      </w:r>
      <w:proofErr w:type="spellEnd"/>
      <w:r w:rsidRPr="00AF53F3">
        <w:rPr>
          <w:rFonts w:ascii="宋体" w:eastAsia="宋体" w:hAnsi="宋体" w:cs="宋体"/>
          <w:kern w:val="0"/>
          <w:sz w:val="24"/>
          <w:szCs w:val="24"/>
        </w:rPr>
        <w:t xml:space="preserve"> = </w:t>
      </w:r>
      <w:proofErr w:type="spellStart"/>
      <w:proofErr w:type="gramStart"/>
      <w:r w:rsidRPr="00AF53F3">
        <w:rPr>
          <w:rFonts w:ascii="宋体" w:eastAsia="宋体" w:hAnsi="宋体" w:cs="宋体"/>
          <w:kern w:val="0"/>
          <w:sz w:val="24"/>
          <w:szCs w:val="24"/>
        </w:rPr>
        <w:t>torch.utils</w:t>
      </w:r>
      <w:proofErr w:type="gramEnd"/>
      <w:r w:rsidRPr="00AF53F3">
        <w:rPr>
          <w:rFonts w:ascii="宋体" w:eastAsia="宋体" w:hAnsi="宋体" w:cs="宋体"/>
          <w:kern w:val="0"/>
          <w:sz w:val="24"/>
          <w:szCs w:val="24"/>
        </w:rPr>
        <w:t>.data.DataLoader</w:t>
      </w:r>
      <w:proofErr w:type="spellEnd"/>
      <w:r w:rsidRPr="00AF53F3">
        <w:rPr>
          <w:rFonts w:ascii="宋体" w:eastAsia="宋体" w:hAnsi="宋体" w:cs="宋体"/>
          <w:kern w:val="0"/>
          <w:sz w:val="24"/>
          <w:szCs w:val="24"/>
        </w:rPr>
        <w:t xml:space="preserve">(m, </w:t>
      </w:r>
      <w:proofErr w:type="spellStart"/>
      <w:r w:rsidRPr="00AF53F3">
        <w:rPr>
          <w:rFonts w:ascii="宋体" w:eastAsia="宋体" w:hAnsi="宋体" w:cs="宋体"/>
          <w:kern w:val="0"/>
          <w:sz w:val="24"/>
          <w:szCs w:val="24"/>
        </w:rPr>
        <w:t>batch_size</w:t>
      </w:r>
      <w:proofErr w:type="spellEnd"/>
      <w:r w:rsidRPr="00AF53F3">
        <w:rPr>
          <w:rFonts w:ascii="宋体" w:eastAsia="宋体" w:hAnsi="宋体" w:cs="宋体"/>
          <w:kern w:val="0"/>
          <w:sz w:val="24"/>
          <w:szCs w:val="24"/>
        </w:rPr>
        <w:t>=2)</w:t>
      </w:r>
    </w:p>
    <w:p w14:paraId="40E65CF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载入m数据</w:t>
      </w:r>
    </w:p>
    <w:p w14:paraId="6089891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data_n</w:t>
      </w:r>
      <w:proofErr w:type="spellEnd"/>
      <w:r w:rsidRPr="00AF53F3">
        <w:rPr>
          <w:rFonts w:ascii="宋体" w:eastAsia="宋体" w:hAnsi="宋体" w:cs="宋体"/>
          <w:kern w:val="0"/>
          <w:sz w:val="24"/>
          <w:szCs w:val="24"/>
        </w:rPr>
        <w:t xml:space="preserve"> = </w:t>
      </w:r>
      <w:proofErr w:type="spellStart"/>
      <w:proofErr w:type="gramStart"/>
      <w:r w:rsidRPr="00AF53F3">
        <w:rPr>
          <w:rFonts w:ascii="宋体" w:eastAsia="宋体" w:hAnsi="宋体" w:cs="宋体"/>
          <w:kern w:val="0"/>
          <w:sz w:val="24"/>
          <w:szCs w:val="24"/>
        </w:rPr>
        <w:t>torch.utils</w:t>
      </w:r>
      <w:proofErr w:type="gramEnd"/>
      <w:r w:rsidRPr="00AF53F3">
        <w:rPr>
          <w:rFonts w:ascii="宋体" w:eastAsia="宋体" w:hAnsi="宋体" w:cs="宋体"/>
          <w:kern w:val="0"/>
          <w:sz w:val="24"/>
          <w:szCs w:val="24"/>
        </w:rPr>
        <w:t>.data.DataLoader</w:t>
      </w:r>
      <w:proofErr w:type="spellEnd"/>
      <w:r w:rsidRPr="00AF53F3">
        <w:rPr>
          <w:rFonts w:ascii="宋体" w:eastAsia="宋体" w:hAnsi="宋体" w:cs="宋体"/>
          <w:kern w:val="0"/>
          <w:sz w:val="24"/>
          <w:szCs w:val="24"/>
        </w:rPr>
        <w:t xml:space="preserve">(n, </w:t>
      </w:r>
      <w:proofErr w:type="spellStart"/>
      <w:r w:rsidRPr="00AF53F3">
        <w:rPr>
          <w:rFonts w:ascii="宋体" w:eastAsia="宋体" w:hAnsi="宋体" w:cs="宋体"/>
          <w:kern w:val="0"/>
          <w:sz w:val="24"/>
          <w:szCs w:val="24"/>
        </w:rPr>
        <w:t>batch_size</w:t>
      </w:r>
      <w:proofErr w:type="spellEnd"/>
      <w:r w:rsidRPr="00AF53F3">
        <w:rPr>
          <w:rFonts w:ascii="宋体" w:eastAsia="宋体" w:hAnsi="宋体" w:cs="宋体"/>
          <w:kern w:val="0"/>
          <w:sz w:val="24"/>
          <w:szCs w:val="24"/>
        </w:rPr>
        <w:t>=2)</w:t>
      </w:r>
    </w:p>
    <w:p w14:paraId="175DCA0C" w14:textId="77777777" w:rsidR="00AF53F3" w:rsidRPr="00AF53F3" w:rsidRDefault="00AF53F3" w:rsidP="00AF53F3">
      <w:pPr>
        <w:widowControl/>
        <w:spacing w:before="100" w:beforeAutospacing="1" w:after="100" w:afterAutospacing="1"/>
        <w:jc w:val="left"/>
        <w:outlineLvl w:val="2"/>
        <w:rPr>
          <w:rFonts w:ascii="宋体" w:eastAsia="宋体" w:hAnsi="宋体" w:cs="宋体"/>
          <w:b/>
          <w:bCs/>
          <w:kern w:val="0"/>
          <w:sz w:val="27"/>
          <w:szCs w:val="27"/>
        </w:rPr>
      </w:pPr>
      <w:r w:rsidRPr="00AF53F3">
        <w:rPr>
          <w:rFonts w:ascii="宋体" w:eastAsia="宋体" w:hAnsi="宋体" w:cs="宋体"/>
          <w:b/>
          <w:bCs/>
          <w:kern w:val="0"/>
          <w:sz w:val="27"/>
          <w:szCs w:val="27"/>
        </w:rPr>
        <w:t>函数式API和类API</w:t>
      </w:r>
    </w:p>
    <w:p w14:paraId="041CDDCB"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lastRenderedPageBreak/>
        <w:t>在</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当中，大部分神经网络层、激活函数、损失函数等都提供了两种API调用方式，分别是函数式API和类API，前者基本都在</w:t>
      </w:r>
      <w:proofErr w:type="spellStart"/>
      <w:r w:rsidRPr="00AF53F3">
        <w:rPr>
          <w:rFonts w:ascii="宋体" w:eastAsia="宋体" w:hAnsi="宋体" w:cs="宋体"/>
          <w:kern w:val="0"/>
          <w:sz w:val="24"/>
          <w:szCs w:val="24"/>
        </w:rPr>
        <w:t>torch.nn.functional</w:t>
      </w:r>
      <w:proofErr w:type="spellEnd"/>
      <w:r w:rsidRPr="00AF53F3">
        <w:rPr>
          <w:rFonts w:ascii="宋体" w:eastAsia="宋体" w:hAnsi="宋体" w:cs="宋体"/>
          <w:kern w:val="0"/>
          <w:sz w:val="24"/>
          <w:szCs w:val="24"/>
        </w:rPr>
        <w:t>下，后者基本都在</w:t>
      </w:r>
      <w:proofErr w:type="spellStart"/>
      <w:r w:rsidRPr="00AF53F3">
        <w:rPr>
          <w:rFonts w:ascii="宋体" w:eastAsia="宋体" w:hAnsi="宋体" w:cs="宋体"/>
          <w:kern w:val="0"/>
          <w:sz w:val="24"/>
          <w:szCs w:val="24"/>
        </w:rPr>
        <w:t>torch.nn</w:t>
      </w:r>
      <w:proofErr w:type="spellEnd"/>
      <w:r w:rsidRPr="00AF53F3">
        <w:rPr>
          <w:rFonts w:ascii="宋体" w:eastAsia="宋体" w:hAnsi="宋体" w:cs="宋体"/>
          <w:kern w:val="0"/>
          <w:sz w:val="24"/>
          <w:szCs w:val="24"/>
        </w:rPr>
        <w:t>下，前者一般直接调用即可，适合函数式编程；后者一般是先实例化，然后通过其内置的方法进行调用，适合面向对象编程。当然这些API功能基本都可以自定义实现，只是这里提供了API简化了操作，并且还提供了GPU加速等功能</w:t>
      </w:r>
    </w:p>
    <w:p w14:paraId="62756765" w14:textId="77777777" w:rsidR="00AF53F3" w:rsidRPr="00AF53F3" w:rsidRDefault="00AF53F3" w:rsidP="00AF53F3">
      <w:pPr>
        <w:widowControl/>
        <w:spacing w:before="100" w:beforeAutospacing="1" w:after="100" w:afterAutospacing="1"/>
        <w:jc w:val="left"/>
        <w:outlineLvl w:val="2"/>
        <w:rPr>
          <w:rFonts w:ascii="宋体" w:eastAsia="宋体" w:hAnsi="宋体" w:cs="宋体"/>
          <w:b/>
          <w:bCs/>
          <w:kern w:val="0"/>
          <w:sz w:val="27"/>
          <w:szCs w:val="27"/>
        </w:rPr>
      </w:pPr>
      <w:r w:rsidRPr="00AF53F3">
        <w:rPr>
          <w:rFonts w:ascii="宋体" w:eastAsia="宋体" w:hAnsi="宋体" w:cs="宋体"/>
          <w:b/>
          <w:bCs/>
          <w:kern w:val="0"/>
          <w:sz w:val="27"/>
          <w:szCs w:val="27"/>
        </w:rPr>
        <w:t>网络层</w:t>
      </w:r>
    </w:p>
    <w:p w14:paraId="4D0C85CD"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全连接层</w:t>
      </w:r>
    </w:p>
    <w:p w14:paraId="7475E9D4"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说白了就是单纯的矩阵相乘然后有偏置则加上偏置（公式：</w:t>
      </w:r>
      <w:proofErr w:type="spellStart"/>
      <w:r w:rsidRPr="00AF53F3">
        <w:rPr>
          <w:rFonts w:ascii="宋体" w:eastAsia="宋体" w:hAnsi="宋体" w:cs="宋体"/>
          <w:kern w:val="0"/>
          <w:sz w:val="24"/>
          <w:szCs w:val="24"/>
        </w:rPr>
        <w:t>input@w</w:t>
      </w:r>
      <w:proofErr w:type="spellEnd"/>
      <w:r w:rsidRPr="00AF53F3">
        <w:rPr>
          <w:rFonts w:ascii="宋体" w:eastAsia="宋体" w:hAnsi="宋体" w:cs="宋体"/>
          <w:kern w:val="0"/>
          <w:sz w:val="24"/>
          <w:szCs w:val="24"/>
        </w:rPr>
        <w:t xml:space="preserve"> + b），函数式API：</w:t>
      </w:r>
      <w:proofErr w:type="spellStart"/>
      <w:r w:rsidRPr="00AF53F3">
        <w:rPr>
          <w:rFonts w:ascii="宋体" w:eastAsia="宋体" w:hAnsi="宋体" w:cs="宋体"/>
          <w:kern w:val="0"/>
          <w:sz w:val="24"/>
          <w:szCs w:val="24"/>
        </w:rPr>
        <w:t>torch.nn.functional.linear</w:t>
      </w:r>
      <w:proofErr w:type="spellEnd"/>
      <w:r w:rsidRPr="00AF53F3">
        <w:rPr>
          <w:rFonts w:ascii="宋体" w:eastAsia="宋体" w:hAnsi="宋体" w:cs="宋体"/>
          <w:kern w:val="0"/>
          <w:sz w:val="24"/>
          <w:szCs w:val="24"/>
        </w:rPr>
        <w:t>，类API：</w:t>
      </w:r>
      <w:proofErr w:type="spellStart"/>
      <w:r w:rsidRPr="00AF53F3">
        <w:rPr>
          <w:rFonts w:ascii="宋体" w:eastAsia="宋体" w:hAnsi="宋体" w:cs="宋体"/>
          <w:kern w:val="0"/>
          <w:sz w:val="24"/>
          <w:szCs w:val="24"/>
        </w:rPr>
        <w:t>torch.nn.Linear</w:t>
      </w:r>
      <w:proofErr w:type="spellEnd"/>
      <w:r w:rsidRPr="00AF53F3">
        <w:rPr>
          <w:rFonts w:ascii="宋体" w:eastAsia="宋体" w:hAnsi="宋体" w:cs="宋体"/>
          <w:kern w:val="0"/>
          <w:sz w:val="24"/>
          <w:szCs w:val="24"/>
        </w:rPr>
        <w:t>，类API举例：</w:t>
      </w:r>
    </w:p>
    <w:p w14:paraId="6A985A7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layer1 =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nn.Linear</w:t>
      </w:r>
      <w:proofErr w:type="spellEnd"/>
      <w:proofErr w:type="gramEnd"/>
      <w:r w:rsidRPr="00AF53F3">
        <w:rPr>
          <w:rFonts w:ascii="宋体" w:eastAsia="宋体" w:hAnsi="宋体" w:cs="宋体"/>
          <w:kern w:val="0"/>
          <w:sz w:val="24"/>
          <w:szCs w:val="24"/>
        </w:rPr>
        <w:t>(100, 10)</w:t>
      </w:r>
    </w:p>
    <w:p w14:paraId="71D4133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这里使用类API</w:t>
      </w:r>
    </w:p>
    <w:p w14:paraId="6FF34DA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定义一个全连接层，输入100个单元，输出10个，可以理解成初始化的一个(100, 10)的矩阵</w:t>
      </w:r>
    </w:p>
    <w:p w14:paraId="63F7AE0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layer2 =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nn.Linear</w:t>
      </w:r>
      <w:proofErr w:type="spellEnd"/>
      <w:proofErr w:type="gramEnd"/>
      <w:r w:rsidRPr="00AF53F3">
        <w:rPr>
          <w:rFonts w:ascii="宋体" w:eastAsia="宋体" w:hAnsi="宋体" w:cs="宋体"/>
          <w:kern w:val="0"/>
          <w:sz w:val="24"/>
          <w:szCs w:val="24"/>
        </w:rPr>
        <w:t>(10, 1)</w:t>
      </w:r>
    </w:p>
    <w:p w14:paraId="2FDB333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(1,100)</w:t>
      </w:r>
    </w:p>
    <w:p w14:paraId="07483FB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定义一个(1, 100)的矩阵</w:t>
      </w:r>
    </w:p>
    <w:p w14:paraId="79C1F41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x = layer1(x)</w:t>
      </w:r>
    </w:p>
    <w:p w14:paraId="20BD628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x经过layer1全连接层的运算</w:t>
      </w:r>
    </w:p>
    <w:p w14:paraId="1C78D46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x</w:t>
      </w:r>
    </w:p>
    <w:p w14:paraId="6278DEE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[[-0.1354,  0.1530,  0.1946, -0.1349,  0.6149, -0.0482,  0.1025, -0.8483,</w:t>
      </w:r>
    </w:p>
    <w:p w14:paraId="520B8D2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-1.0567, -0.5853]], </w:t>
      </w:r>
      <w:proofErr w:type="spellStart"/>
      <w:r w:rsidRPr="00AF53F3">
        <w:rPr>
          <w:rFonts w:ascii="宋体" w:eastAsia="宋体" w:hAnsi="宋体" w:cs="宋体"/>
          <w:kern w:val="0"/>
          <w:sz w:val="24"/>
          <w:szCs w:val="24"/>
        </w:rPr>
        <w:t>grad_fn</w:t>
      </w:r>
      <w:proofErr w:type="spellEnd"/>
      <w:r w:rsidRPr="00AF53F3">
        <w:rPr>
          <w:rFonts w:ascii="宋体" w:eastAsia="宋体" w:hAnsi="宋体" w:cs="宋体"/>
          <w:kern w:val="0"/>
          <w:sz w:val="24"/>
          <w:szCs w:val="24"/>
        </w:rPr>
        <w:t>=&lt;</w:t>
      </w:r>
      <w:proofErr w:type="spellStart"/>
      <w:r w:rsidRPr="00AF53F3">
        <w:rPr>
          <w:rFonts w:ascii="宋体" w:eastAsia="宋体" w:hAnsi="宋体" w:cs="宋体"/>
          <w:kern w:val="0"/>
          <w:sz w:val="24"/>
          <w:szCs w:val="24"/>
        </w:rPr>
        <w:t>AddmmBackward</w:t>
      </w:r>
      <w:proofErr w:type="spellEnd"/>
      <w:r w:rsidRPr="00AF53F3">
        <w:rPr>
          <w:rFonts w:ascii="宋体" w:eastAsia="宋体" w:hAnsi="宋体" w:cs="宋体"/>
          <w:kern w:val="0"/>
          <w:sz w:val="24"/>
          <w:szCs w:val="24"/>
        </w:rPr>
        <w:t>&gt;)</w:t>
      </w:r>
    </w:p>
    <w:p w14:paraId="2032A6C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x.shape</w:t>
      </w:r>
      <w:proofErr w:type="spellEnd"/>
      <w:proofErr w:type="gramEnd"/>
    </w:p>
    <w:p w14:paraId="5233D33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 10])</w:t>
      </w:r>
    </w:p>
    <w:p w14:paraId="293AB90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w:t>
      </w:r>
      <w:proofErr w:type="gramStart"/>
      <w:r w:rsidRPr="00AF53F3">
        <w:rPr>
          <w:rFonts w:ascii="宋体" w:eastAsia="宋体" w:hAnsi="宋体" w:cs="宋体"/>
          <w:kern w:val="0"/>
          <w:sz w:val="24"/>
          <w:szCs w:val="24"/>
        </w:rPr>
        <w:t>发现乘完以后</w:t>
      </w:r>
      <w:proofErr w:type="gramEnd"/>
      <w:r w:rsidRPr="00AF53F3">
        <w:rPr>
          <w:rFonts w:ascii="宋体" w:eastAsia="宋体" w:hAnsi="宋体" w:cs="宋体"/>
          <w:kern w:val="0"/>
          <w:sz w:val="24"/>
          <w:szCs w:val="24"/>
        </w:rPr>
        <w:t>变成了(1, 10)的矩阵</w:t>
      </w:r>
    </w:p>
    <w:p w14:paraId="4CD9F9E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x = layer2(x)</w:t>
      </w:r>
    </w:p>
    <w:p w14:paraId="6155902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x再经过layer2层运算</w:t>
      </w:r>
    </w:p>
    <w:p w14:paraId="2A88E61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x</w:t>
      </w:r>
    </w:p>
    <w:p w14:paraId="60EFCEB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xml:space="preserve">[[-0.2182]], </w:t>
      </w:r>
      <w:proofErr w:type="spellStart"/>
      <w:r w:rsidRPr="00AF53F3">
        <w:rPr>
          <w:rFonts w:ascii="宋体" w:eastAsia="宋体" w:hAnsi="宋体" w:cs="宋体"/>
          <w:kern w:val="0"/>
          <w:sz w:val="24"/>
          <w:szCs w:val="24"/>
        </w:rPr>
        <w:t>grad_fn</w:t>
      </w:r>
      <w:proofErr w:type="spellEnd"/>
      <w:r w:rsidRPr="00AF53F3">
        <w:rPr>
          <w:rFonts w:ascii="宋体" w:eastAsia="宋体" w:hAnsi="宋体" w:cs="宋体"/>
          <w:kern w:val="0"/>
          <w:sz w:val="24"/>
          <w:szCs w:val="24"/>
        </w:rPr>
        <w:t>=&lt;</w:t>
      </w:r>
      <w:proofErr w:type="spellStart"/>
      <w:r w:rsidRPr="00AF53F3">
        <w:rPr>
          <w:rFonts w:ascii="宋体" w:eastAsia="宋体" w:hAnsi="宋体" w:cs="宋体"/>
          <w:kern w:val="0"/>
          <w:sz w:val="24"/>
          <w:szCs w:val="24"/>
        </w:rPr>
        <w:t>AddmmBackward</w:t>
      </w:r>
      <w:proofErr w:type="spellEnd"/>
      <w:r w:rsidRPr="00AF53F3">
        <w:rPr>
          <w:rFonts w:ascii="宋体" w:eastAsia="宋体" w:hAnsi="宋体" w:cs="宋体"/>
          <w:kern w:val="0"/>
          <w:sz w:val="24"/>
          <w:szCs w:val="24"/>
        </w:rPr>
        <w:t>&gt;)</w:t>
      </w:r>
    </w:p>
    <w:p w14:paraId="6ADAB59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x.shape</w:t>
      </w:r>
      <w:proofErr w:type="spellEnd"/>
      <w:proofErr w:type="gramEnd"/>
    </w:p>
    <w:p w14:paraId="63767ED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 1])</w:t>
      </w:r>
    </w:p>
    <w:p w14:paraId="53ED9F8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gramStart"/>
      <w:r w:rsidRPr="00AF53F3">
        <w:rPr>
          <w:rFonts w:ascii="宋体" w:eastAsia="宋体" w:hAnsi="宋体" w:cs="宋体"/>
          <w:kern w:val="0"/>
          <w:sz w:val="24"/>
          <w:szCs w:val="24"/>
        </w:rPr>
        <w:t>layer1.weight.shape</w:t>
      </w:r>
      <w:proofErr w:type="gramEnd"/>
    </w:p>
    <w:p w14:paraId="5E0ED80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([10, 100])</w:t>
      </w:r>
    </w:p>
    <w:p w14:paraId="7A83B09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可以通过weight属性查看当前层的权值，计算的时候会将权值矩阵进行转置后才进行运算，所以是(10, 100)而不是(100, 10)</w:t>
      </w:r>
    </w:p>
    <w:p w14:paraId="291B1F8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layer1.bias</w:t>
      </w:r>
    </w:p>
    <w:p w14:paraId="1094284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Parameter containing:</w:t>
      </w:r>
    </w:p>
    <w:p w14:paraId="1ED9D6C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[ 0.0049, -0.0081, -0.0541, -0.0301,  0.0320, -0.0621,  0.0072, -0.0024,</w:t>
      </w:r>
    </w:p>
    <w:p w14:paraId="26125A5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w:t>
      </w:r>
      <w:proofErr w:type="gramStart"/>
      <w:r w:rsidRPr="00AF53F3">
        <w:rPr>
          <w:rFonts w:ascii="宋体" w:eastAsia="宋体" w:hAnsi="宋体" w:cs="宋体"/>
          <w:kern w:val="0"/>
          <w:sz w:val="24"/>
          <w:szCs w:val="24"/>
        </w:rPr>
        <w:t>0339,  0.0456</w:t>
      </w:r>
      <w:proofErr w:type="gram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requires_grad</w:t>
      </w:r>
      <w:proofErr w:type="spellEnd"/>
      <w:r w:rsidRPr="00AF53F3">
        <w:rPr>
          <w:rFonts w:ascii="宋体" w:eastAsia="宋体" w:hAnsi="宋体" w:cs="宋体"/>
          <w:kern w:val="0"/>
          <w:sz w:val="24"/>
          <w:szCs w:val="24"/>
        </w:rPr>
        <w:t>=True)</w:t>
      </w:r>
    </w:p>
    <w:p w14:paraId="29210D6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可以通过bias属性查看当前层的偏置值</w:t>
      </w:r>
    </w:p>
    <w:p w14:paraId="740C1908"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函数式API举例：</w:t>
      </w:r>
    </w:p>
    <w:p w14:paraId="0F29485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(1,100)</w:t>
      </w:r>
    </w:p>
    <w:p w14:paraId="3DC8CB9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(10, 100)</w:t>
      </w:r>
    </w:p>
    <w:p w14:paraId="5B37D44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nn.functional</w:t>
      </w:r>
      <w:proofErr w:type="gramEnd"/>
      <w:r w:rsidRPr="00AF53F3">
        <w:rPr>
          <w:rFonts w:ascii="宋体" w:eastAsia="宋体" w:hAnsi="宋体" w:cs="宋体"/>
          <w:kern w:val="0"/>
          <w:sz w:val="24"/>
          <w:szCs w:val="24"/>
        </w:rPr>
        <w:t>.linear</w:t>
      </w:r>
      <w:proofErr w:type="spellEnd"/>
      <w:r w:rsidRPr="00AF53F3">
        <w:rPr>
          <w:rFonts w:ascii="宋体" w:eastAsia="宋体" w:hAnsi="宋体" w:cs="宋体"/>
          <w:kern w:val="0"/>
          <w:sz w:val="24"/>
          <w:szCs w:val="24"/>
        </w:rPr>
        <w:t>(x, w)</w:t>
      </w:r>
    </w:p>
    <w:p w14:paraId="07D7488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可以看出函数式API需要我们自己定义初始化权值，然后直接调用即可</w:t>
      </w:r>
    </w:p>
    <w:p w14:paraId="6906981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x</w:t>
      </w:r>
    </w:p>
    <w:p w14:paraId="3D04BE6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[[25.9789, 23.4787, 24.2929, 25.8615, 22.0681, 23.1044, 22.0457, 22.0386,</w:t>
      </w:r>
    </w:p>
    <w:p w14:paraId="7A08994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23.0654, 24.6127]])</w:t>
      </w:r>
    </w:p>
    <w:p w14:paraId="36EC42C8"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通过上面对比我们可以发现</w:t>
      </w:r>
      <w:proofErr w:type="gramStart"/>
      <w:r w:rsidRPr="00AF53F3">
        <w:rPr>
          <w:rFonts w:ascii="宋体" w:eastAsia="宋体" w:hAnsi="宋体" w:cs="宋体"/>
          <w:kern w:val="0"/>
          <w:sz w:val="24"/>
          <w:szCs w:val="24"/>
        </w:rPr>
        <w:t>对于类</w:t>
      </w:r>
      <w:proofErr w:type="gramEnd"/>
      <w:r w:rsidRPr="00AF53F3">
        <w:rPr>
          <w:rFonts w:ascii="宋体" w:eastAsia="宋体" w:hAnsi="宋体" w:cs="宋体"/>
          <w:kern w:val="0"/>
          <w:sz w:val="24"/>
          <w:szCs w:val="24"/>
        </w:rPr>
        <w:t>API，我们只需实例化对应的类，然后在其的__</w:t>
      </w:r>
      <w:proofErr w:type="spellStart"/>
      <w:r w:rsidRPr="00AF53F3">
        <w:rPr>
          <w:rFonts w:ascii="宋体" w:eastAsia="宋体" w:hAnsi="宋体" w:cs="宋体"/>
          <w:kern w:val="0"/>
          <w:sz w:val="24"/>
          <w:szCs w:val="24"/>
        </w:rPr>
        <w:t>init</w:t>
      </w:r>
      <w:proofErr w:type="spellEnd"/>
      <w:r w:rsidRPr="00AF53F3">
        <w:rPr>
          <w:rFonts w:ascii="宋体" w:eastAsia="宋体" w:hAnsi="宋体" w:cs="宋体"/>
          <w:kern w:val="0"/>
          <w:sz w:val="24"/>
          <w:szCs w:val="24"/>
        </w:rPr>
        <w:t>__方法里会对权值之类的数据进行初始化，然后我们传入自己的数据进行调用运算；而在函数式API当中，首先我们需要自己定义初始化的权值，然后通过往API接口传入数据和权值等数据进行运算</w:t>
      </w:r>
      <w:r w:rsidRPr="00AF53F3">
        <w:rPr>
          <w:rFonts w:ascii="宋体" w:eastAsia="宋体" w:hAnsi="宋体" w:cs="宋体"/>
          <w:kern w:val="0"/>
          <w:sz w:val="24"/>
          <w:szCs w:val="24"/>
        </w:rPr>
        <w:br/>
      </w:r>
      <w:r w:rsidRPr="00AF53F3">
        <w:rPr>
          <w:rFonts w:ascii="宋体" w:eastAsia="宋体" w:hAnsi="宋体" w:cs="宋体"/>
          <w:b/>
          <w:bCs/>
          <w:kern w:val="0"/>
          <w:sz w:val="24"/>
          <w:szCs w:val="24"/>
        </w:rPr>
        <w:t>注：</w:t>
      </w:r>
      <w:r w:rsidRPr="00AF53F3">
        <w:rPr>
          <w:rFonts w:ascii="宋体" w:eastAsia="宋体" w:hAnsi="宋体" w:cs="宋体"/>
          <w:kern w:val="0"/>
          <w:sz w:val="24"/>
          <w:szCs w:val="24"/>
        </w:rPr>
        <w:br/>
        <w:t>通过上面我们可以看出每一层操作的时候可以实时打印查看其权值之类的变化，以供我们观察，这也是</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作为动态图和TensorFlow最大的区别</w:t>
      </w:r>
    </w:p>
    <w:p w14:paraId="20CAC95A"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Dropout</w:t>
      </w:r>
    </w:p>
    <w:p w14:paraId="1E9B3B3E"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随机选取一部分节点使用，忽略一部分节点，函数式API：</w:t>
      </w:r>
      <w:proofErr w:type="spellStart"/>
      <w:r w:rsidRPr="00AF53F3">
        <w:rPr>
          <w:rFonts w:ascii="宋体" w:eastAsia="宋体" w:hAnsi="宋体" w:cs="宋体"/>
          <w:kern w:val="0"/>
          <w:sz w:val="24"/>
          <w:szCs w:val="24"/>
        </w:rPr>
        <w:t>torch.nn.functional.dropout</w:t>
      </w:r>
      <w:proofErr w:type="spellEnd"/>
      <w:r w:rsidRPr="00AF53F3">
        <w:rPr>
          <w:rFonts w:ascii="宋体" w:eastAsia="宋体" w:hAnsi="宋体" w:cs="宋体"/>
          <w:kern w:val="0"/>
          <w:sz w:val="24"/>
          <w:szCs w:val="24"/>
        </w:rPr>
        <w:t>，类API：</w:t>
      </w:r>
      <w:proofErr w:type="spellStart"/>
      <w:r w:rsidRPr="00AF53F3">
        <w:rPr>
          <w:rFonts w:ascii="宋体" w:eastAsia="宋体" w:hAnsi="宋体" w:cs="宋体"/>
          <w:kern w:val="0"/>
          <w:sz w:val="24"/>
          <w:szCs w:val="24"/>
        </w:rPr>
        <w:t>torch.nn.Dropout</w:t>
      </w:r>
      <w:proofErr w:type="spellEnd"/>
      <w:r w:rsidRPr="00AF53F3">
        <w:rPr>
          <w:rFonts w:ascii="宋体" w:eastAsia="宋体" w:hAnsi="宋体" w:cs="宋体"/>
          <w:kern w:val="0"/>
          <w:sz w:val="24"/>
          <w:szCs w:val="24"/>
        </w:rPr>
        <w:t>，举例：</w:t>
      </w:r>
    </w:p>
    <w:p w14:paraId="443C802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(20)</w:t>
      </w:r>
    </w:p>
    <w:p w14:paraId="600E499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nn.functional</w:t>
      </w:r>
      <w:proofErr w:type="gramEnd"/>
      <w:r w:rsidRPr="00AF53F3">
        <w:rPr>
          <w:rFonts w:ascii="宋体" w:eastAsia="宋体" w:hAnsi="宋体" w:cs="宋体"/>
          <w:kern w:val="0"/>
          <w:sz w:val="24"/>
          <w:szCs w:val="24"/>
        </w:rPr>
        <w:t>.dropout</w:t>
      </w:r>
      <w:proofErr w:type="spellEnd"/>
      <w:r w:rsidRPr="00AF53F3">
        <w:rPr>
          <w:rFonts w:ascii="宋体" w:eastAsia="宋体" w:hAnsi="宋体" w:cs="宋体"/>
          <w:kern w:val="0"/>
          <w:sz w:val="24"/>
          <w:szCs w:val="24"/>
        </w:rPr>
        <w:t>(a, 0.2)</w:t>
      </w:r>
    </w:p>
    <w:p w14:paraId="1F2905E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[1.2178, 1.0375, 0.0555, 0.0307, 0.3235, 0.0000, 0.5209, 0.0000, 0.3346,</w:t>
      </w:r>
    </w:p>
    <w:p w14:paraId="03D3908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1.2383, 0.3606, 1.0937, 0.0000, 0.2957, 0.9463, 0.2932, 0.8088, 0.4445,</w:t>
      </w:r>
    </w:p>
    <w:p w14:paraId="665BAA2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0.5565, 0.0241])</w:t>
      </w:r>
    </w:p>
    <w:p w14:paraId="659BC60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随机将百分之</w:t>
      </w:r>
      <w:proofErr w:type="gramStart"/>
      <w:r w:rsidRPr="00AF53F3">
        <w:rPr>
          <w:rFonts w:ascii="宋体" w:eastAsia="宋体" w:hAnsi="宋体" w:cs="宋体"/>
          <w:kern w:val="0"/>
          <w:sz w:val="24"/>
          <w:szCs w:val="24"/>
        </w:rPr>
        <w:t>20</w:t>
      </w:r>
      <w:proofErr w:type="gramEnd"/>
      <w:r w:rsidRPr="00AF53F3">
        <w:rPr>
          <w:rFonts w:ascii="宋体" w:eastAsia="宋体" w:hAnsi="宋体" w:cs="宋体"/>
          <w:kern w:val="0"/>
          <w:sz w:val="24"/>
          <w:szCs w:val="24"/>
        </w:rPr>
        <w:t>的节点转成0</w:t>
      </w:r>
    </w:p>
    <w:p w14:paraId="2409D4CA"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批标准化层</w:t>
      </w:r>
    </w:p>
    <w:p w14:paraId="28350AB9"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lastRenderedPageBreak/>
        <w:t>函数式API：</w:t>
      </w:r>
      <w:proofErr w:type="spellStart"/>
      <w:r w:rsidRPr="00AF53F3">
        <w:rPr>
          <w:rFonts w:ascii="宋体" w:eastAsia="宋体" w:hAnsi="宋体" w:cs="宋体"/>
          <w:kern w:val="0"/>
          <w:sz w:val="24"/>
          <w:szCs w:val="24"/>
        </w:rPr>
        <w:t>torch.nn.functional.batch_norm</w:t>
      </w:r>
      <w:proofErr w:type="spellEnd"/>
      <w:r w:rsidRPr="00AF53F3">
        <w:rPr>
          <w:rFonts w:ascii="宋体" w:eastAsia="宋体" w:hAnsi="宋体" w:cs="宋体"/>
          <w:kern w:val="0"/>
          <w:sz w:val="24"/>
          <w:szCs w:val="24"/>
        </w:rPr>
        <w:t>，类API：torch.nn.BatchNorm2d（对应的有1d、2d等等），类API举例：</w:t>
      </w:r>
    </w:p>
    <w:p w14:paraId="15E91DA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x1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(1, 3, 784)</w:t>
      </w:r>
    </w:p>
    <w:p w14:paraId="2B24076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3通道的1d数据</w:t>
      </w:r>
    </w:p>
    <w:p w14:paraId="203C016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layer1 = torch.</w:t>
      </w:r>
      <w:proofErr w:type="gramStart"/>
      <w:r w:rsidRPr="00AF53F3">
        <w:rPr>
          <w:rFonts w:ascii="宋体" w:eastAsia="宋体" w:hAnsi="宋体" w:cs="宋体"/>
          <w:kern w:val="0"/>
          <w:sz w:val="24"/>
          <w:szCs w:val="24"/>
        </w:rPr>
        <w:t>nn.BatchNorm</w:t>
      </w:r>
      <w:proofErr w:type="gramEnd"/>
      <w:r w:rsidRPr="00AF53F3">
        <w:rPr>
          <w:rFonts w:ascii="宋体" w:eastAsia="宋体" w:hAnsi="宋体" w:cs="宋体"/>
          <w:kern w:val="0"/>
          <w:sz w:val="24"/>
          <w:szCs w:val="24"/>
        </w:rPr>
        <w:t>1d(3)</w:t>
      </w:r>
    </w:p>
    <w:p w14:paraId="390EE59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1d批标准化层，3通道</w:t>
      </w:r>
    </w:p>
    <w:p w14:paraId="0B89F65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layer1.weight</w:t>
      </w:r>
    </w:p>
    <w:p w14:paraId="46BD564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Parameter containing:</w:t>
      </w:r>
    </w:p>
    <w:p w14:paraId="68A4C63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xml:space="preserve">[1., 1., 1.], </w:t>
      </w:r>
      <w:proofErr w:type="spellStart"/>
      <w:r w:rsidRPr="00AF53F3">
        <w:rPr>
          <w:rFonts w:ascii="宋体" w:eastAsia="宋体" w:hAnsi="宋体" w:cs="宋体"/>
          <w:kern w:val="0"/>
          <w:sz w:val="24"/>
          <w:szCs w:val="24"/>
        </w:rPr>
        <w:t>requires_grad</w:t>
      </w:r>
      <w:proofErr w:type="spellEnd"/>
      <w:r w:rsidRPr="00AF53F3">
        <w:rPr>
          <w:rFonts w:ascii="宋体" w:eastAsia="宋体" w:hAnsi="宋体" w:cs="宋体"/>
          <w:kern w:val="0"/>
          <w:sz w:val="24"/>
          <w:szCs w:val="24"/>
        </w:rPr>
        <w:t>=True)</w:t>
      </w:r>
    </w:p>
    <w:p w14:paraId="14557B6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可以看出</w:t>
      </w:r>
      <w:proofErr w:type="spellStart"/>
      <w:r w:rsidRPr="00AF53F3">
        <w:rPr>
          <w:rFonts w:ascii="宋体" w:eastAsia="宋体" w:hAnsi="宋体" w:cs="宋体"/>
          <w:kern w:val="0"/>
          <w:sz w:val="24"/>
          <w:szCs w:val="24"/>
        </w:rPr>
        <w:t>batch_norm</w:t>
      </w:r>
      <w:proofErr w:type="spellEnd"/>
      <w:r w:rsidRPr="00AF53F3">
        <w:rPr>
          <w:rFonts w:ascii="宋体" w:eastAsia="宋体" w:hAnsi="宋体" w:cs="宋体"/>
          <w:kern w:val="0"/>
          <w:sz w:val="24"/>
          <w:szCs w:val="24"/>
        </w:rPr>
        <w:t>层的权值全是1</w:t>
      </w:r>
    </w:p>
    <w:p w14:paraId="2E6B300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layer1(x1)</w:t>
      </w:r>
    </w:p>
    <w:p w14:paraId="611F273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[[[-0.0625, -0.1859, -0.3823,  ...,  0.6668, -0.7487,  0.8913],</w:t>
      </w:r>
    </w:p>
    <w:p w14:paraId="032FF6D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[ 0.0115, -0.</w:t>
      </w:r>
      <w:proofErr w:type="gramStart"/>
      <w:r w:rsidRPr="00AF53F3">
        <w:rPr>
          <w:rFonts w:ascii="宋体" w:eastAsia="宋体" w:hAnsi="宋体" w:cs="宋体"/>
          <w:kern w:val="0"/>
          <w:sz w:val="24"/>
          <w:szCs w:val="24"/>
        </w:rPr>
        <w:t>1149,  0.1470</w:t>
      </w:r>
      <w:proofErr w:type="gramEnd"/>
      <w:r w:rsidRPr="00AF53F3">
        <w:rPr>
          <w:rFonts w:ascii="宋体" w:eastAsia="宋体" w:hAnsi="宋体" w:cs="宋体"/>
          <w:kern w:val="0"/>
          <w:sz w:val="24"/>
          <w:szCs w:val="24"/>
        </w:rPr>
        <w:t>,  ..., -0.1546,  0.3012,  0.2472],</w:t>
      </w:r>
    </w:p>
    <w:p w14:paraId="621D871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[ 1.5185, -0.4740, -0.</w:t>
      </w:r>
      <w:proofErr w:type="gramStart"/>
      <w:r w:rsidRPr="00AF53F3">
        <w:rPr>
          <w:rFonts w:ascii="宋体" w:eastAsia="宋体" w:hAnsi="宋体" w:cs="宋体"/>
          <w:kern w:val="0"/>
          <w:sz w:val="24"/>
          <w:szCs w:val="24"/>
        </w:rPr>
        <w:t>8664,  ...</w:t>
      </w:r>
      <w:proofErr w:type="gramEnd"/>
      <w:r w:rsidRPr="00AF53F3">
        <w:rPr>
          <w:rFonts w:ascii="宋体" w:eastAsia="宋体" w:hAnsi="宋体" w:cs="宋体"/>
          <w:kern w:val="0"/>
          <w:sz w:val="24"/>
          <w:szCs w:val="24"/>
        </w:rPr>
        <w:t>,  0.6266,  0.2797, -0.2975]]],</w:t>
      </w:r>
    </w:p>
    <w:p w14:paraId="21D4A0A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grad_fn</w:t>
      </w:r>
      <w:proofErr w:type="spellEnd"/>
      <w:r w:rsidRPr="00AF53F3">
        <w:rPr>
          <w:rFonts w:ascii="宋体" w:eastAsia="宋体" w:hAnsi="宋体" w:cs="宋体"/>
          <w:kern w:val="0"/>
          <w:sz w:val="24"/>
          <w:szCs w:val="24"/>
        </w:rPr>
        <w:t>=&lt;</w:t>
      </w:r>
      <w:proofErr w:type="spellStart"/>
      <w:r w:rsidRPr="00AF53F3">
        <w:rPr>
          <w:rFonts w:ascii="宋体" w:eastAsia="宋体" w:hAnsi="宋体" w:cs="宋体"/>
          <w:kern w:val="0"/>
          <w:sz w:val="24"/>
          <w:szCs w:val="24"/>
        </w:rPr>
        <w:t>NativeBatchNormBackward</w:t>
      </w:r>
      <w:proofErr w:type="spellEnd"/>
      <w:r w:rsidRPr="00AF53F3">
        <w:rPr>
          <w:rFonts w:ascii="宋体" w:eastAsia="宋体" w:hAnsi="宋体" w:cs="宋体"/>
          <w:kern w:val="0"/>
          <w:sz w:val="24"/>
          <w:szCs w:val="24"/>
        </w:rPr>
        <w:t>&gt;)</w:t>
      </w:r>
    </w:p>
    <w:p w14:paraId="7523031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可以看到数据都被标准化了</w:t>
      </w:r>
    </w:p>
    <w:p w14:paraId="5B3AC24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layer1(x1</w:t>
      </w:r>
      <w:proofErr w:type="gramStart"/>
      <w:r w:rsidRPr="00AF53F3">
        <w:rPr>
          <w:rFonts w:ascii="宋体" w:eastAsia="宋体" w:hAnsi="宋体" w:cs="宋体"/>
          <w:kern w:val="0"/>
          <w:sz w:val="24"/>
          <w:szCs w:val="24"/>
        </w:rPr>
        <w:t>).shape</w:t>
      </w:r>
      <w:proofErr w:type="gramEnd"/>
    </w:p>
    <w:p w14:paraId="783C02B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 3, 784])</w:t>
      </w:r>
    </w:p>
    <w:p w14:paraId="3141406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x2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(1, 3, 28, 28)</w:t>
      </w:r>
    </w:p>
    <w:p w14:paraId="2F4FCD0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3通道的2d数据</w:t>
      </w:r>
    </w:p>
    <w:p w14:paraId="2379BF8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layer2 = torch.</w:t>
      </w:r>
      <w:proofErr w:type="gramStart"/>
      <w:r w:rsidRPr="00AF53F3">
        <w:rPr>
          <w:rFonts w:ascii="宋体" w:eastAsia="宋体" w:hAnsi="宋体" w:cs="宋体"/>
          <w:kern w:val="0"/>
          <w:sz w:val="24"/>
          <w:szCs w:val="24"/>
        </w:rPr>
        <w:t>nn.BatchNorm</w:t>
      </w:r>
      <w:proofErr w:type="gramEnd"/>
      <w:r w:rsidRPr="00AF53F3">
        <w:rPr>
          <w:rFonts w:ascii="宋体" w:eastAsia="宋体" w:hAnsi="宋体" w:cs="宋体"/>
          <w:kern w:val="0"/>
          <w:sz w:val="24"/>
          <w:szCs w:val="24"/>
        </w:rPr>
        <w:t>2d(3)</w:t>
      </w:r>
    </w:p>
    <w:p w14:paraId="10B4FE5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layer2(x2)</w:t>
      </w:r>
    </w:p>
    <w:p w14:paraId="0A8E7C8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[[[[-0.0378, -0.3922,  0.2255,  ..., -0.1469, -0.3016,  0.2384],</w:t>
      </w:r>
    </w:p>
    <w:p w14:paraId="174C9CA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[-0.3901, -0.0220, -0.</w:t>
      </w:r>
      <w:proofErr w:type="gramStart"/>
      <w:r w:rsidRPr="00AF53F3">
        <w:rPr>
          <w:rFonts w:ascii="宋体" w:eastAsia="宋体" w:hAnsi="宋体" w:cs="宋体"/>
          <w:kern w:val="0"/>
          <w:sz w:val="24"/>
          <w:szCs w:val="24"/>
        </w:rPr>
        <w:t>3118,  ...</w:t>
      </w:r>
      <w:proofErr w:type="gramEnd"/>
      <w:r w:rsidRPr="00AF53F3">
        <w:rPr>
          <w:rFonts w:ascii="宋体" w:eastAsia="宋体" w:hAnsi="宋体" w:cs="宋体"/>
          <w:kern w:val="0"/>
          <w:sz w:val="24"/>
          <w:szCs w:val="24"/>
        </w:rPr>
        <w:t>, -0.2492,  0.1705, -0.0599],</w:t>
      </w:r>
    </w:p>
    <w:p w14:paraId="7122FA2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[-0.1309, -0.3064, -0.</w:t>
      </w:r>
      <w:proofErr w:type="gramStart"/>
      <w:r w:rsidRPr="00AF53F3">
        <w:rPr>
          <w:rFonts w:ascii="宋体" w:eastAsia="宋体" w:hAnsi="宋体" w:cs="宋体"/>
          <w:kern w:val="0"/>
          <w:sz w:val="24"/>
          <w:szCs w:val="24"/>
        </w:rPr>
        <w:t>2001,  ...</w:t>
      </w:r>
      <w:proofErr w:type="gramEnd"/>
      <w:r w:rsidRPr="00AF53F3">
        <w:rPr>
          <w:rFonts w:ascii="宋体" w:eastAsia="宋体" w:hAnsi="宋体" w:cs="宋体"/>
          <w:kern w:val="0"/>
          <w:sz w:val="24"/>
          <w:szCs w:val="24"/>
        </w:rPr>
        <w:t>, -0.0613, -0.1838,  0.1335],</w:t>
      </w:r>
    </w:p>
    <w:p w14:paraId="65E28BB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
    <w:p w14:paraId="3F15FF0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[ 0.9022, -0.</w:t>
      </w:r>
      <w:proofErr w:type="gramStart"/>
      <w:r w:rsidRPr="00AF53F3">
        <w:rPr>
          <w:rFonts w:ascii="宋体" w:eastAsia="宋体" w:hAnsi="宋体" w:cs="宋体"/>
          <w:kern w:val="0"/>
          <w:sz w:val="24"/>
          <w:szCs w:val="24"/>
        </w:rPr>
        <w:t>3031,  1.0695</w:t>
      </w:r>
      <w:proofErr w:type="gramEnd"/>
      <w:r w:rsidRPr="00AF53F3">
        <w:rPr>
          <w:rFonts w:ascii="宋体" w:eastAsia="宋体" w:hAnsi="宋体" w:cs="宋体"/>
          <w:kern w:val="0"/>
          <w:sz w:val="24"/>
          <w:szCs w:val="24"/>
        </w:rPr>
        <w:t>,  ..., -0.8257, -0.6438, -0.2672],</w:t>
      </w:r>
    </w:p>
    <w:p w14:paraId="49E6C2A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w:t>
      </w:r>
      <w:proofErr w:type="gramStart"/>
      <w:r w:rsidRPr="00AF53F3">
        <w:rPr>
          <w:rFonts w:ascii="宋体" w:eastAsia="宋体" w:hAnsi="宋体" w:cs="宋体"/>
          <w:kern w:val="0"/>
          <w:sz w:val="24"/>
          <w:szCs w:val="24"/>
        </w:rPr>
        <w:t>1015,  1.1482</w:t>
      </w:r>
      <w:proofErr w:type="gramEnd"/>
      <w:r w:rsidRPr="00AF53F3">
        <w:rPr>
          <w:rFonts w:ascii="宋体" w:eastAsia="宋体" w:hAnsi="宋体" w:cs="宋体"/>
          <w:kern w:val="0"/>
          <w:sz w:val="24"/>
          <w:szCs w:val="24"/>
        </w:rPr>
        <w:t>,  1.0834,  ...,  0.6641, -0.8632, -0.2418],</w:t>
      </w:r>
    </w:p>
    <w:p w14:paraId="34C6899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[-1.2068, -0.</w:t>
      </w:r>
      <w:proofErr w:type="gramStart"/>
      <w:r w:rsidRPr="00AF53F3">
        <w:rPr>
          <w:rFonts w:ascii="宋体" w:eastAsia="宋体" w:hAnsi="宋体" w:cs="宋体"/>
          <w:kern w:val="0"/>
          <w:sz w:val="24"/>
          <w:szCs w:val="24"/>
        </w:rPr>
        <w:t>7443,  0.8346</w:t>
      </w:r>
      <w:proofErr w:type="gramEnd"/>
      <w:r w:rsidRPr="00AF53F3">
        <w:rPr>
          <w:rFonts w:ascii="宋体" w:eastAsia="宋体" w:hAnsi="宋体" w:cs="宋体"/>
          <w:kern w:val="0"/>
          <w:sz w:val="24"/>
          <w:szCs w:val="24"/>
        </w:rPr>
        <w:t>,  ...,  0.1213,  0.4528, -0.5756]]]],</w:t>
      </w:r>
    </w:p>
    <w:p w14:paraId="3F982DA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grad_fn</w:t>
      </w:r>
      <w:proofErr w:type="spellEnd"/>
      <w:r w:rsidRPr="00AF53F3">
        <w:rPr>
          <w:rFonts w:ascii="宋体" w:eastAsia="宋体" w:hAnsi="宋体" w:cs="宋体"/>
          <w:kern w:val="0"/>
          <w:sz w:val="24"/>
          <w:szCs w:val="24"/>
        </w:rPr>
        <w:t>=&lt;</w:t>
      </w:r>
      <w:proofErr w:type="spellStart"/>
      <w:r w:rsidRPr="00AF53F3">
        <w:rPr>
          <w:rFonts w:ascii="宋体" w:eastAsia="宋体" w:hAnsi="宋体" w:cs="宋体"/>
          <w:kern w:val="0"/>
          <w:sz w:val="24"/>
          <w:szCs w:val="24"/>
        </w:rPr>
        <w:t>NativeBatchNormBackward</w:t>
      </w:r>
      <w:proofErr w:type="spellEnd"/>
      <w:r w:rsidRPr="00AF53F3">
        <w:rPr>
          <w:rFonts w:ascii="宋体" w:eastAsia="宋体" w:hAnsi="宋体" w:cs="宋体"/>
          <w:kern w:val="0"/>
          <w:sz w:val="24"/>
          <w:szCs w:val="24"/>
        </w:rPr>
        <w:t>&gt;)</w:t>
      </w:r>
    </w:p>
    <w:p w14:paraId="4C1D5A4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layer2(x2</w:t>
      </w:r>
      <w:proofErr w:type="gramStart"/>
      <w:r w:rsidRPr="00AF53F3">
        <w:rPr>
          <w:rFonts w:ascii="宋体" w:eastAsia="宋体" w:hAnsi="宋体" w:cs="宋体"/>
          <w:kern w:val="0"/>
          <w:sz w:val="24"/>
          <w:szCs w:val="24"/>
        </w:rPr>
        <w:t>).shape</w:t>
      </w:r>
      <w:proofErr w:type="gramEnd"/>
    </w:p>
    <w:p w14:paraId="1D1D4F7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经过</w:t>
      </w:r>
      <w:proofErr w:type="spellStart"/>
      <w:r w:rsidRPr="00AF53F3">
        <w:rPr>
          <w:rFonts w:ascii="宋体" w:eastAsia="宋体" w:hAnsi="宋体" w:cs="宋体"/>
          <w:kern w:val="0"/>
          <w:sz w:val="24"/>
          <w:szCs w:val="24"/>
        </w:rPr>
        <w:t>batch_norm</w:t>
      </w:r>
      <w:proofErr w:type="spellEnd"/>
      <w:r w:rsidRPr="00AF53F3">
        <w:rPr>
          <w:rFonts w:ascii="宋体" w:eastAsia="宋体" w:hAnsi="宋体" w:cs="宋体"/>
          <w:kern w:val="0"/>
          <w:sz w:val="24"/>
          <w:szCs w:val="24"/>
        </w:rPr>
        <w:t>只是将数据变得符合高斯分布，并不会改变数据形状</w:t>
      </w:r>
    </w:p>
    <w:p w14:paraId="087ED49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 3, 28, 28])</w:t>
      </w:r>
    </w:p>
    <w:p w14:paraId="04AD589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x</w:t>
      </w:r>
      <w:proofErr w:type="gramStart"/>
      <w:r w:rsidRPr="00AF53F3">
        <w:rPr>
          <w:rFonts w:ascii="宋体" w:eastAsia="宋体" w:hAnsi="宋体" w:cs="宋体"/>
          <w:kern w:val="0"/>
          <w:sz w:val="24"/>
          <w:szCs w:val="24"/>
        </w:rPr>
        <w:t>2.mean</w:t>
      </w:r>
      <w:proofErr w:type="gramEnd"/>
      <w:r w:rsidRPr="00AF53F3">
        <w:rPr>
          <w:rFonts w:ascii="宋体" w:eastAsia="宋体" w:hAnsi="宋体" w:cs="宋体"/>
          <w:kern w:val="0"/>
          <w:sz w:val="24"/>
          <w:szCs w:val="24"/>
        </w:rPr>
        <w:t>()</w:t>
      </w:r>
    </w:p>
    <w:p w14:paraId="092CDFF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lastRenderedPageBreak/>
        <w:t>tensor(</w:t>
      </w:r>
      <w:proofErr w:type="gramEnd"/>
      <w:r w:rsidRPr="00AF53F3">
        <w:rPr>
          <w:rFonts w:ascii="宋体" w:eastAsia="宋体" w:hAnsi="宋体" w:cs="宋体"/>
          <w:kern w:val="0"/>
          <w:sz w:val="24"/>
          <w:szCs w:val="24"/>
        </w:rPr>
        <w:t>0.4942)</w:t>
      </w:r>
    </w:p>
    <w:p w14:paraId="1997EBC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原来数据的平均值</w:t>
      </w:r>
    </w:p>
    <w:p w14:paraId="743D193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gramStart"/>
      <w:r w:rsidRPr="00AF53F3">
        <w:rPr>
          <w:rFonts w:ascii="宋体" w:eastAsia="宋体" w:hAnsi="宋体" w:cs="宋体"/>
          <w:kern w:val="0"/>
          <w:sz w:val="24"/>
          <w:szCs w:val="24"/>
        </w:rPr>
        <w:t>x2.std(</w:t>
      </w:r>
      <w:proofErr w:type="gramEnd"/>
      <w:r w:rsidRPr="00AF53F3">
        <w:rPr>
          <w:rFonts w:ascii="宋体" w:eastAsia="宋体" w:hAnsi="宋体" w:cs="宋体"/>
          <w:kern w:val="0"/>
          <w:sz w:val="24"/>
          <w:szCs w:val="24"/>
        </w:rPr>
        <w:t>)</w:t>
      </w:r>
    </w:p>
    <w:p w14:paraId="66FD50B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0.2899)</w:t>
      </w:r>
    </w:p>
    <w:p w14:paraId="1F0E282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原来数据的标准差</w:t>
      </w:r>
    </w:p>
    <w:p w14:paraId="7D27A91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layer2(x2</w:t>
      </w:r>
      <w:proofErr w:type="gramStart"/>
      <w:r w:rsidRPr="00AF53F3">
        <w:rPr>
          <w:rFonts w:ascii="宋体" w:eastAsia="宋体" w:hAnsi="宋体" w:cs="宋体"/>
          <w:kern w:val="0"/>
          <w:sz w:val="24"/>
          <w:szCs w:val="24"/>
        </w:rPr>
        <w:t>).mean</w:t>
      </w:r>
      <w:proofErr w:type="gramEnd"/>
      <w:r w:rsidRPr="00AF53F3">
        <w:rPr>
          <w:rFonts w:ascii="宋体" w:eastAsia="宋体" w:hAnsi="宋体" w:cs="宋体"/>
          <w:kern w:val="0"/>
          <w:sz w:val="24"/>
          <w:szCs w:val="24"/>
        </w:rPr>
        <w:t>()</w:t>
      </w:r>
    </w:p>
    <w:p w14:paraId="7590109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xml:space="preserve">-2.1211e-08, </w:t>
      </w:r>
      <w:proofErr w:type="spellStart"/>
      <w:r w:rsidRPr="00AF53F3">
        <w:rPr>
          <w:rFonts w:ascii="宋体" w:eastAsia="宋体" w:hAnsi="宋体" w:cs="宋体"/>
          <w:kern w:val="0"/>
          <w:sz w:val="24"/>
          <w:szCs w:val="24"/>
        </w:rPr>
        <w:t>grad_fn</w:t>
      </w:r>
      <w:proofErr w:type="spellEnd"/>
      <w:r w:rsidRPr="00AF53F3">
        <w:rPr>
          <w:rFonts w:ascii="宋体" w:eastAsia="宋体" w:hAnsi="宋体" w:cs="宋体"/>
          <w:kern w:val="0"/>
          <w:sz w:val="24"/>
          <w:szCs w:val="24"/>
        </w:rPr>
        <w:t>=&lt;MeanBackward0&gt;)</w:t>
      </w:r>
    </w:p>
    <w:p w14:paraId="32D9FE6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经过</w:t>
      </w:r>
      <w:proofErr w:type="spellStart"/>
      <w:r w:rsidRPr="00AF53F3">
        <w:rPr>
          <w:rFonts w:ascii="宋体" w:eastAsia="宋体" w:hAnsi="宋体" w:cs="宋体"/>
          <w:kern w:val="0"/>
          <w:sz w:val="24"/>
          <w:szCs w:val="24"/>
        </w:rPr>
        <w:t>batch_norm</w:t>
      </w:r>
      <w:proofErr w:type="spellEnd"/>
      <w:r w:rsidRPr="00AF53F3">
        <w:rPr>
          <w:rFonts w:ascii="宋体" w:eastAsia="宋体" w:hAnsi="宋体" w:cs="宋体"/>
          <w:kern w:val="0"/>
          <w:sz w:val="24"/>
          <w:szCs w:val="24"/>
        </w:rPr>
        <w:t>的平均值，可以看出经过</w:t>
      </w:r>
      <w:proofErr w:type="spellStart"/>
      <w:r w:rsidRPr="00AF53F3">
        <w:rPr>
          <w:rFonts w:ascii="宋体" w:eastAsia="宋体" w:hAnsi="宋体" w:cs="宋体"/>
          <w:kern w:val="0"/>
          <w:sz w:val="24"/>
          <w:szCs w:val="24"/>
        </w:rPr>
        <w:t>batch_norm</w:t>
      </w:r>
      <w:proofErr w:type="spellEnd"/>
      <w:r w:rsidRPr="00AF53F3">
        <w:rPr>
          <w:rFonts w:ascii="宋体" w:eastAsia="宋体" w:hAnsi="宋体" w:cs="宋体"/>
          <w:kern w:val="0"/>
          <w:sz w:val="24"/>
          <w:szCs w:val="24"/>
        </w:rPr>
        <w:t>层后数据平均值变成接近0</w:t>
      </w:r>
    </w:p>
    <w:p w14:paraId="70006A4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layer2(x2</w:t>
      </w:r>
      <w:proofErr w:type="gramStart"/>
      <w:r w:rsidRPr="00AF53F3">
        <w:rPr>
          <w:rFonts w:ascii="宋体" w:eastAsia="宋体" w:hAnsi="宋体" w:cs="宋体"/>
          <w:kern w:val="0"/>
          <w:sz w:val="24"/>
          <w:szCs w:val="24"/>
        </w:rPr>
        <w:t>).std</w:t>
      </w:r>
      <w:proofErr w:type="gramEnd"/>
      <w:r w:rsidRPr="00AF53F3">
        <w:rPr>
          <w:rFonts w:ascii="宋体" w:eastAsia="宋体" w:hAnsi="宋体" w:cs="宋体"/>
          <w:kern w:val="0"/>
          <w:sz w:val="24"/>
          <w:szCs w:val="24"/>
        </w:rPr>
        <w:t>()</w:t>
      </w:r>
    </w:p>
    <w:p w14:paraId="5AFA625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xml:space="preserve">1.0002, </w:t>
      </w:r>
      <w:proofErr w:type="spellStart"/>
      <w:r w:rsidRPr="00AF53F3">
        <w:rPr>
          <w:rFonts w:ascii="宋体" w:eastAsia="宋体" w:hAnsi="宋体" w:cs="宋体"/>
          <w:kern w:val="0"/>
          <w:sz w:val="24"/>
          <w:szCs w:val="24"/>
        </w:rPr>
        <w:t>grad_fn</w:t>
      </w:r>
      <w:proofErr w:type="spellEnd"/>
      <w:r w:rsidRPr="00AF53F3">
        <w:rPr>
          <w:rFonts w:ascii="宋体" w:eastAsia="宋体" w:hAnsi="宋体" w:cs="宋体"/>
          <w:kern w:val="0"/>
          <w:sz w:val="24"/>
          <w:szCs w:val="24"/>
        </w:rPr>
        <w:t>=&lt;StdBackward0&gt;)</w:t>
      </w:r>
    </w:p>
    <w:p w14:paraId="529A713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经过</w:t>
      </w:r>
      <w:proofErr w:type="spellStart"/>
      <w:r w:rsidRPr="00AF53F3">
        <w:rPr>
          <w:rFonts w:ascii="宋体" w:eastAsia="宋体" w:hAnsi="宋体" w:cs="宋体"/>
          <w:kern w:val="0"/>
          <w:sz w:val="24"/>
          <w:szCs w:val="24"/>
        </w:rPr>
        <w:t>batch_norm</w:t>
      </w:r>
      <w:proofErr w:type="spellEnd"/>
      <w:r w:rsidRPr="00AF53F3">
        <w:rPr>
          <w:rFonts w:ascii="宋体" w:eastAsia="宋体" w:hAnsi="宋体" w:cs="宋体"/>
          <w:kern w:val="0"/>
          <w:sz w:val="24"/>
          <w:szCs w:val="24"/>
        </w:rPr>
        <w:t>的标准差，可以看出经过</w:t>
      </w:r>
      <w:proofErr w:type="spellStart"/>
      <w:r w:rsidRPr="00AF53F3">
        <w:rPr>
          <w:rFonts w:ascii="宋体" w:eastAsia="宋体" w:hAnsi="宋体" w:cs="宋体"/>
          <w:kern w:val="0"/>
          <w:sz w:val="24"/>
          <w:szCs w:val="24"/>
        </w:rPr>
        <w:t>batch_norm</w:t>
      </w:r>
      <w:proofErr w:type="spellEnd"/>
      <w:r w:rsidRPr="00AF53F3">
        <w:rPr>
          <w:rFonts w:ascii="宋体" w:eastAsia="宋体" w:hAnsi="宋体" w:cs="宋体"/>
          <w:kern w:val="0"/>
          <w:sz w:val="24"/>
          <w:szCs w:val="24"/>
        </w:rPr>
        <w:t>层后数据标准差变成接近1</w:t>
      </w:r>
    </w:p>
    <w:p w14:paraId="09F59F13"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卷积层</w:t>
      </w:r>
    </w:p>
    <w:p w14:paraId="2EE464CF"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函数式API：torch.nn.functional.conv2d，类API：torch.nn.Conv2d，类API举例：</w:t>
      </w:r>
    </w:p>
    <w:p w14:paraId="0AFC28E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(1, 1, 28, 28)</w:t>
      </w:r>
    </w:p>
    <w:p w14:paraId="06BAC9C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 = torch.</w:t>
      </w:r>
      <w:proofErr w:type="gramStart"/>
      <w:r w:rsidRPr="00AF53F3">
        <w:rPr>
          <w:rFonts w:ascii="宋体" w:eastAsia="宋体" w:hAnsi="宋体" w:cs="宋体"/>
          <w:kern w:val="0"/>
          <w:sz w:val="24"/>
          <w:szCs w:val="24"/>
        </w:rPr>
        <w:t>nn.Conv</w:t>
      </w:r>
      <w:proofErr w:type="gramEnd"/>
      <w:r w:rsidRPr="00AF53F3">
        <w:rPr>
          <w:rFonts w:ascii="宋体" w:eastAsia="宋体" w:hAnsi="宋体" w:cs="宋体"/>
          <w:kern w:val="0"/>
          <w:sz w:val="24"/>
          <w:szCs w:val="24"/>
        </w:rPr>
        <w:t xml:space="preserve">2d(1, 3, </w:t>
      </w:r>
      <w:proofErr w:type="spellStart"/>
      <w:r w:rsidRPr="00AF53F3">
        <w:rPr>
          <w:rFonts w:ascii="宋体" w:eastAsia="宋体" w:hAnsi="宋体" w:cs="宋体"/>
          <w:kern w:val="0"/>
          <w:sz w:val="24"/>
          <w:szCs w:val="24"/>
        </w:rPr>
        <w:t>kernel_size</w:t>
      </w:r>
      <w:proofErr w:type="spellEnd"/>
      <w:r w:rsidRPr="00AF53F3">
        <w:rPr>
          <w:rFonts w:ascii="宋体" w:eastAsia="宋体" w:hAnsi="宋体" w:cs="宋体"/>
          <w:kern w:val="0"/>
          <w:sz w:val="24"/>
          <w:szCs w:val="24"/>
        </w:rPr>
        <w:t>=3, stride=1, padding=0)</w:t>
      </w:r>
    </w:p>
    <w:p w14:paraId="46DB2A7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设置输入通道为1，输出通道为3，filter大小为3x3，步长为1，边框不补0</w:t>
      </w:r>
    </w:p>
    <w:p w14:paraId="60F9BF6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layer.weight</w:t>
      </w:r>
      <w:proofErr w:type="spellEnd"/>
      <w:proofErr w:type="gramEnd"/>
    </w:p>
    <w:p w14:paraId="68316D0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Parameter containing:</w:t>
      </w:r>
    </w:p>
    <w:p w14:paraId="4B3144E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[[[[-0.1893,  0.1177, -0.2837],</w:t>
      </w:r>
    </w:p>
    <w:p w14:paraId="3C2CCF5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[ 0.1116</w:t>
      </w:r>
      <w:proofErr w:type="gramStart"/>
      <w:r w:rsidRPr="00AF53F3">
        <w:rPr>
          <w:rFonts w:ascii="宋体" w:eastAsia="宋体" w:hAnsi="宋体" w:cs="宋体"/>
          <w:kern w:val="0"/>
          <w:sz w:val="24"/>
          <w:szCs w:val="24"/>
        </w:rPr>
        <w:t>,  0.0348</w:t>
      </w:r>
      <w:proofErr w:type="gramEnd"/>
      <w:r w:rsidRPr="00AF53F3">
        <w:rPr>
          <w:rFonts w:ascii="宋体" w:eastAsia="宋体" w:hAnsi="宋体" w:cs="宋体"/>
          <w:kern w:val="0"/>
          <w:sz w:val="24"/>
          <w:szCs w:val="24"/>
        </w:rPr>
        <w:t>,  0.3011],</w:t>
      </w:r>
    </w:p>
    <w:p w14:paraId="1E1C429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[-0.1871, -0.0722, -0.1843]]],</w:t>
      </w:r>
    </w:p>
    <w:p w14:paraId="3D341F0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
    <w:p w14:paraId="13965C6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[[[ 0.0083, -0.</w:t>
      </w:r>
      <w:proofErr w:type="gramStart"/>
      <w:r w:rsidRPr="00AF53F3">
        <w:rPr>
          <w:rFonts w:ascii="宋体" w:eastAsia="宋体" w:hAnsi="宋体" w:cs="宋体"/>
          <w:kern w:val="0"/>
          <w:sz w:val="24"/>
          <w:szCs w:val="24"/>
        </w:rPr>
        <w:t>0784,  0.1592</w:t>
      </w:r>
      <w:proofErr w:type="gramEnd"/>
      <w:r w:rsidRPr="00AF53F3">
        <w:rPr>
          <w:rFonts w:ascii="宋体" w:eastAsia="宋体" w:hAnsi="宋体" w:cs="宋体"/>
          <w:kern w:val="0"/>
          <w:sz w:val="24"/>
          <w:szCs w:val="24"/>
        </w:rPr>
        <w:t>],</w:t>
      </w:r>
    </w:p>
    <w:p w14:paraId="0A62C81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w:t>
      </w:r>
      <w:proofErr w:type="gramStart"/>
      <w:r w:rsidRPr="00AF53F3">
        <w:rPr>
          <w:rFonts w:ascii="宋体" w:eastAsia="宋体" w:hAnsi="宋体" w:cs="宋体"/>
          <w:kern w:val="0"/>
          <w:sz w:val="24"/>
          <w:szCs w:val="24"/>
        </w:rPr>
        <w:t>1896,  0.0082</w:t>
      </w:r>
      <w:proofErr w:type="gramEnd"/>
      <w:r w:rsidRPr="00AF53F3">
        <w:rPr>
          <w:rFonts w:ascii="宋体" w:eastAsia="宋体" w:hAnsi="宋体" w:cs="宋体"/>
          <w:kern w:val="0"/>
          <w:sz w:val="24"/>
          <w:szCs w:val="24"/>
        </w:rPr>
        <w:t>, -0.0146],</w:t>
      </w:r>
    </w:p>
    <w:p w14:paraId="0AA3AFF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[-0.2069, -0.0147, -0.1899]]]], </w:t>
      </w:r>
      <w:proofErr w:type="spellStart"/>
      <w:r w:rsidRPr="00AF53F3">
        <w:rPr>
          <w:rFonts w:ascii="宋体" w:eastAsia="宋体" w:hAnsi="宋体" w:cs="宋体"/>
          <w:kern w:val="0"/>
          <w:sz w:val="24"/>
          <w:szCs w:val="24"/>
        </w:rPr>
        <w:t>requires_grad</w:t>
      </w:r>
      <w:proofErr w:type="spellEnd"/>
      <w:r w:rsidRPr="00AF53F3">
        <w:rPr>
          <w:rFonts w:ascii="宋体" w:eastAsia="宋体" w:hAnsi="宋体" w:cs="宋体"/>
          <w:kern w:val="0"/>
          <w:sz w:val="24"/>
          <w:szCs w:val="24"/>
        </w:rPr>
        <w:t>=True)</w:t>
      </w:r>
    </w:p>
    <w:p w14:paraId="44A26FB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可以查看初始化权值</w:t>
      </w:r>
    </w:p>
    <w:p w14:paraId="26A5C42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layer.weight</w:t>
      </w:r>
      <w:proofErr w:type="gramEnd"/>
      <w:r w:rsidRPr="00AF53F3">
        <w:rPr>
          <w:rFonts w:ascii="宋体" w:eastAsia="宋体" w:hAnsi="宋体" w:cs="宋体"/>
          <w:kern w:val="0"/>
          <w:sz w:val="24"/>
          <w:szCs w:val="24"/>
        </w:rPr>
        <w:t>.shape</w:t>
      </w:r>
      <w:proofErr w:type="spellEnd"/>
    </w:p>
    <w:p w14:paraId="40622CB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([3, 1, 3, 3])</w:t>
      </w:r>
    </w:p>
    <w:p w14:paraId="115A0C3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格式分别代表输出通道3，输入通道1，尺寸为3x3</w:t>
      </w:r>
    </w:p>
    <w:p w14:paraId="4693B2D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layer.bias</w:t>
      </w:r>
      <w:proofErr w:type="gramEnd"/>
      <w:r w:rsidRPr="00AF53F3">
        <w:rPr>
          <w:rFonts w:ascii="宋体" w:eastAsia="宋体" w:hAnsi="宋体" w:cs="宋体"/>
          <w:kern w:val="0"/>
          <w:sz w:val="24"/>
          <w:szCs w:val="24"/>
        </w:rPr>
        <w:t>.shape</w:t>
      </w:r>
      <w:proofErr w:type="spellEnd"/>
    </w:p>
    <w:p w14:paraId="2B40843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([3])</w:t>
      </w:r>
    </w:p>
    <w:p w14:paraId="651C64C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查看初始化偏置</w:t>
      </w:r>
    </w:p>
    <w:p w14:paraId="0D54093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layer(x)</w:t>
      </w:r>
    </w:p>
    <w:p w14:paraId="6BF2E07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[[[[-0.0494, -0.1396, -0.0690,  ..., -0.1382, -0.0539, -0.1876],</w:t>
      </w:r>
    </w:p>
    <w:p w14:paraId="5F9A32B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[-0.2185, -0.0116, -0.</w:t>
      </w:r>
      <w:proofErr w:type="gramStart"/>
      <w:r w:rsidRPr="00AF53F3">
        <w:rPr>
          <w:rFonts w:ascii="宋体" w:eastAsia="宋体" w:hAnsi="宋体" w:cs="宋体"/>
          <w:kern w:val="0"/>
          <w:sz w:val="24"/>
          <w:szCs w:val="24"/>
        </w:rPr>
        <w:t>1287,  ...</w:t>
      </w:r>
      <w:proofErr w:type="gramEnd"/>
      <w:r w:rsidRPr="00AF53F3">
        <w:rPr>
          <w:rFonts w:ascii="宋体" w:eastAsia="宋体" w:hAnsi="宋体" w:cs="宋体"/>
          <w:kern w:val="0"/>
          <w:sz w:val="24"/>
          <w:szCs w:val="24"/>
        </w:rPr>
        <w:t>,  0.1233, -0.0091,  0.0407],</w:t>
      </w:r>
    </w:p>
    <w:p w14:paraId="399939B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w:t>
      </w:r>
      <w:proofErr w:type="gramStart"/>
      <w:r w:rsidRPr="00AF53F3">
        <w:rPr>
          <w:rFonts w:ascii="宋体" w:eastAsia="宋体" w:hAnsi="宋体" w:cs="宋体"/>
          <w:kern w:val="0"/>
          <w:sz w:val="24"/>
          <w:szCs w:val="24"/>
        </w:rPr>
        <w:t>0648,  0.0506</w:t>
      </w:r>
      <w:proofErr w:type="gramEnd"/>
      <w:r w:rsidRPr="00AF53F3">
        <w:rPr>
          <w:rFonts w:ascii="宋体" w:eastAsia="宋体" w:hAnsi="宋体" w:cs="宋体"/>
          <w:kern w:val="0"/>
          <w:sz w:val="24"/>
          <w:szCs w:val="24"/>
        </w:rPr>
        <w:t>, -0.1971,  ..., -0.2013,  0.1151, -0.0026],</w:t>
      </w:r>
    </w:p>
    <w:p w14:paraId="46486FD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
    <w:p w14:paraId="63F7215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[-0.4974, -0.5449, -0.</w:t>
      </w:r>
      <w:proofErr w:type="gramStart"/>
      <w:r w:rsidRPr="00AF53F3">
        <w:rPr>
          <w:rFonts w:ascii="宋体" w:eastAsia="宋体" w:hAnsi="宋体" w:cs="宋体"/>
          <w:kern w:val="0"/>
          <w:sz w:val="24"/>
          <w:szCs w:val="24"/>
        </w:rPr>
        <w:t>4583,  ...</w:t>
      </w:r>
      <w:proofErr w:type="gramEnd"/>
      <w:r w:rsidRPr="00AF53F3">
        <w:rPr>
          <w:rFonts w:ascii="宋体" w:eastAsia="宋体" w:hAnsi="宋体" w:cs="宋体"/>
          <w:kern w:val="0"/>
          <w:sz w:val="24"/>
          <w:szCs w:val="24"/>
        </w:rPr>
        <w:t>, -0.7153, -0.1890, -0.7381],</w:t>
      </w:r>
    </w:p>
    <w:p w14:paraId="1AC79E3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[-0.4254, -0.6051, -0.</w:t>
      </w:r>
      <w:proofErr w:type="gramStart"/>
      <w:r w:rsidRPr="00AF53F3">
        <w:rPr>
          <w:rFonts w:ascii="宋体" w:eastAsia="宋体" w:hAnsi="宋体" w:cs="宋体"/>
          <w:kern w:val="0"/>
          <w:sz w:val="24"/>
          <w:szCs w:val="24"/>
        </w:rPr>
        <w:t>2578,  ...</w:t>
      </w:r>
      <w:proofErr w:type="gramEnd"/>
      <w:r w:rsidRPr="00AF53F3">
        <w:rPr>
          <w:rFonts w:ascii="宋体" w:eastAsia="宋体" w:hAnsi="宋体" w:cs="宋体"/>
          <w:kern w:val="0"/>
          <w:sz w:val="24"/>
          <w:szCs w:val="24"/>
        </w:rPr>
        <w:t>, -0.4957, -0.4128, -0.4875],</w:t>
      </w:r>
    </w:p>
    <w:p w14:paraId="770E5F8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[-0.5392, -0.4214, -0.</w:t>
      </w:r>
      <w:proofErr w:type="gramStart"/>
      <w:r w:rsidRPr="00AF53F3">
        <w:rPr>
          <w:rFonts w:ascii="宋体" w:eastAsia="宋体" w:hAnsi="宋体" w:cs="宋体"/>
          <w:kern w:val="0"/>
          <w:sz w:val="24"/>
          <w:szCs w:val="24"/>
        </w:rPr>
        <w:t>5671,  ...</w:t>
      </w:r>
      <w:proofErr w:type="gramEnd"/>
      <w:r w:rsidRPr="00AF53F3">
        <w:rPr>
          <w:rFonts w:ascii="宋体" w:eastAsia="宋体" w:hAnsi="宋体" w:cs="宋体"/>
          <w:kern w:val="0"/>
          <w:sz w:val="24"/>
          <w:szCs w:val="24"/>
        </w:rPr>
        <w:t>, -0.2785, -0.6113, -0.3150]]]],</w:t>
      </w:r>
    </w:p>
    <w:p w14:paraId="7D72AD6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grad_fn</w:t>
      </w:r>
      <w:proofErr w:type="spellEnd"/>
      <w:r w:rsidRPr="00AF53F3">
        <w:rPr>
          <w:rFonts w:ascii="宋体" w:eastAsia="宋体" w:hAnsi="宋体" w:cs="宋体"/>
          <w:kern w:val="0"/>
          <w:sz w:val="24"/>
          <w:szCs w:val="24"/>
        </w:rPr>
        <w:t>=&lt;ThnnConv2DBackward&gt;)</w:t>
      </w:r>
    </w:p>
    <w:p w14:paraId="33743F9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进行一次卷积运算，实际是魔法方法__call__里调用了forward方法</w:t>
      </w:r>
    </w:p>
    <w:p w14:paraId="0DB8234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layer(x</w:t>
      </w:r>
      <w:proofErr w:type="gramStart"/>
      <w:r w:rsidRPr="00AF53F3">
        <w:rPr>
          <w:rFonts w:ascii="宋体" w:eastAsia="宋体" w:hAnsi="宋体" w:cs="宋体"/>
          <w:kern w:val="0"/>
          <w:sz w:val="24"/>
          <w:szCs w:val="24"/>
        </w:rPr>
        <w:t>).shape</w:t>
      </w:r>
      <w:proofErr w:type="gramEnd"/>
    </w:p>
    <w:p w14:paraId="6C2D2C3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 3, 26, 26])</w:t>
      </w:r>
    </w:p>
    <w:p w14:paraId="1C05E4E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可以看到计算后由于边框不补0，而滤波器大小为3x3，所以结果的长宽就变成了(height-3+1, weight-3+1)</w:t>
      </w:r>
    </w:p>
    <w:p w14:paraId="292BC1F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layer1 = torch.</w:t>
      </w:r>
      <w:proofErr w:type="gramStart"/>
      <w:r w:rsidRPr="00AF53F3">
        <w:rPr>
          <w:rFonts w:ascii="宋体" w:eastAsia="宋体" w:hAnsi="宋体" w:cs="宋体"/>
          <w:kern w:val="0"/>
          <w:sz w:val="24"/>
          <w:szCs w:val="24"/>
        </w:rPr>
        <w:t>nn.Conv</w:t>
      </w:r>
      <w:proofErr w:type="gramEnd"/>
      <w:r w:rsidRPr="00AF53F3">
        <w:rPr>
          <w:rFonts w:ascii="宋体" w:eastAsia="宋体" w:hAnsi="宋体" w:cs="宋体"/>
          <w:kern w:val="0"/>
          <w:sz w:val="24"/>
          <w:szCs w:val="24"/>
        </w:rPr>
        <w:t xml:space="preserve">2d(1, 3, </w:t>
      </w:r>
      <w:proofErr w:type="spellStart"/>
      <w:r w:rsidRPr="00AF53F3">
        <w:rPr>
          <w:rFonts w:ascii="宋体" w:eastAsia="宋体" w:hAnsi="宋体" w:cs="宋体"/>
          <w:kern w:val="0"/>
          <w:sz w:val="24"/>
          <w:szCs w:val="24"/>
        </w:rPr>
        <w:t>kernel_size</w:t>
      </w:r>
      <w:proofErr w:type="spellEnd"/>
      <w:r w:rsidRPr="00AF53F3">
        <w:rPr>
          <w:rFonts w:ascii="宋体" w:eastAsia="宋体" w:hAnsi="宋体" w:cs="宋体"/>
          <w:kern w:val="0"/>
          <w:sz w:val="24"/>
          <w:szCs w:val="24"/>
        </w:rPr>
        <w:t>=3, stride=1, padding=1)</w:t>
      </w:r>
    </w:p>
    <w:p w14:paraId="0EBE171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这里边缘补0</w:t>
      </w:r>
    </w:p>
    <w:p w14:paraId="2D87F9A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layer1(x</w:t>
      </w:r>
      <w:proofErr w:type="gramStart"/>
      <w:r w:rsidRPr="00AF53F3">
        <w:rPr>
          <w:rFonts w:ascii="宋体" w:eastAsia="宋体" w:hAnsi="宋体" w:cs="宋体"/>
          <w:kern w:val="0"/>
          <w:sz w:val="24"/>
          <w:szCs w:val="24"/>
        </w:rPr>
        <w:t>).shape</w:t>
      </w:r>
      <w:proofErr w:type="gramEnd"/>
    </w:p>
    <w:p w14:paraId="5481A65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 3, 28, 28])</w:t>
      </w:r>
    </w:p>
    <w:p w14:paraId="0CD7C25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可以看到由于边缘补0，所以大小没变</w:t>
      </w:r>
    </w:p>
    <w:p w14:paraId="4C47F9F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layer2 = torch.</w:t>
      </w:r>
      <w:proofErr w:type="gramStart"/>
      <w:r w:rsidRPr="00AF53F3">
        <w:rPr>
          <w:rFonts w:ascii="宋体" w:eastAsia="宋体" w:hAnsi="宋体" w:cs="宋体"/>
          <w:kern w:val="0"/>
          <w:sz w:val="24"/>
          <w:szCs w:val="24"/>
        </w:rPr>
        <w:t>nn.Conv</w:t>
      </w:r>
      <w:proofErr w:type="gramEnd"/>
      <w:r w:rsidRPr="00AF53F3">
        <w:rPr>
          <w:rFonts w:ascii="宋体" w:eastAsia="宋体" w:hAnsi="宋体" w:cs="宋体"/>
          <w:kern w:val="0"/>
          <w:sz w:val="24"/>
          <w:szCs w:val="24"/>
        </w:rPr>
        <w:t xml:space="preserve">2d(1, 3, </w:t>
      </w:r>
      <w:proofErr w:type="spellStart"/>
      <w:r w:rsidRPr="00AF53F3">
        <w:rPr>
          <w:rFonts w:ascii="宋体" w:eastAsia="宋体" w:hAnsi="宋体" w:cs="宋体"/>
          <w:kern w:val="0"/>
          <w:sz w:val="24"/>
          <w:szCs w:val="24"/>
        </w:rPr>
        <w:t>kernel_size</w:t>
      </w:r>
      <w:proofErr w:type="spellEnd"/>
      <w:r w:rsidRPr="00AF53F3">
        <w:rPr>
          <w:rFonts w:ascii="宋体" w:eastAsia="宋体" w:hAnsi="宋体" w:cs="宋体"/>
          <w:kern w:val="0"/>
          <w:sz w:val="24"/>
          <w:szCs w:val="24"/>
        </w:rPr>
        <w:t>=3, stride=2, padding=0)</w:t>
      </w:r>
    </w:p>
    <w:p w14:paraId="004D81E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这里步长改成2</w:t>
      </w:r>
    </w:p>
    <w:p w14:paraId="387E2AF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layer2(x</w:t>
      </w:r>
      <w:proofErr w:type="gramStart"/>
      <w:r w:rsidRPr="00AF53F3">
        <w:rPr>
          <w:rFonts w:ascii="宋体" w:eastAsia="宋体" w:hAnsi="宋体" w:cs="宋体"/>
          <w:kern w:val="0"/>
          <w:sz w:val="24"/>
          <w:szCs w:val="24"/>
        </w:rPr>
        <w:t>).shape</w:t>
      </w:r>
      <w:proofErr w:type="gramEnd"/>
    </w:p>
    <w:p w14:paraId="5B43966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 3, 13, 13])</w:t>
      </w:r>
    </w:p>
    <w:p w14:paraId="4AEDF6F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结果的长宽就变成了((height-3+1)/2, (weight-3+1)/2)</w:t>
      </w:r>
    </w:p>
    <w:p w14:paraId="26290E4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layer3 = torch.</w:t>
      </w:r>
      <w:proofErr w:type="gramStart"/>
      <w:r w:rsidRPr="00AF53F3">
        <w:rPr>
          <w:rFonts w:ascii="宋体" w:eastAsia="宋体" w:hAnsi="宋体" w:cs="宋体"/>
          <w:kern w:val="0"/>
          <w:sz w:val="24"/>
          <w:szCs w:val="24"/>
        </w:rPr>
        <w:t>nn.Conv</w:t>
      </w:r>
      <w:proofErr w:type="gramEnd"/>
      <w:r w:rsidRPr="00AF53F3">
        <w:rPr>
          <w:rFonts w:ascii="宋体" w:eastAsia="宋体" w:hAnsi="宋体" w:cs="宋体"/>
          <w:kern w:val="0"/>
          <w:sz w:val="24"/>
          <w:szCs w:val="24"/>
        </w:rPr>
        <w:t xml:space="preserve">2d(1, 3, </w:t>
      </w:r>
      <w:proofErr w:type="spellStart"/>
      <w:r w:rsidRPr="00AF53F3">
        <w:rPr>
          <w:rFonts w:ascii="宋体" w:eastAsia="宋体" w:hAnsi="宋体" w:cs="宋体"/>
          <w:kern w:val="0"/>
          <w:sz w:val="24"/>
          <w:szCs w:val="24"/>
        </w:rPr>
        <w:t>kernel_size</w:t>
      </w:r>
      <w:proofErr w:type="spellEnd"/>
      <w:r w:rsidRPr="00AF53F3">
        <w:rPr>
          <w:rFonts w:ascii="宋体" w:eastAsia="宋体" w:hAnsi="宋体" w:cs="宋体"/>
          <w:kern w:val="0"/>
          <w:sz w:val="24"/>
          <w:szCs w:val="24"/>
        </w:rPr>
        <w:t>=3, stride=2, padding=1)</w:t>
      </w:r>
    </w:p>
    <w:p w14:paraId="1015360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这里边缘补0，且步长改成2</w:t>
      </w:r>
    </w:p>
    <w:p w14:paraId="18C7410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layer3(x</w:t>
      </w:r>
      <w:proofErr w:type="gramStart"/>
      <w:r w:rsidRPr="00AF53F3">
        <w:rPr>
          <w:rFonts w:ascii="宋体" w:eastAsia="宋体" w:hAnsi="宋体" w:cs="宋体"/>
          <w:kern w:val="0"/>
          <w:sz w:val="24"/>
          <w:szCs w:val="24"/>
        </w:rPr>
        <w:t>).shape</w:t>
      </w:r>
      <w:proofErr w:type="gramEnd"/>
    </w:p>
    <w:p w14:paraId="2F176FA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 3, 14, 14])</w:t>
      </w:r>
    </w:p>
    <w:p w14:paraId="3122608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可以看到结果的长宽就变成了(height/2, weight/2)</w:t>
      </w:r>
    </w:p>
    <w:p w14:paraId="0EDD4015"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函数式API举例：</w:t>
      </w:r>
    </w:p>
    <w:p w14:paraId="58F02BD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(1, 1, 28, 28)</w:t>
      </w:r>
    </w:p>
    <w:p w14:paraId="10CE922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(3, 1, 3, 3)</w:t>
      </w:r>
    </w:p>
    <w:p w14:paraId="5FC99AB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输出3通道，输入1通道，尺寸3x3</w:t>
      </w:r>
    </w:p>
    <w:p w14:paraId="544223D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b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(3)</w:t>
      </w:r>
    </w:p>
    <w:p w14:paraId="0864FCF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偏置长度要和通道数一样</w:t>
      </w:r>
    </w:p>
    <w:p w14:paraId="254A5D9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 = torch.</w:t>
      </w:r>
      <w:proofErr w:type="gramStart"/>
      <w:r w:rsidRPr="00AF53F3">
        <w:rPr>
          <w:rFonts w:ascii="宋体" w:eastAsia="宋体" w:hAnsi="宋体" w:cs="宋体"/>
          <w:kern w:val="0"/>
          <w:sz w:val="24"/>
          <w:szCs w:val="24"/>
        </w:rPr>
        <w:t>nn.functional</w:t>
      </w:r>
      <w:proofErr w:type="gramEnd"/>
      <w:r w:rsidRPr="00AF53F3">
        <w:rPr>
          <w:rFonts w:ascii="宋体" w:eastAsia="宋体" w:hAnsi="宋体" w:cs="宋体"/>
          <w:kern w:val="0"/>
          <w:sz w:val="24"/>
          <w:szCs w:val="24"/>
        </w:rPr>
        <w:t>.conv2d(x, w, b, stride=1, padding=1)</w:t>
      </w:r>
    </w:p>
    <w:p w14:paraId="30F6127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w:t>
      </w:r>
    </w:p>
    <w:p w14:paraId="6B30706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[[[[2.1963, 2.6321, 3.4186,  ..., 3.2495, 3.1609, 2.5473],</w:t>
      </w:r>
    </w:p>
    <w:p w14:paraId="3C54BFD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[2.5637, 3.4892, 4.0079</w:t>
      </w:r>
      <w:proofErr w:type="gramStart"/>
      <w:r w:rsidRPr="00AF53F3">
        <w:rPr>
          <w:rFonts w:ascii="宋体" w:eastAsia="宋体" w:hAnsi="宋体" w:cs="宋体"/>
          <w:kern w:val="0"/>
          <w:sz w:val="24"/>
          <w:szCs w:val="24"/>
        </w:rPr>
        <w:t>,  ...</w:t>
      </w:r>
      <w:proofErr w:type="gramEnd"/>
      <w:r w:rsidRPr="00AF53F3">
        <w:rPr>
          <w:rFonts w:ascii="宋体" w:eastAsia="宋体" w:hAnsi="宋体" w:cs="宋体"/>
          <w:kern w:val="0"/>
          <w:sz w:val="24"/>
          <w:szCs w:val="24"/>
        </w:rPr>
        <w:t>, 4.1167, 4.4497, 3.1637],</w:t>
      </w:r>
    </w:p>
    <w:p w14:paraId="1A514DC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[2.7618, 3.2788, 3.2314</w:t>
      </w:r>
      <w:proofErr w:type="gramStart"/>
      <w:r w:rsidRPr="00AF53F3">
        <w:rPr>
          <w:rFonts w:ascii="宋体" w:eastAsia="宋体" w:hAnsi="宋体" w:cs="宋体"/>
          <w:kern w:val="0"/>
          <w:sz w:val="24"/>
          <w:szCs w:val="24"/>
        </w:rPr>
        <w:t>,  ...</w:t>
      </w:r>
      <w:proofErr w:type="gramEnd"/>
      <w:r w:rsidRPr="00AF53F3">
        <w:rPr>
          <w:rFonts w:ascii="宋体" w:eastAsia="宋体" w:hAnsi="宋体" w:cs="宋体"/>
          <w:kern w:val="0"/>
          <w:sz w:val="24"/>
          <w:szCs w:val="24"/>
        </w:rPr>
        <w:t>, 4.7185, 4.3128, 2.6393],</w:t>
      </w:r>
    </w:p>
    <w:p w14:paraId="3C22035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
    <w:p w14:paraId="7FE6187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[1.3735, 2.3738, 1.8388</w:t>
      </w:r>
      <w:proofErr w:type="gramStart"/>
      <w:r w:rsidRPr="00AF53F3">
        <w:rPr>
          <w:rFonts w:ascii="宋体" w:eastAsia="宋体" w:hAnsi="宋体" w:cs="宋体"/>
          <w:kern w:val="0"/>
          <w:sz w:val="24"/>
          <w:szCs w:val="24"/>
        </w:rPr>
        <w:t>,  ...</w:t>
      </w:r>
      <w:proofErr w:type="gramEnd"/>
      <w:r w:rsidRPr="00AF53F3">
        <w:rPr>
          <w:rFonts w:ascii="宋体" w:eastAsia="宋体" w:hAnsi="宋体" w:cs="宋体"/>
          <w:kern w:val="0"/>
          <w:sz w:val="24"/>
          <w:szCs w:val="24"/>
        </w:rPr>
        <w:t>, 2.9912, 2.6638, 1.5941],</w:t>
      </w:r>
    </w:p>
    <w:p w14:paraId="39453F2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[2.1967, 2.0466, 2.0095</w:t>
      </w:r>
      <w:proofErr w:type="gramStart"/>
      <w:r w:rsidRPr="00AF53F3">
        <w:rPr>
          <w:rFonts w:ascii="宋体" w:eastAsia="宋体" w:hAnsi="宋体" w:cs="宋体"/>
          <w:kern w:val="0"/>
          <w:sz w:val="24"/>
          <w:szCs w:val="24"/>
        </w:rPr>
        <w:t>,  ...</w:t>
      </w:r>
      <w:proofErr w:type="gramEnd"/>
      <w:r w:rsidRPr="00AF53F3">
        <w:rPr>
          <w:rFonts w:ascii="宋体" w:eastAsia="宋体" w:hAnsi="宋体" w:cs="宋体"/>
          <w:kern w:val="0"/>
          <w:sz w:val="24"/>
          <w:szCs w:val="24"/>
        </w:rPr>
        <w:t>, 3.3192, 2.9521, 2.2673],</w:t>
      </w:r>
    </w:p>
    <w:p w14:paraId="3093D44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[1.6091, 2.1341, 1.5108</w:t>
      </w:r>
      <w:proofErr w:type="gramStart"/>
      <w:r w:rsidRPr="00AF53F3">
        <w:rPr>
          <w:rFonts w:ascii="宋体" w:eastAsia="宋体" w:hAnsi="宋体" w:cs="宋体"/>
          <w:kern w:val="0"/>
          <w:sz w:val="24"/>
          <w:szCs w:val="24"/>
        </w:rPr>
        <w:t>,  ...</w:t>
      </w:r>
      <w:proofErr w:type="gramEnd"/>
      <w:r w:rsidRPr="00AF53F3">
        <w:rPr>
          <w:rFonts w:ascii="宋体" w:eastAsia="宋体" w:hAnsi="宋体" w:cs="宋体"/>
          <w:kern w:val="0"/>
          <w:sz w:val="24"/>
          <w:szCs w:val="24"/>
        </w:rPr>
        <w:t>, 2.1684, 2.4585, 1.7931]]]])</w:t>
      </w:r>
    </w:p>
    <w:p w14:paraId="32440C0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layer.shape</w:t>
      </w:r>
      <w:proofErr w:type="spellEnd"/>
      <w:proofErr w:type="gramEnd"/>
    </w:p>
    <w:p w14:paraId="778E26A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 3, 28, 28])</w:t>
      </w:r>
    </w:p>
    <w:p w14:paraId="236DEB20"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池化层</w:t>
      </w:r>
    </w:p>
    <w:p w14:paraId="4AE1FA46"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函数式API：torch.nn.functional.max_pool2d，类API：torch.nn.MaxPool2d，类API举例：</w:t>
      </w:r>
    </w:p>
    <w:p w14:paraId="5A4B2C7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(1, 1, 28, 28)</w:t>
      </w:r>
    </w:p>
    <w:p w14:paraId="10F6A82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 = torch.</w:t>
      </w:r>
      <w:proofErr w:type="gramStart"/>
      <w:r w:rsidRPr="00AF53F3">
        <w:rPr>
          <w:rFonts w:ascii="宋体" w:eastAsia="宋体" w:hAnsi="宋体" w:cs="宋体"/>
          <w:kern w:val="0"/>
          <w:sz w:val="24"/>
          <w:szCs w:val="24"/>
        </w:rPr>
        <w:t>nn.MaxPool</w:t>
      </w:r>
      <w:proofErr w:type="gramEnd"/>
      <w:r w:rsidRPr="00AF53F3">
        <w:rPr>
          <w:rFonts w:ascii="宋体" w:eastAsia="宋体" w:hAnsi="宋体" w:cs="宋体"/>
          <w:kern w:val="0"/>
          <w:sz w:val="24"/>
          <w:szCs w:val="24"/>
        </w:rPr>
        <w:t>2d(3, stride=2)</w:t>
      </w:r>
    </w:p>
    <w:p w14:paraId="619EAE5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尺寸3x3，步长为2</w:t>
      </w:r>
    </w:p>
    <w:p w14:paraId="1F936AA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layer(x)</w:t>
      </w:r>
    </w:p>
    <w:p w14:paraId="756FEFE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[[[[0.9301, 0.9342, 0.9606, 0.9922, 0.9754, 0.9055, 0.7142, 0.9882,</w:t>
      </w:r>
    </w:p>
    <w:p w14:paraId="625312D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0.9803, 0.8054, 0.9903, 0.9903, 0.9426],</w:t>
      </w:r>
    </w:p>
    <w:p w14:paraId="280766B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
    <w:p w14:paraId="3EFBC6A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[0.8873, 0.8873, 0.9324, 0.9876, 0.9566, 0.9225, 0.9673, 0.9675,</w:t>
      </w:r>
    </w:p>
    <w:p w14:paraId="5BFFF40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0.9977, 0.9977, 0.9552, 0.9552, 0.8689]]]])</w:t>
      </w:r>
    </w:p>
    <w:p w14:paraId="05411C0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layer(x</w:t>
      </w:r>
      <w:proofErr w:type="gramStart"/>
      <w:r w:rsidRPr="00AF53F3">
        <w:rPr>
          <w:rFonts w:ascii="宋体" w:eastAsia="宋体" w:hAnsi="宋体" w:cs="宋体"/>
          <w:kern w:val="0"/>
          <w:sz w:val="24"/>
          <w:szCs w:val="24"/>
        </w:rPr>
        <w:t>).shape</w:t>
      </w:r>
      <w:proofErr w:type="gramEnd"/>
    </w:p>
    <w:p w14:paraId="2DDC81C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 1, 13, 13])</w:t>
      </w:r>
    </w:p>
    <w:p w14:paraId="7F6B44DE"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还有个</w:t>
      </w:r>
      <w:proofErr w:type="spellStart"/>
      <w:r w:rsidRPr="00AF53F3">
        <w:rPr>
          <w:rFonts w:ascii="宋体" w:eastAsia="宋体" w:hAnsi="宋体" w:cs="宋体"/>
          <w:kern w:val="0"/>
          <w:sz w:val="24"/>
          <w:szCs w:val="24"/>
        </w:rPr>
        <w:t>avgpool</w:t>
      </w:r>
      <w:proofErr w:type="spellEnd"/>
      <w:r w:rsidRPr="00AF53F3">
        <w:rPr>
          <w:rFonts w:ascii="宋体" w:eastAsia="宋体" w:hAnsi="宋体" w:cs="宋体"/>
          <w:kern w:val="0"/>
          <w:sz w:val="24"/>
          <w:szCs w:val="24"/>
        </w:rPr>
        <w:t>（函数式API：torch.nn.functional.avg_pool2d，类API：torch.nn.AvgPool2d），和</w:t>
      </w:r>
      <w:proofErr w:type="spellStart"/>
      <w:r w:rsidRPr="00AF53F3">
        <w:rPr>
          <w:rFonts w:ascii="宋体" w:eastAsia="宋体" w:hAnsi="宋体" w:cs="宋体"/>
          <w:kern w:val="0"/>
          <w:sz w:val="24"/>
          <w:szCs w:val="24"/>
        </w:rPr>
        <w:t>maxpool</w:t>
      </w:r>
      <w:proofErr w:type="spellEnd"/>
      <w:r w:rsidRPr="00AF53F3">
        <w:rPr>
          <w:rFonts w:ascii="宋体" w:eastAsia="宋体" w:hAnsi="宋体" w:cs="宋体"/>
          <w:kern w:val="0"/>
          <w:sz w:val="24"/>
          <w:szCs w:val="24"/>
        </w:rPr>
        <w:t>不一样的是：</w:t>
      </w:r>
      <w:proofErr w:type="spellStart"/>
      <w:r w:rsidRPr="00AF53F3">
        <w:rPr>
          <w:rFonts w:ascii="宋体" w:eastAsia="宋体" w:hAnsi="宋体" w:cs="宋体"/>
          <w:kern w:val="0"/>
          <w:sz w:val="24"/>
          <w:szCs w:val="24"/>
        </w:rPr>
        <w:t>maxpool</w:t>
      </w:r>
      <w:proofErr w:type="spellEnd"/>
      <w:r w:rsidRPr="00AF53F3">
        <w:rPr>
          <w:rFonts w:ascii="宋体" w:eastAsia="宋体" w:hAnsi="宋体" w:cs="宋体"/>
          <w:kern w:val="0"/>
          <w:sz w:val="24"/>
          <w:szCs w:val="24"/>
        </w:rPr>
        <w:t>是取最大值，而</w:t>
      </w:r>
      <w:proofErr w:type="spellStart"/>
      <w:r w:rsidRPr="00AF53F3">
        <w:rPr>
          <w:rFonts w:ascii="宋体" w:eastAsia="宋体" w:hAnsi="宋体" w:cs="宋体"/>
          <w:kern w:val="0"/>
          <w:sz w:val="24"/>
          <w:szCs w:val="24"/>
        </w:rPr>
        <w:t>avgpool</w:t>
      </w:r>
      <w:proofErr w:type="spellEnd"/>
      <w:r w:rsidRPr="00AF53F3">
        <w:rPr>
          <w:rFonts w:ascii="宋体" w:eastAsia="宋体" w:hAnsi="宋体" w:cs="宋体"/>
          <w:kern w:val="0"/>
          <w:sz w:val="24"/>
          <w:szCs w:val="24"/>
        </w:rPr>
        <w:t>取的是平均值，举例：</w:t>
      </w:r>
    </w:p>
    <w:p w14:paraId="513E04D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torch.nn.functional.avg_pool2</w:t>
      </w:r>
      <w:proofErr w:type="gramStart"/>
      <w:r w:rsidRPr="00AF53F3">
        <w:rPr>
          <w:rFonts w:ascii="宋体" w:eastAsia="宋体" w:hAnsi="宋体" w:cs="宋体"/>
          <w:kern w:val="0"/>
          <w:sz w:val="24"/>
          <w:szCs w:val="24"/>
        </w:rPr>
        <w:t>d(</w:t>
      </w:r>
      <w:proofErr w:type="gramEnd"/>
      <w:r w:rsidRPr="00AF53F3">
        <w:rPr>
          <w:rFonts w:ascii="宋体" w:eastAsia="宋体" w:hAnsi="宋体" w:cs="宋体"/>
          <w:kern w:val="0"/>
          <w:sz w:val="24"/>
          <w:szCs w:val="24"/>
        </w:rPr>
        <w:t>x, 3, stride=2)</w:t>
      </w:r>
    </w:p>
    <w:p w14:paraId="534C804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lastRenderedPageBreak/>
        <w:t>tensor(</w:t>
      </w:r>
      <w:proofErr w:type="gramEnd"/>
      <w:r w:rsidRPr="00AF53F3">
        <w:rPr>
          <w:rFonts w:ascii="宋体" w:eastAsia="宋体" w:hAnsi="宋体" w:cs="宋体"/>
          <w:kern w:val="0"/>
          <w:sz w:val="24"/>
          <w:szCs w:val="24"/>
        </w:rPr>
        <w:t>[[[[0.5105, 0.6301, 0.5491, 0.4691, 0.5788, 0.4525, 0.3903, 0.5718,</w:t>
      </w:r>
    </w:p>
    <w:p w14:paraId="38E0F06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0.6259, 0.3388, 0.4169, 0.6122, 0.4760],</w:t>
      </w:r>
    </w:p>
    <w:p w14:paraId="2873F23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
    <w:p w14:paraId="031F19E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[0.4705, 0.5332, 0.4150, 0.5000, 0.5686, 0.5325, 0.6241, 0.4926,</w:t>
      </w:r>
    </w:p>
    <w:p w14:paraId="5B32173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0.4646, 0.3121, 0.2975, 0.5203, 0.5701]]]])</w:t>
      </w:r>
    </w:p>
    <w:p w14:paraId="2BB1D12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torch.nn.functional.avg_pool2</w:t>
      </w:r>
      <w:proofErr w:type="gramStart"/>
      <w:r w:rsidRPr="00AF53F3">
        <w:rPr>
          <w:rFonts w:ascii="宋体" w:eastAsia="宋体" w:hAnsi="宋体" w:cs="宋体"/>
          <w:kern w:val="0"/>
          <w:sz w:val="24"/>
          <w:szCs w:val="24"/>
        </w:rPr>
        <w:t>d(</w:t>
      </w:r>
      <w:proofErr w:type="gramEnd"/>
      <w:r w:rsidRPr="00AF53F3">
        <w:rPr>
          <w:rFonts w:ascii="宋体" w:eastAsia="宋体" w:hAnsi="宋体" w:cs="宋体"/>
          <w:kern w:val="0"/>
          <w:sz w:val="24"/>
          <w:szCs w:val="24"/>
        </w:rPr>
        <w:t>x, 3, stride=2).shape</w:t>
      </w:r>
    </w:p>
    <w:p w14:paraId="5FB1C82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 1, 13, 13])</w:t>
      </w:r>
    </w:p>
    <w:p w14:paraId="4257FA66"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flatten</w:t>
      </w:r>
    </w:p>
    <w:p w14:paraId="442DF56B"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将张量转成一维，举例：</w:t>
      </w:r>
    </w:p>
    <w:p w14:paraId="322CE5F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torch.flatten</w:t>
      </w:r>
      <w:proofErr w:type="spellEnd"/>
      <w:proofErr w:type="gram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torch.rand</w:t>
      </w:r>
      <w:proofErr w:type="spellEnd"/>
      <w:r w:rsidRPr="00AF53F3">
        <w:rPr>
          <w:rFonts w:ascii="宋体" w:eastAsia="宋体" w:hAnsi="宋体" w:cs="宋体"/>
          <w:kern w:val="0"/>
          <w:sz w:val="24"/>
          <w:szCs w:val="24"/>
        </w:rPr>
        <w:t>(2,2))</w:t>
      </w:r>
    </w:p>
    <w:p w14:paraId="7F7ECAE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[0.1339, 0.5694, 0.9034, 0.6025])</w:t>
      </w:r>
    </w:p>
    <w:p w14:paraId="3E3B1D7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torch.flatten</w:t>
      </w:r>
      <w:proofErr w:type="spellEnd"/>
      <w:proofErr w:type="gram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torch.rand</w:t>
      </w:r>
      <w:proofErr w:type="spellEnd"/>
      <w:r w:rsidRPr="00AF53F3">
        <w:rPr>
          <w:rFonts w:ascii="宋体" w:eastAsia="宋体" w:hAnsi="宋体" w:cs="宋体"/>
          <w:kern w:val="0"/>
          <w:sz w:val="24"/>
          <w:szCs w:val="24"/>
        </w:rPr>
        <w:t>(2,2)).shape</w:t>
      </w:r>
    </w:p>
    <w:p w14:paraId="7CE7444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([4])</w:t>
      </w:r>
    </w:p>
    <w:p w14:paraId="4F348D39"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向上取样</w:t>
      </w:r>
    </w:p>
    <w:p w14:paraId="2E1AADBB"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将图片放大/缩小成原来的几倍，函数式API：</w:t>
      </w:r>
      <w:proofErr w:type="spellStart"/>
      <w:r w:rsidRPr="00AF53F3">
        <w:rPr>
          <w:rFonts w:ascii="宋体" w:eastAsia="宋体" w:hAnsi="宋体" w:cs="宋体"/>
          <w:kern w:val="0"/>
          <w:sz w:val="24"/>
          <w:szCs w:val="24"/>
        </w:rPr>
        <w:t>torch.nn.functional.interpolate</w:t>
      </w:r>
      <w:proofErr w:type="spellEnd"/>
      <w:r w:rsidRPr="00AF53F3">
        <w:rPr>
          <w:rFonts w:ascii="宋体" w:eastAsia="宋体" w:hAnsi="宋体" w:cs="宋体"/>
          <w:kern w:val="0"/>
          <w:sz w:val="24"/>
          <w:szCs w:val="24"/>
        </w:rPr>
        <w:t>，举例：</w:t>
      </w:r>
    </w:p>
    <w:p w14:paraId="5087B99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(1, 1, 2, 2)</w:t>
      </w:r>
    </w:p>
    <w:p w14:paraId="01E7F42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可以理解成1张1通道的2x2图片</w:t>
      </w:r>
    </w:p>
    <w:p w14:paraId="3A8F5B2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x</w:t>
      </w:r>
    </w:p>
    <w:p w14:paraId="28A7F9B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[[[[0.9098, 0.7948],</w:t>
      </w:r>
    </w:p>
    <w:p w14:paraId="4F232A6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[0.0670, 0.3906]]]])</w:t>
      </w:r>
    </w:p>
    <w:p w14:paraId="131EC49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nn.functional</w:t>
      </w:r>
      <w:proofErr w:type="gramEnd"/>
      <w:r w:rsidRPr="00AF53F3">
        <w:rPr>
          <w:rFonts w:ascii="宋体" w:eastAsia="宋体" w:hAnsi="宋体" w:cs="宋体"/>
          <w:kern w:val="0"/>
          <w:sz w:val="24"/>
          <w:szCs w:val="24"/>
        </w:rPr>
        <w:t>.interpolate</w:t>
      </w:r>
      <w:proofErr w:type="spellEnd"/>
      <w:r w:rsidRPr="00AF53F3">
        <w:rPr>
          <w:rFonts w:ascii="宋体" w:eastAsia="宋体" w:hAnsi="宋体" w:cs="宋体"/>
          <w:kern w:val="0"/>
          <w:sz w:val="24"/>
          <w:szCs w:val="24"/>
        </w:rPr>
        <w:t xml:space="preserve">(x, </w:t>
      </w:r>
      <w:proofErr w:type="spellStart"/>
      <w:r w:rsidRPr="00AF53F3">
        <w:rPr>
          <w:rFonts w:ascii="宋体" w:eastAsia="宋体" w:hAnsi="宋体" w:cs="宋体"/>
          <w:kern w:val="0"/>
          <w:sz w:val="24"/>
          <w:szCs w:val="24"/>
        </w:rPr>
        <w:t>scale_factor</w:t>
      </w:r>
      <w:proofErr w:type="spellEnd"/>
      <w:r w:rsidRPr="00AF53F3">
        <w:rPr>
          <w:rFonts w:ascii="宋体" w:eastAsia="宋体" w:hAnsi="宋体" w:cs="宋体"/>
          <w:kern w:val="0"/>
          <w:sz w:val="24"/>
          <w:szCs w:val="24"/>
        </w:rPr>
        <w:t>=2, mode='nearest').shape</w:t>
      </w:r>
    </w:p>
    <w:p w14:paraId="1E6831B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 1, 4, 4])</w:t>
      </w:r>
    </w:p>
    <w:p w14:paraId="1E480C0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可以看到数据被放大了一倍</w:t>
      </w:r>
    </w:p>
    <w:p w14:paraId="4D032F0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nn.functional</w:t>
      </w:r>
      <w:proofErr w:type="gramEnd"/>
      <w:r w:rsidRPr="00AF53F3">
        <w:rPr>
          <w:rFonts w:ascii="宋体" w:eastAsia="宋体" w:hAnsi="宋体" w:cs="宋体"/>
          <w:kern w:val="0"/>
          <w:sz w:val="24"/>
          <w:szCs w:val="24"/>
        </w:rPr>
        <w:t>.interpolate</w:t>
      </w:r>
      <w:proofErr w:type="spellEnd"/>
      <w:r w:rsidRPr="00AF53F3">
        <w:rPr>
          <w:rFonts w:ascii="宋体" w:eastAsia="宋体" w:hAnsi="宋体" w:cs="宋体"/>
          <w:kern w:val="0"/>
          <w:sz w:val="24"/>
          <w:szCs w:val="24"/>
        </w:rPr>
        <w:t xml:space="preserve">(x, </w:t>
      </w:r>
      <w:proofErr w:type="spellStart"/>
      <w:r w:rsidRPr="00AF53F3">
        <w:rPr>
          <w:rFonts w:ascii="宋体" w:eastAsia="宋体" w:hAnsi="宋体" w:cs="宋体"/>
          <w:kern w:val="0"/>
          <w:sz w:val="24"/>
          <w:szCs w:val="24"/>
        </w:rPr>
        <w:t>scale_factor</w:t>
      </w:r>
      <w:proofErr w:type="spellEnd"/>
      <w:r w:rsidRPr="00AF53F3">
        <w:rPr>
          <w:rFonts w:ascii="宋体" w:eastAsia="宋体" w:hAnsi="宋体" w:cs="宋体"/>
          <w:kern w:val="0"/>
          <w:sz w:val="24"/>
          <w:szCs w:val="24"/>
        </w:rPr>
        <w:t>=2, mode='nearest')</w:t>
      </w:r>
    </w:p>
    <w:p w14:paraId="0E2F22D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[[[[0.9098, 0.9098, 0.7948, 0.7948],</w:t>
      </w:r>
    </w:p>
    <w:p w14:paraId="4159488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[0.9098, 0.9098, 0.7948, 0.7948],</w:t>
      </w:r>
    </w:p>
    <w:p w14:paraId="194077D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[0.0670, 0.0670, 0.3906, 0.3906],</w:t>
      </w:r>
    </w:p>
    <w:p w14:paraId="5942B5F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[0.0670, 0.0670, 0.3906, 0.3906]]]])</w:t>
      </w:r>
    </w:p>
    <w:p w14:paraId="6F4CBC4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可以看到是往横纵向都复制成原来的对应倍数</w:t>
      </w:r>
    </w:p>
    <w:p w14:paraId="6DDF8B9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&gt;&gt;&gt;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nn.functional</w:t>
      </w:r>
      <w:proofErr w:type="gramEnd"/>
      <w:r w:rsidRPr="00AF53F3">
        <w:rPr>
          <w:rFonts w:ascii="宋体" w:eastAsia="宋体" w:hAnsi="宋体" w:cs="宋体"/>
          <w:kern w:val="0"/>
          <w:sz w:val="24"/>
          <w:szCs w:val="24"/>
        </w:rPr>
        <w:t>.interpolate</w:t>
      </w:r>
      <w:proofErr w:type="spellEnd"/>
      <w:r w:rsidRPr="00AF53F3">
        <w:rPr>
          <w:rFonts w:ascii="宋体" w:eastAsia="宋体" w:hAnsi="宋体" w:cs="宋体"/>
          <w:kern w:val="0"/>
          <w:sz w:val="24"/>
          <w:szCs w:val="24"/>
        </w:rPr>
        <w:t xml:space="preserve">(x, </w:t>
      </w:r>
      <w:proofErr w:type="spellStart"/>
      <w:r w:rsidRPr="00AF53F3">
        <w:rPr>
          <w:rFonts w:ascii="宋体" w:eastAsia="宋体" w:hAnsi="宋体" w:cs="宋体"/>
          <w:kern w:val="0"/>
          <w:sz w:val="24"/>
          <w:szCs w:val="24"/>
        </w:rPr>
        <w:t>scale_factor</w:t>
      </w:r>
      <w:proofErr w:type="spellEnd"/>
      <w:r w:rsidRPr="00AF53F3">
        <w:rPr>
          <w:rFonts w:ascii="宋体" w:eastAsia="宋体" w:hAnsi="宋体" w:cs="宋体"/>
          <w:kern w:val="0"/>
          <w:sz w:val="24"/>
          <w:szCs w:val="24"/>
        </w:rPr>
        <w:t>=0.5, mode='nearest')</w:t>
      </w:r>
    </w:p>
    <w:p w14:paraId="33FB08A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[[[[0.9098]]]])</w:t>
      </w:r>
    </w:p>
    <w:p w14:paraId="4088D98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将数据缩小一倍，可以看到取那一部分的第一个数据</w:t>
      </w:r>
    </w:p>
    <w:p w14:paraId="5D0E9DA2"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b/>
          <w:bCs/>
          <w:kern w:val="0"/>
          <w:sz w:val="24"/>
          <w:szCs w:val="24"/>
        </w:rPr>
        <w:t>注：</w:t>
      </w:r>
      <w:r w:rsidRPr="00AF53F3">
        <w:rPr>
          <w:rFonts w:ascii="宋体" w:eastAsia="宋体" w:hAnsi="宋体" w:cs="宋体"/>
          <w:kern w:val="0"/>
          <w:sz w:val="24"/>
          <w:szCs w:val="24"/>
        </w:rPr>
        <w:br/>
        <w:t>还有如</w:t>
      </w:r>
      <w:proofErr w:type="spellStart"/>
      <w:r w:rsidRPr="00AF53F3">
        <w:rPr>
          <w:rFonts w:ascii="宋体" w:eastAsia="宋体" w:hAnsi="宋体" w:cs="宋体"/>
          <w:kern w:val="0"/>
          <w:sz w:val="24"/>
          <w:szCs w:val="24"/>
        </w:rPr>
        <w:t>Upsampling</w:t>
      </w:r>
      <w:proofErr w:type="spellEnd"/>
      <w:r w:rsidRPr="00AF53F3">
        <w:rPr>
          <w:rFonts w:ascii="宋体" w:eastAsia="宋体" w:hAnsi="宋体" w:cs="宋体"/>
          <w:kern w:val="0"/>
          <w:sz w:val="24"/>
          <w:szCs w:val="24"/>
        </w:rPr>
        <w:t>、UpsamplingNearest2d也是向上采样，现在已经逐渐被interpolate给取代。上面interpolate示例参数中mode='nearest'时，相当于该UpsamplingNearest2d，函数式API：</w:t>
      </w:r>
      <w:proofErr w:type="spellStart"/>
      <w:r w:rsidRPr="00AF53F3">
        <w:rPr>
          <w:rFonts w:ascii="宋体" w:eastAsia="宋体" w:hAnsi="宋体" w:cs="宋体"/>
          <w:kern w:val="0"/>
          <w:sz w:val="24"/>
          <w:szCs w:val="24"/>
        </w:rPr>
        <w:t>torch.nn.functional.upsample_nearest</w:t>
      </w:r>
      <w:proofErr w:type="spellEnd"/>
      <w:r w:rsidRPr="00AF53F3">
        <w:rPr>
          <w:rFonts w:ascii="宋体" w:eastAsia="宋体" w:hAnsi="宋体" w:cs="宋体"/>
          <w:kern w:val="0"/>
          <w:sz w:val="24"/>
          <w:szCs w:val="24"/>
        </w:rPr>
        <w:t>，函数式API：torch.nn.UpsamplingNearest2d，类API举例：</w:t>
      </w:r>
    </w:p>
    <w:p w14:paraId="14C23E8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(1, 1, 2, 2)</w:t>
      </w:r>
    </w:p>
    <w:p w14:paraId="7AE5590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x</w:t>
      </w:r>
    </w:p>
    <w:p w14:paraId="4B94F37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[[[[0.9977, 0.9778],</w:t>
      </w:r>
    </w:p>
    <w:p w14:paraId="2C4C6C8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[0.4167, 0.6936]]]])</w:t>
      </w:r>
    </w:p>
    <w:p w14:paraId="0AEB4FA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nn.functional</w:t>
      </w:r>
      <w:proofErr w:type="gramEnd"/>
      <w:r w:rsidRPr="00AF53F3">
        <w:rPr>
          <w:rFonts w:ascii="宋体" w:eastAsia="宋体" w:hAnsi="宋体" w:cs="宋体"/>
          <w:kern w:val="0"/>
          <w:sz w:val="24"/>
          <w:szCs w:val="24"/>
        </w:rPr>
        <w:t>.upsample_nearest</w:t>
      </w:r>
      <w:proofErr w:type="spellEnd"/>
      <w:r w:rsidRPr="00AF53F3">
        <w:rPr>
          <w:rFonts w:ascii="宋体" w:eastAsia="宋体" w:hAnsi="宋体" w:cs="宋体"/>
          <w:kern w:val="0"/>
          <w:sz w:val="24"/>
          <w:szCs w:val="24"/>
        </w:rPr>
        <w:t xml:space="preserve">(x, </w:t>
      </w:r>
      <w:proofErr w:type="spellStart"/>
      <w:r w:rsidRPr="00AF53F3">
        <w:rPr>
          <w:rFonts w:ascii="宋体" w:eastAsia="宋体" w:hAnsi="宋体" w:cs="宋体"/>
          <w:kern w:val="0"/>
          <w:sz w:val="24"/>
          <w:szCs w:val="24"/>
        </w:rPr>
        <w:t>scale_factor</w:t>
      </w:r>
      <w:proofErr w:type="spellEnd"/>
      <w:r w:rsidRPr="00AF53F3">
        <w:rPr>
          <w:rFonts w:ascii="宋体" w:eastAsia="宋体" w:hAnsi="宋体" w:cs="宋体"/>
          <w:kern w:val="0"/>
          <w:sz w:val="24"/>
          <w:szCs w:val="24"/>
        </w:rPr>
        <w:t>=2).shape</w:t>
      </w:r>
    </w:p>
    <w:p w14:paraId="005B9BC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 1, 4, 4])</w:t>
      </w:r>
    </w:p>
    <w:p w14:paraId="5572E5A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nn.functional</w:t>
      </w:r>
      <w:proofErr w:type="gramEnd"/>
      <w:r w:rsidRPr="00AF53F3">
        <w:rPr>
          <w:rFonts w:ascii="宋体" w:eastAsia="宋体" w:hAnsi="宋体" w:cs="宋体"/>
          <w:kern w:val="0"/>
          <w:sz w:val="24"/>
          <w:szCs w:val="24"/>
        </w:rPr>
        <w:t>.upsample_nearest</w:t>
      </w:r>
      <w:proofErr w:type="spellEnd"/>
      <w:r w:rsidRPr="00AF53F3">
        <w:rPr>
          <w:rFonts w:ascii="宋体" w:eastAsia="宋体" w:hAnsi="宋体" w:cs="宋体"/>
          <w:kern w:val="0"/>
          <w:sz w:val="24"/>
          <w:szCs w:val="24"/>
        </w:rPr>
        <w:t xml:space="preserve">(x, </w:t>
      </w:r>
      <w:proofErr w:type="spellStart"/>
      <w:r w:rsidRPr="00AF53F3">
        <w:rPr>
          <w:rFonts w:ascii="宋体" w:eastAsia="宋体" w:hAnsi="宋体" w:cs="宋体"/>
          <w:kern w:val="0"/>
          <w:sz w:val="24"/>
          <w:szCs w:val="24"/>
        </w:rPr>
        <w:t>scale_factor</w:t>
      </w:r>
      <w:proofErr w:type="spellEnd"/>
      <w:r w:rsidRPr="00AF53F3">
        <w:rPr>
          <w:rFonts w:ascii="宋体" w:eastAsia="宋体" w:hAnsi="宋体" w:cs="宋体"/>
          <w:kern w:val="0"/>
          <w:sz w:val="24"/>
          <w:szCs w:val="24"/>
        </w:rPr>
        <w:t>=2)</w:t>
      </w:r>
    </w:p>
    <w:p w14:paraId="33E1D7E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[[[[0.9977, 0.9977, 0.9778, 0.9778],</w:t>
      </w:r>
    </w:p>
    <w:p w14:paraId="7A2531D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[0.9977, 0.9977, 0.9778, 0.9778],</w:t>
      </w:r>
    </w:p>
    <w:p w14:paraId="7FF57B9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[0.4167, 0.4167, 0.6936, 0.6936],</w:t>
      </w:r>
    </w:p>
    <w:p w14:paraId="0793272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[0.4167, 0.4167, 0.6936, 0.6936]]]])</w:t>
      </w:r>
    </w:p>
    <w:p w14:paraId="3351A7CF"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嵌入层</w:t>
      </w:r>
    </w:p>
    <w:p w14:paraId="5E9F8338"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常用于定义词向量，可以理解embedding层定义了一个词典用来存储和表示所有的词向量，而传入的数据则会根据索引找到对应的词向量，函数式API：</w:t>
      </w:r>
      <w:proofErr w:type="spellStart"/>
      <w:r w:rsidRPr="00AF53F3">
        <w:rPr>
          <w:rFonts w:ascii="宋体" w:eastAsia="宋体" w:hAnsi="宋体" w:cs="宋体"/>
          <w:kern w:val="0"/>
          <w:sz w:val="24"/>
          <w:szCs w:val="24"/>
        </w:rPr>
        <w:t>torch.nn.functional.embedding</w:t>
      </w:r>
      <w:proofErr w:type="spellEnd"/>
      <w:r w:rsidRPr="00AF53F3">
        <w:rPr>
          <w:rFonts w:ascii="宋体" w:eastAsia="宋体" w:hAnsi="宋体" w:cs="宋体"/>
          <w:kern w:val="0"/>
          <w:sz w:val="24"/>
          <w:szCs w:val="24"/>
        </w:rPr>
        <w:t>，类API：</w:t>
      </w:r>
      <w:proofErr w:type="spellStart"/>
      <w:r w:rsidRPr="00AF53F3">
        <w:rPr>
          <w:rFonts w:ascii="宋体" w:eastAsia="宋体" w:hAnsi="宋体" w:cs="宋体"/>
          <w:kern w:val="0"/>
          <w:sz w:val="24"/>
          <w:szCs w:val="24"/>
        </w:rPr>
        <w:t>torch.nn.Embedding</w:t>
      </w:r>
      <w:proofErr w:type="spellEnd"/>
      <w:r w:rsidRPr="00AF53F3">
        <w:rPr>
          <w:rFonts w:ascii="宋体" w:eastAsia="宋体" w:hAnsi="宋体" w:cs="宋体"/>
          <w:kern w:val="0"/>
          <w:sz w:val="24"/>
          <w:szCs w:val="24"/>
        </w:rPr>
        <w:t>，类API举例：</w:t>
      </w:r>
    </w:p>
    <w:p w14:paraId="2879DF1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embed =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nn.Embedding</w:t>
      </w:r>
      <w:proofErr w:type="spellEnd"/>
      <w:proofErr w:type="gramEnd"/>
      <w:r w:rsidRPr="00AF53F3">
        <w:rPr>
          <w:rFonts w:ascii="宋体" w:eastAsia="宋体" w:hAnsi="宋体" w:cs="宋体"/>
          <w:kern w:val="0"/>
          <w:sz w:val="24"/>
          <w:szCs w:val="24"/>
        </w:rPr>
        <w:t>(10, 2)</w:t>
      </w:r>
    </w:p>
    <w:p w14:paraId="666FACA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定义了10个词向量，每个词向量用格式为(1, 2)的tensor表示</w:t>
      </w:r>
    </w:p>
    <w:p w14:paraId="65403B5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words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([0, 1, 2, 0])</w:t>
      </w:r>
    </w:p>
    <w:p w14:paraId="6C31784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定义一句话，里面有4个词，那么可以看出第一个和最后一个词相同</w:t>
      </w:r>
    </w:p>
    <w:p w14:paraId="40E04FC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embed(words)</w:t>
      </w:r>
    </w:p>
    <w:p w14:paraId="7861553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经过嵌入层索引可以看到4个词对应的词向量如下，也可以看出第一个和最后一个词索引相同，所以值是一样的</w:t>
      </w:r>
    </w:p>
    <w:p w14:paraId="490FFE1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[[-0.0019,  1.6786],</w:t>
      </w:r>
    </w:p>
    <w:p w14:paraId="0593BF2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[ 0.3118, -1.6250],</w:t>
      </w:r>
    </w:p>
    <w:p w14:paraId="10190C3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[ 1.6038</w:t>
      </w:r>
      <w:proofErr w:type="gramStart"/>
      <w:r w:rsidRPr="00AF53F3">
        <w:rPr>
          <w:rFonts w:ascii="宋体" w:eastAsia="宋体" w:hAnsi="宋体" w:cs="宋体"/>
          <w:kern w:val="0"/>
          <w:sz w:val="24"/>
          <w:szCs w:val="24"/>
        </w:rPr>
        <w:t>,  1.5044</w:t>
      </w:r>
      <w:proofErr w:type="gramEnd"/>
      <w:r w:rsidRPr="00AF53F3">
        <w:rPr>
          <w:rFonts w:ascii="宋体" w:eastAsia="宋体" w:hAnsi="宋体" w:cs="宋体"/>
          <w:kern w:val="0"/>
          <w:sz w:val="24"/>
          <w:szCs w:val="24"/>
        </w:rPr>
        <w:t>],</w:t>
      </w:r>
    </w:p>
    <w:p w14:paraId="2BF76E8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        [-0.</w:t>
      </w:r>
      <w:proofErr w:type="gramStart"/>
      <w:r w:rsidRPr="00AF53F3">
        <w:rPr>
          <w:rFonts w:ascii="宋体" w:eastAsia="宋体" w:hAnsi="宋体" w:cs="宋体"/>
          <w:kern w:val="0"/>
          <w:sz w:val="24"/>
          <w:szCs w:val="24"/>
        </w:rPr>
        <w:t>0019,  1.6786</w:t>
      </w:r>
      <w:proofErr w:type="gram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grad_fn</w:t>
      </w:r>
      <w:proofErr w:type="spellEnd"/>
      <w:r w:rsidRPr="00AF53F3">
        <w:rPr>
          <w:rFonts w:ascii="宋体" w:eastAsia="宋体" w:hAnsi="宋体" w:cs="宋体"/>
          <w:kern w:val="0"/>
          <w:sz w:val="24"/>
          <w:szCs w:val="24"/>
        </w:rPr>
        <w:t>=&lt;</w:t>
      </w:r>
      <w:proofErr w:type="spellStart"/>
      <w:r w:rsidRPr="00AF53F3">
        <w:rPr>
          <w:rFonts w:ascii="宋体" w:eastAsia="宋体" w:hAnsi="宋体" w:cs="宋体"/>
          <w:kern w:val="0"/>
          <w:sz w:val="24"/>
          <w:szCs w:val="24"/>
        </w:rPr>
        <w:t>EmbeddingBackward</w:t>
      </w:r>
      <w:proofErr w:type="spellEnd"/>
      <w:r w:rsidRPr="00AF53F3">
        <w:rPr>
          <w:rFonts w:ascii="宋体" w:eastAsia="宋体" w:hAnsi="宋体" w:cs="宋体"/>
          <w:kern w:val="0"/>
          <w:sz w:val="24"/>
          <w:szCs w:val="24"/>
        </w:rPr>
        <w:t>&gt;)</w:t>
      </w:r>
    </w:p>
    <w:p w14:paraId="4E58203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embed.weight</w:t>
      </w:r>
      <w:proofErr w:type="spellEnd"/>
      <w:proofErr w:type="gramEnd"/>
    </w:p>
    <w:p w14:paraId="25D98CE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再看embedding层的权重，可以发现这就是定义了一个词向量表，并且会随着训练而更新，从而找出词与词之间的关系</w:t>
      </w:r>
    </w:p>
    <w:p w14:paraId="25FFD52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Parameter containing:</w:t>
      </w:r>
    </w:p>
    <w:p w14:paraId="62A14BC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[[-1.8939e-03,  1.6786e+00],</w:t>
      </w:r>
    </w:p>
    <w:p w14:paraId="60E5E35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[ 3.1179e-01, -1.6250e+00],</w:t>
      </w:r>
    </w:p>
    <w:p w14:paraId="6E507C9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[ 1.6038e+</w:t>
      </w:r>
      <w:proofErr w:type="gramStart"/>
      <w:r w:rsidRPr="00AF53F3">
        <w:rPr>
          <w:rFonts w:ascii="宋体" w:eastAsia="宋体" w:hAnsi="宋体" w:cs="宋体"/>
          <w:kern w:val="0"/>
          <w:sz w:val="24"/>
          <w:szCs w:val="24"/>
        </w:rPr>
        <w:t>00,  1</w:t>
      </w:r>
      <w:proofErr w:type="gramEnd"/>
      <w:r w:rsidRPr="00AF53F3">
        <w:rPr>
          <w:rFonts w:ascii="宋体" w:eastAsia="宋体" w:hAnsi="宋体" w:cs="宋体"/>
          <w:kern w:val="0"/>
          <w:sz w:val="24"/>
          <w:szCs w:val="24"/>
        </w:rPr>
        <w:t>.5044e+00],</w:t>
      </w:r>
    </w:p>
    <w:p w14:paraId="20C7A45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[-6.2278e-01, -2.5135e-01],</w:t>
      </w:r>
    </w:p>
    <w:p w14:paraId="25F8532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[ 1.6210e+00, -5.6379e-01],</w:t>
      </w:r>
    </w:p>
    <w:p w14:paraId="429BE0A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[-7.3388e-02, -2.0099e+00],</w:t>
      </w:r>
    </w:p>
    <w:p w14:paraId="71074C4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[ 8.7655e-</w:t>
      </w:r>
      <w:proofErr w:type="gramStart"/>
      <w:r w:rsidRPr="00AF53F3">
        <w:rPr>
          <w:rFonts w:ascii="宋体" w:eastAsia="宋体" w:hAnsi="宋体" w:cs="宋体"/>
          <w:kern w:val="0"/>
          <w:sz w:val="24"/>
          <w:szCs w:val="24"/>
        </w:rPr>
        <w:t>01,  2.4011e</w:t>
      </w:r>
      <w:proofErr w:type="gramEnd"/>
      <w:r w:rsidRPr="00AF53F3">
        <w:rPr>
          <w:rFonts w:ascii="宋体" w:eastAsia="宋体" w:hAnsi="宋体" w:cs="宋体"/>
          <w:kern w:val="0"/>
          <w:sz w:val="24"/>
          <w:szCs w:val="24"/>
        </w:rPr>
        <w:t>-01],</w:t>
      </w:r>
    </w:p>
    <w:p w14:paraId="4006FEB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[-2.5685e+</w:t>
      </w:r>
      <w:proofErr w:type="gramStart"/>
      <w:r w:rsidRPr="00AF53F3">
        <w:rPr>
          <w:rFonts w:ascii="宋体" w:eastAsia="宋体" w:hAnsi="宋体" w:cs="宋体"/>
          <w:kern w:val="0"/>
          <w:sz w:val="24"/>
          <w:szCs w:val="24"/>
        </w:rPr>
        <w:t>00,  2.6756e</w:t>
      </w:r>
      <w:proofErr w:type="gramEnd"/>
      <w:r w:rsidRPr="00AF53F3">
        <w:rPr>
          <w:rFonts w:ascii="宋体" w:eastAsia="宋体" w:hAnsi="宋体" w:cs="宋体"/>
          <w:kern w:val="0"/>
          <w:sz w:val="24"/>
          <w:szCs w:val="24"/>
        </w:rPr>
        <w:t>-01],</w:t>
      </w:r>
    </w:p>
    <w:p w14:paraId="6765822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[ 4.9723e-01, -8.3784e-01],</w:t>
      </w:r>
    </w:p>
    <w:p w14:paraId="3C3FC2D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[ 4.2338e-01, -1.9839e+00]], </w:t>
      </w:r>
      <w:proofErr w:type="spellStart"/>
      <w:r w:rsidRPr="00AF53F3">
        <w:rPr>
          <w:rFonts w:ascii="宋体" w:eastAsia="宋体" w:hAnsi="宋体" w:cs="宋体"/>
          <w:kern w:val="0"/>
          <w:sz w:val="24"/>
          <w:szCs w:val="24"/>
        </w:rPr>
        <w:t>requires_grad</w:t>
      </w:r>
      <w:proofErr w:type="spellEnd"/>
      <w:r w:rsidRPr="00AF53F3">
        <w:rPr>
          <w:rFonts w:ascii="宋体" w:eastAsia="宋体" w:hAnsi="宋体" w:cs="宋体"/>
          <w:kern w:val="0"/>
          <w:sz w:val="24"/>
          <w:szCs w:val="24"/>
        </w:rPr>
        <w:t>=True)</w:t>
      </w:r>
    </w:p>
    <w:p w14:paraId="7522079E"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更多参考：</w:t>
      </w:r>
      <w:r w:rsidRPr="00AF53F3">
        <w:rPr>
          <w:rFonts w:ascii="宋体" w:eastAsia="宋体" w:hAnsi="宋体" w:cs="宋体"/>
          <w:kern w:val="0"/>
          <w:sz w:val="24"/>
          <w:szCs w:val="24"/>
        </w:rPr>
        <w:fldChar w:fldCharType="begin"/>
      </w:r>
      <w:r w:rsidRPr="00AF53F3">
        <w:rPr>
          <w:rFonts w:ascii="宋体" w:eastAsia="宋体" w:hAnsi="宋体" w:cs="宋体"/>
          <w:kern w:val="0"/>
          <w:sz w:val="24"/>
          <w:szCs w:val="24"/>
        </w:rPr>
        <w:instrText xml:space="preserve"> HYPERLINK "https://links.jianshu.com/go?to=https%3A%2F%2Fblog.csdn.net%2Ftommorrow12%2Farticle%2Fdetails%2F80896331" \t "_blank" </w:instrText>
      </w:r>
      <w:r w:rsidRPr="00AF53F3">
        <w:rPr>
          <w:rFonts w:ascii="宋体" w:eastAsia="宋体" w:hAnsi="宋体" w:cs="宋体"/>
          <w:kern w:val="0"/>
          <w:sz w:val="24"/>
          <w:szCs w:val="24"/>
        </w:rPr>
        <w:fldChar w:fldCharType="separate"/>
      </w:r>
      <w:r w:rsidRPr="00AF53F3">
        <w:rPr>
          <w:rFonts w:ascii="宋体" w:eastAsia="宋体" w:hAnsi="宋体" w:cs="宋体"/>
          <w:color w:val="0000FF"/>
          <w:kern w:val="0"/>
          <w:sz w:val="24"/>
          <w:szCs w:val="24"/>
          <w:u w:val="single"/>
        </w:rPr>
        <w:t>https://blog.csdn.net/tommorrow12/article/details/80896331</w:t>
      </w:r>
      <w:r w:rsidRPr="00AF53F3">
        <w:rPr>
          <w:rFonts w:ascii="宋体" w:eastAsia="宋体" w:hAnsi="宋体" w:cs="宋体"/>
          <w:kern w:val="0"/>
          <w:sz w:val="24"/>
          <w:szCs w:val="24"/>
        </w:rPr>
        <w:fldChar w:fldCharType="end"/>
      </w:r>
    </w:p>
    <w:p w14:paraId="358B38FA"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RNN层</w:t>
      </w:r>
    </w:p>
    <w:p w14:paraId="39159CF9"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类API：</w:t>
      </w:r>
      <w:proofErr w:type="spellStart"/>
      <w:r w:rsidRPr="00AF53F3">
        <w:rPr>
          <w:rFonts w:ascii="宋体" w:eastAsia="宋体" w:hAnsi="宋体" w:cs="宋体"/>
          <w:kern w:val="0"/>
          <w:sz w:val="24"/>
          <w:szCs w:val="24"/>
        </w:rPr>
        <w:t>torch.nn.RNN</w:t>
      </w:r>
      <w:proofErr w:type="spellEnd"/>
      <w:r w:rsidRPr="00AF53F3">
        <w:rPr>
          <w:rFonts w:ascii="宋体" w:eastAsia="宋体" w:hAnsi="宋体" w:cs="宋体"/>
          <w:kern w:val="0"/>
          <w:sz w:val="24"/>
          <w:szCs w:val="24"/>
        </w:rPr>
        <w:t>，会返回计算</w:t>
      </w:r>
      <w:proofErr w:type="gramStart"/>
      <w:r w:rsidRPr="00AF53F3">
        <w:rPr>
          <w:rFonts w:ascii="宋体" w:eastAsia="宋体" w:hAnsi="宋体" w:cs="宋体"/>
          <w:kern w:val="0"/>
          <w:sz w:val="24"/>
          <w:szCs w:val="24"/>
        </w:rPr>
        <w:t>后总体</w:t>
      </w:r>
      <w:proofErr w:type="gramEnd"/>
      <w:r w:rsidRPr="00AF53F3">
        <w:rPr>
          <w:rFonts w:ascii="宋体" w:eastAsia="宋体" w:hAnsi="宋体" w:cs="宋体"/>
          <w:kern w:val="0"/>
          <w:sz w:val="24"/>
          <w:szCs w:val="24"/>
        </w:rPr>
        <w:t>的输出，以及最后一个时间戳上的输出，通过下面代码可以证明最后一个时间戳的输出和总体输出的最后一个是一样的，类API举例：</w:t>
      </w:r>
    </w:p>
    <w:p w14:paraId="0D33C13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proofErr w:type="gramStart"/>
      <w:r w:rsidRPr="00AF53F3">
        <w:rPr>
          <w:rFonts w:ascii="宋体" w:eastAsia="宋体" w:hAnsi="宋体" w:cs="宋体"/>
          <w:kern w:val="0"/>
          <w:sz w:val="24"/>
          <w:szCs w:val="24"/>
        </w:rPr>
        <w:t>torch.randn</w:t>
      </w:r>
      <w:proofErr w:type="spellEnd"/>
      <w:proofErr w:type="gramEnd"/>
      <w:r w:rsidRPr="00AF53F3">
        <w:rPr>
          <w:rFonts w:ascii="宋体" w:eastAsia="宋体" w:hAnsi="宋体" w:cs="宋体"/>
          <w:kern w:val="0"/>
          <w:sz w:val="24"/>
          <w:szCs w:val="24"/>
        </w:rPr>
        <w:t>(10, 3, 100)</w:t>
      </w:r>
    </w:p>
    <w:p w14:paraId="158937A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模拟句子序列：有10个单词（序列长度是10），共3句话，每个单词用100维向量表示</w:t>
      </w:r>
    </w:p>
    <w:p w14:paraId="4C27AF4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input：[</w:t>
      </w:r>
      <w:proofErr w:type="spellStart"/>
      <w:r w:rsidRPr="00AF53F3">
        <w:rPr>
          <w:rFonts w:ascii="宋体" w:eastAsia="宋体" w:hAnsi="宋体" w:cs="宋体"/>
          <w:kern w:val="0"/>
          <w:sz w:val="24"/>
          <w:szCs w:val="24"/>
        </w:rPr>
        <w:t>seq_len</w:t>
      </w:r>
      <w:proofErr w:type="spellEnd"/>
      <w:r w:rsidRPr="00AF53F3">
        <w:rPr>
          <w:rFonts w:ascii="宋体" w:eastAsia="宋体" w:hAnsi="宋体" w:cs="宋体"/>
          <w:kern w:val="0"/>
          <w:sz w:val="24"/>
          <w:szCs w:val="24"/>
        </w:rPr>
        <w:t xml:space="preserve">, batch, </w:t>
      </w:r>
      <w:proofErr w:type="spellStart"/>
      <w:r w:rsidRPr="00AF53F3">
        <w:rPr>
          <w:rFonts w:ascii="宋体" w:eastAsia="宋体" w:hAnsi="宋体" w:cs="宋体"/>
          <w:kern w:val="0"/>
          <w:sz w:val="24"/>
          <w:szCs w:val="24"/>
        </w:rPr>
        <w:t>input_size</w:t>
      </w:r>
      <w:proofErr w:type="spellEnd"/>
      <w:r w:rsidRPr="00AF53F3">
        <w:rPr>
          <w:rFonts w:ascii="宋体" w:eastAsia="宋体" w:hAnsi="宋体" w:cs="宋体"/>
          <w:kern w:val="0"/>
          <w:sz w:val="24"/>
          <w:szCs w:val="24"/>
        </w:rPr>
        <w:t>]，如果希望</w:t>
      </w:r>
      <w:proofErr w:type="spellStart"/>
      <w:r w:rsidRPr="00AF53F3">
        <w:rPr>
          <w:rFonts w:ascii="宋体" w:eastAsia="宋体" w:hAnsi="宋体" w:cs="宋体"/>
          <w:kern w:val="0"/>
          <w:sz w:val="24"/>
          <w:szCs w:val="24"/>
        </w:rPr>
        <w:t>batch_size</w:t>
      </w:r>
      <w:proofErr w:type="spellEnd"/>
      <w:r w:rsidRPr="00AF53F3">
        <w:rPr>
          <w:rFonts w:ascii="宋体" w:eastAsia="宋体" w:hAnsi="宋体" w:cs="宋体"/>
          <w:kern w:val="0"/>
          <w:sz w:val="24"/>
          <w:szCs w:val="24"/>
        </w:rPr>
        <w:t>放第一个，可以设置</w:t>
      </w:r>
      <w:proofErr w:type="spellStart"/>
      <w:r w:rsidRPr="00AF53F3">
        <w:rPr>
          <w:rFonts w:ascii="宋体" w:eastAsia="宋体" w:hAnsi="宋体" w:cs="宋体"/>
          <w:kern w:val="0"/>
          <w:sz w:val="24"/>
          <w:szCs w:val="24"/>
        </w:rPr>
        <w:t>batch_first</w:t>
      </w:r>
      <w:proofErr w:type="spellEnd"/>
      <w:r w:rsidRPr="00AF53F3">
        <w:rPr>
          <w:rFonts w:ascii="宋体" w:eastAsia="宋体" w:hAnsi="宋体" w:cs="宋体"/>
          <w:kern w:val="0"/>
          <w:sz w:val="24"/>
          <w:szCs w:val="24"/>
        </w:rPr>
        <w:t>=True</w:t>
      </w:r>
    </w:p>
    <w:p w14:paraId="297BC21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layer = </w:t>
      </w:r>
      <w:proofErr w:type="spellStart"/>
      <w:proofErr w:type="gramStart"/>
      <w:r w:rsidRPr="00AF53F3">
        <w:rPr>
          <w:rFonts w:ascii="宋体" w:eastAsia="宋体" w:hAnsi="宋体" w:cs="宋体"/>
          <w:kern w:val="0"/>
          <w:sz w:val="24"/>
          <w:szCs w:val="24"/>
        </w:rPr>
        <w:t>torch.nn.RNN</w:t>
      </w:r>
      <w:proofErr w:type="spellEnd"/>
      <w:r w:rsidRPr="00AF53F3">
        <w:rPr>
          <w:rFonts w:ascii="宋体" w:eastAsia="宋体" w:hAnsi="宋体" w:cs="宋体"/>
          <w:kern w:val="0"/>
          <w:sz w:val="24"/>
          <w:szCs w:val="24"/>
        </w:rPr>
        <w:t>(</w:t>
      </w:r>
      <w:proofErr w:type="spellStart"/>
      <w:proofErr w:type="gramEnd"/>
      <w:r w:rsidRPr="00AF53F3">
        <w:rPr>
          <w:rFonts w:ascii="宋体" w:eastAsia="宋体" w:hAnsi="宋体" w:cs="宋体"/>
          <w:kern w:val="0"/>
          <w:sz w:val="24"/>
          <w:szCs w:val="24"/>
        </w:rPr>
        <w:t>input_size</w:t>
      </w:r>
      <w:proofErr w:type="spellEnd"/>
      <w:r w:rsidRPr="00AF53F3">
        <w:rPr>
          <w:rFonts w:ascii="宋体" w:eastAsia="宋体" w:hAnsi="宋体" w:cs="宋体"/>
          <w:kern w:val="0"/>
          <w:sz w:val="24"/>
          <w:szCs w:val="24"/>
        </w:rPr>
        <w:t xml:space="preserve">=100, </w:t>
      </w:r>
      <w:proofErr w:type="spellStart"/>
      <w:r w:rsidRPr="00AF53F3">
        <w:rPr>
          <w:rFonts w:ascii="宋体" w:eastAsia="宋体" w:hAnsi="宋体" w:cs="宋体"/>
          <w:kern w:val="0"/>
          <w:sz w:val="24"/>
          <w:szCs w:val="24"/>
        </w:rPr>
        <w:t>hidden_size</w:t>
      </w:r>
      <w:proofErr w:type="spellEnd"/>
      <w:r w:rsidRPr="00AF53F3">
        <w:rPr>
          <w:rFonts w:ascii="宋体" w:eastAsia="宋体" w:hAnsi="宋体" w:cs="宋体"/>
          <w:kern w:val="0"/>
          <w:sz w:val="24"/>
          <w:szCs w:val="24"/>
        </w:rPr>
        <w:t xml:space="preserve">=20, </w:t>
      </w:r>
      <w:proofErr w:type="spellStart"/>
      <w:r w:rsidRPr="00AF53F3">
        <w:rPr>
          <w:rFonts w:ascii="宋体" w:eastAsia="宋体" w:hAnsi="宋体" w:cs="宋体"/>
          <w:kern w:val="0"/>
          <w:sz w:val="24"/>
          <w:szCs w:val="24"/>
        </w:rPr>
        <w:t>num_layers</w:t>
      </w:r>
      <w:proofErr w:type="spellEnd"/>
      <w:r w:rsidRPr="00AF53F3">
        <w:rPr>
          <w:rFonts w:ascii="宋体" w:eastAsia="宋体" w:hAnsi="宋体" w:cs="宋体"/>
          <w:kern w:val="0"/>
          <w:sz w:val="24"/>
          <w:szCs w:val="24"/>
        </w:rPr>
        <w:t>=4)</w:t>
      </w:r>
    </w:p>
    <w:p w14:paraId="0BD2700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w:t>
      </w:r>
    </w:p>
    <w:p w14:paraId="2321B8A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RNN(</w:t>
      </w:r>
      <w:proofErr w:type="gramEnd"/>
      <w:r w:rsidRPr="00AF53F3">
        <w:rPr>
          <w:rFonts w:ascii="宋体" w:eastAsia="宋体" w:hAnsi="宋体" w:cs="宋体"/>
          <w:kern w:val="0"/>
          <w:sz w:val="24"/>
          <w:szCs w:val="24"/>
        </w:rPr>
        <w:t xml:space="preserve">100, 20, </w:t>
      </w:r>
      <w:proofErr w:type="spellStart"/>
      <w:r w:rsidRPr="00AF53F3">
        <w:rPr>
          <w:rFonts w:ascii="宋体" w:eastAsia="宋体" w:hAnsi="宋体" w:cs="宋体"/>
          <w:kern w:val="0"/>
          <w:sz w:val="24"/>
          <w:szCs w:val="24"/>
        </w:rPr>
        <w:t>num_layers</w:t>
      </w:r>
      <w:proofErr w:type="spellEnd"/>
      <w:r w:rsidRPr="00AF53F3">
        <w:rPr>
          <w:rFonts w:ascii="宋体" w:eastAsia="宋体" w:hAnsi="宋体" w:cs="宋体"/>
          <w:kern w:val="0"/>
          <w:sz w:val="24"/>
          <w:szCs w:val="24"/>
        </w:rPr>
        <w:t>=4)</w:t>
      </w:r>
    </w:p>
    <w:p w14:paraId="5FB5CA4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out, h = layer(x)</w:t>
      </w:r>
    </w:p>
    <w:p w14:paraId="5C1D663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返回output和hidden</w:t>
      </w:r>
    </w:p>
    <w:p w14:paraId="6EE86D0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out.shape</w:t>
      </w:r>
      <w:proofErr w:type="spellEnd"/>
      <w:proofErr w:type="gramEnd"/>
    </w:p>
    <w:p w14:paraId="65ABA63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([10, 3, 20])</w:t>
      </w:r>
    </w:p>
    <w:p w14:paraId="0513A15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所有时间戳上的状态</w:t>
      </w:r>
    </w:p>
    <w:p w14:paraId="5D220E0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output：[</w:t>
      </w:r>
      <w:proofErr w:type="spellStart"/>
      <w:r w:rsidRPr="00AF53F3">
        <w:rPr>
          <w:rFonts w:ascii="宋体" w:eastAsia="宋体" w:hAnsi="宋体" w:cs="宋体"/>
          <w:kern w:val="0"/>
          <w:sz w:val="24"/>
          <w:szCs w:val="24"/>
        </w:rPr>
        <w:t>seq_len</w:t>
      </w:r>
      <w:proofErr w:type="spellEnd"/>
      <w:r w:rsidRPr="00AF53F3">
        <w:rPr>
          <w:rFonts w:ascii="宋体" w:eastAsia="宋体" w:hAnsi="宋体" w:cs="宋体"/>
          <w:kern w:val="0"/>
          <w:sz w:val="24"/>
          <w:szCs w:val="24"/>
        </w:rPr>
        <w:t xml:space="preserve">, batch, </w:t>
      </w:r>
      <w:proofErr w:type="spellStart"/>
      <w:r w:rsidRPr="00AF53F3">
        <w:rPr>
          <w:rFonts w:ascii="宋体" w:eastAsia="宋体" w:hAnsi="宋体" w:cs="宋体"/>
          <w:kern w:val="0"/>
          <w:sz w:val="24"/>
          <w:szCs w:val="24"/>
        </w:rPr>
        <w:t>hidden_size</w:t>
      </w:r>
      <w:proofErr w:type="spellEnd"/>
      <w:r w:rsidRPr="00AF53F3">
        <w:rPr>
          <w:rFonts w:ascii="宋体" w:eastAsia="宋体" w:hAnsi="宋体" w:cs="宋体"/>
          <w:kern w:val="0"/>
          <w:sz w:val="24"/>
          <w:szCs w:val="24"/>
        </w:rPr>
        <w:t>]</w:t>
      </w:r>
    </w:p>
    <w:p w14:paraId="7E81FB6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&gt;&gt;&gt; </w:t>
      </w:r>
      <w:proofErr w:type="spellStart"/>
      <w:proofErr w:type="gramStart"/>
      <w:r w:rsidRPr="00AF53F3">
        <w:rPr>
          <w:rFonts w:ascii="宋体" w:eastAsia="宋体" w:hAnsi="宋体" w:cs="宋体"/>
          <w:kern w:val="0"/>
          <w:sz w:val="24"/>
          <w:szCs w:val="24"/>
        </w:rPr>
        <w:t>h.shape</w:t>
      </w:r>
      <w:proofErr w:type="spellEnd"/>
      <w:proofErr w:type="gramEnd"/>
    </w:p>
    <w:p w14:paraId="5B97D50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([4, 3, 20])</w:t>
      </w:r>
    </w:p>
    <w:p w14:paraId="6AD513C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最后一个时间戳上的hidden</w:t>
      </w:r>
    </w:p>
    <w:p w14:paraId="0B64EB7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hidden：[</w:t>
      </w:r>
      <w:proofErr w:type="spellStart"/>
      <w:r w:rsidRPr="00AF53F3">
        <w:rPr>
          <w:rFonts w:ascii="宋体" w:eastAsia="宋体" w:hAnsi="宋体" w:cs="宋体"/>
          <w:kern w:val="0"/>
          <w:sz w:val="24"/>
          <w:szCs w:val="24"/>
        </w:rPr>
        <w:t>num_layers</w:t>
      </w:r>
      <w:proofErr w:type="spellEnd"/>
      <w:r w:rsidRPr="00AF53F3">
        <w:rPr>
          <w:rFonts w:ascii="宋体" w:eastAsia="宋体" w:hAnsi="宋体" w:cs="宋体"/>
          <w:kern w:val="0"/>
          <w:sz w:val="24"/>
          <w:szCs w:val="24"/>
        </w:rPr>
        <w:t xml:space="preserve">, batch, </w:t>
      </w:r>
      <w:proofErr w:type="spellStart"/>
      <w:r w:rsidRPr="00AF53F3">
        <w:rPr>
          <w:rFonts w:ascii="宋体" w:eastAsia="宋体" w:hAnsi="宋体" w:cs="宋体"/>
          <w:kern w:val="0"/>
          <w:sz w:val="24"/>
          <w:szCs w:val="24"/>
        </w:rPr>
        <w:t>hidden_size</w:t>
      </w:r>
      <w:proofErr w:type="spellEnd"/>
      <w:r w:rsidRPr="00AF53F3">
        <w:rPr>
          <w:rFonts w:ascii="宋体" w:eastAsia="宋体" w:hAnsi="宋体" w:cs="宋体"/>
          <w:kern w:val="0"/>
          <w:sz w:val="24"/>
          <w:szCs w:val="24"/>
        </w:rPr>
        <w:t>]</w:t>
      </w:r>
    </w:p>
    <w:p w14:paraId="39AA58B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gramStart"/>
      <w:r w:rsidRPr="00AF53F3">
        <w:rPr>
          <w:rFonts w:ascii="宋体" w:eastAsia="宋体" w:hAnsi="宋体" w:cs="宋体"/>
          <w:kern w:val="0"/>
          <w:sz w:val="24"/>
          <w:szCs w:val="24"/>
        </w:rPr>
        <w:t>h[</w:t>
      </w:r>
      <w:proofErr w:type="gramEnd"/>
      <w:r w:rsidRPr="00AF53F3">
        <w:rPr>
          <w:rFonts w:ascii="宋体" w:eastAsia="宋体" w:hAnsi="宋体" w:cs="宋体"/>
          <w:kern w:val="0"/>
          <w:sz w:val="24"/>
          <w:szCs w:val="24"/>
        </w:rPr>
        <w:t>-1]</w:t>
      </w:r>
    </w:p>
    <w:p w14:paraId="5719996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最后一层的最后一个时间戳上的输出（因为</w:t>
      </w:r>
      <w:proofErr w:type="spellStart"/>
      <w:r w:rsidRPr="00AF53F3">
        <w:rPr>
          <w:rFonts w:ascii="宋体" w:eastAsia="宋体" w:hAnsi="宋体" w:cs="宋体"/>
          <w:kern w:val="0"/>
          <w:sz w:val="24"/>
          <w:szCs w:val="24"/>
        </w:rPr>
        <w:t>num_layers</w:t>
      </w:r>
      <w:proofErr w:type="spellEnd"/>
      <w:r w:rsidRPr="00AF53F3">
        <w:rPr>
          <w:rFonts w:ascii="宋体" w:eastAsia="宋体" w:hAnsi="宋体" w:cs="宋体"/>
          <w:kern w:val="0"/>
          <w:sz w:val="24"/>
          <w:szCs w:val="24"/>
        </w:rPr>
        <w:t>的值为4，所以要取第四个，对于</w:t>
      </w:r>
      <w:proofErr w:type="spellStart"/>
      <w:r w:rsidRPr="00AF53F3">
        <w:rPr>
          <w:rFonts w:ascii="宋体" w:eastAsia="宋体" w:hAnsi="宋体" w:cs="宋体"/>
          <w:kern w:val="0"/>
          <w:sz w:val="24"/>
          <w:szCs w:val="24"/>
        </w:rPr>
        <w:t>num_layers</w:t>
      </w:r>
      <w:proofErr w:type="spellEnd"/>
      <w:r w:rsidRPr="00AF53F3">
        <w:rPr>
          <w:rFonts w:ascii="宋体" w:eastAsia="宋体" w:hAnsi="宋体" w:cs="宋体"/>
          <w:kern w:val="0"/>
          <w:sz w:val="24"/>
          <w:szCs w:val="24"/>
        </w:rPr>
        <w:t>参数的解释，下面会说）</w:t>
      </w:r>
    </w:p>
    <w:p w14:paraId="0C1EDE1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[[ 3.5205e-01,  3.6580e-01, -5.6378e-01, -9.9363e-02,  3.8728e-03,</w:t>
      </w:r>
    </w:p>
    <w:p w14:paraId="173B9BE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-5.0282e-</w:t>
      </w:r>
      <w:proofErr w:type="gramStart"/>
      <w:r w:rsidRPr="00AF53F3">
        <w:rPr>
          <w:rFonts w:ascii="宋体" w:eastAsia="宋体" w:hAnsi="宋体" w:cs="宋体"/>
          <w:kern w:val="0"/>
          <w:sz w:val="24"/>
          <w:szCs w:val="24"/>
        </w:rPr>
        <w:t>01,  1.4762e</w:t>
      </w:r>
      <w:proofErr w:type="gramEnd"/>
      <w:r w:rsidRPr="00AF53F3">
        <w:rPr>
          <w:rFonts w:ascii="宋体" w:eastAsia="宋体" w:hAnsi="宋体" w:cs="宋体"/>
          <w:kern w:val="0"/>
          <w:sz w:val="24"/>
          <w:szCs w:val="24"/>
        </w:rPr>
        <w:t>-01, -2.5631e-01, -8.8786e-03,  1.2912e-01,</w:t>
      </w:r>
    </w:p>
    <w:p w14:paraId="64D8F4E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4.7565e-01, -8.8090e-02, -3.9374e-</w:t>
      </w:r>
      <w:proofErr w:type="gramStart"/>
      <w:r w:rsidRPr="00AF53F3">
        <w:rPr>
          <w:rFonts w:ascii="宋体" w:eastAsia="宋体" w:hAnsi="宋体" w:cs="宋体"/>
          <w:kern w:val="0"/>
          <w:sz w:val="24"/>
          <w:szCs w:val="24"/>
        </w:rPr>
        <w:t>02,  3.1736e</w:t>
      </w:r>
      <w:proofErr w:type="gramEnd"/>
      <w:r w:rsidRPr="00AF53F3">
        <w:rPr>
          <w:rFonts w:ascii="宋体" w:eastAsia="宋体" w:hAnsi="宋体" w:cs="宋体"/>
          <w:kern w:val="0"/>
          <w:sz w:val="24"/>
          <w:szCs w:val="24"/>
        </w:rPr>
        <w:t>-02,  3.1264e-01,</w:t>
      </w:r>
    </w:p>
    <w:p w14:paraId="7238827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2.8091e-</w:t>
      </w:r>
      <w:proofErr w:type="gramStart"/>
      <w:r w:rsidRPr="00AF53F3">
        <w:rPr>
          <w:rFonts w:ascii="宋体" w:eastAsia="宋体" w:hAnsi="宋体" w:cs="宋体"/>
          <w:kern w:val="0"/>
          <w:sz w:val="24"/>
          <w:szCs w:val="24"/>
        </w:rPr>
        <w:t>01,  5.0764e</w:t>
      </w:r>
      <w:proofErr w:type="gramEnd"/>
      <w:r w:rsidRPr="00AF53F3">
        <w:rPr>
          <w:rFonts w:ascii="宋体" w:eastAsia="宋体" w:hAnsi="宋体" w:cs="宋体"/>
          <w:kern w:val="0"/>
          <w:sz w:val="24"/>
          <w:szCs w:val="24"/>
        </w:rPr>
        <w:t>-01,  2.9722e-01, -3.6929e-01, -5.1096e-02],</w:t>
      </w:r>
    </w:p>
    <w:p w14:paraId="7CF2A1D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
    <w:p w14:paraId="0337AA5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[ 5.4770e-</w:t>
      </w:r>
      <w:proofErr w:type="gramStart"/>
      <w:r w:rsidRPr="00AF53F3">
        <w:rPr>
          <w:rFonts w:ascii="宋体" w:eastAsia="宋体" w:hAnsi="宋体" w:cs="宋体"/>
          <w:kern w:val="0"/>
          <w:sz w:val="24"/>
          <w:szCs w:val="24"/>
        </w:rPr>
        <w:t>01,  4.8047e</w:t>
      </w:r>
      <w:proofErr w:type="gramEnd"/>
      <w:r w:rsidRPr="00AF53F3">
        <w:rPr>
          <w:rFonts w:ascii="宋体" w:eastAsia="宋体" w:hAnsi="宋体" w:cs="宋体"/>
          <w:kern w:val="0"/>
          <w:sz w:val="24"/>
          <w:szCs w:val="24"/>
        </w:rPr>
        <w:t>-01, -5.2541e-01,  2.5208e-01, -4.0260e-04,</w:t>
      </w:r>
    </w:p>
    <w:p w14:paraId="098FBC5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-2.3619e-01, -2.1128e-01, -1.1262e-01, -6.2672e-</w:t>
      </w:r>
      <w:proofErr w:type="gramStart"/>
      <w:r w:rsidRPr="00AF53F3">
        <w:rPr>
          <w:rFonts w:ascii="宋体" w:eastAsia="宋体" w:hAnsi="宋体" w:cs="宋体"/>
          <w:kern w:val="0"/>
          <w:sz w:val="24"/>
          <w:szCs w:val="24"/>
        </w:rPr>
        <w:t>02,  3.5301e</w:t>
      </w:r>
      <w:proofErr w:type="gramEnd"/>
      <w:r w:rsidRPr="00AF53F3">
        <w:rPr>
          <w:rFonts w:ascii="宋体" w:eastAsia="宋体" w:hAnsi="宋体" w:cs="宋体"/>
          <w:kern w:val="0"/>
          <w:sz w:val="24"/>
          <w:szCs w:val="24"/>
        </w:rPr>
        <w:t>-01,</w:t>
      </w:r>
    </w:p>
    <w:p w14:paraId="6A38B6B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-4.1065e-02, -3.5043e-02, -4.3008e-01, -1.8410e-</w:t>
      </w:r>
      <w:proofErr w:type="gramStart"/>
      <w:r w:rsidRPr="00AF53F3">
        <w:rPr>
          <w:rFonts w:ascii="宋体" w:eastAsia="宋体" w:hAnsi="宋体" w:cs="宋体"/>
          <w:kern w:val="0"/>
          <w:sz w:val="24"/>
          <w:szCs w:val="24"/>
        </w:rPr>
        <w:t>01,  2.5826e</w:t>
      </w:r>
      <w:proofErr w:type="gramEnd"/>
      <w:r w:rsidRPr="00AF53F3">
        <w:rPr>
          <w:rFonts w:ascii="宋体" w:eastAsia="宋体" w:hAnsi="宋体" w:cs="宋体"/>
          <w:kern w:val="0"/>
          <w:sz w:val="24"/>
          <w:szCs w:val="24"/>
        </w:rPr>
        <w:t>-01,</w:t>
      </w:r>
    </w:p>
    <w:p w14:paraId="1CC7416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3.5430e-</w:t>
      </w:r>
      <w:proofErr w:type="gramStart"/>
      <w:r w:rsidRPr="00AF53F3">
        <w:rPr>
          <w:rFonts w:ascii="宋体" w:eastAsia="宋体" w:hAnsi="宋体" w:cs="宋体"/>
          <w:kern w:val="0"/>
          <w:sz w:val="24"/>
          <w:szCs w:val="24"/>
        </w:rPr>
        <w:t>02,  2.5651e</w:t>
      </w:r>
      <w:proofErr w:type="gramEnd"/>
      <w:r w:rsidRPr="00AF53F3">
        <w:rPr>
          <w:rFonts w:ascii="宋体" w:eastAsia="宋体" w:hAnsi="宋体" w:cs="宋体"/>
          <w:kern w:val="0"/>
          <w:sz w:val="24"/>
          <w:szCs w:val="24"/>
        </w:rPr>
        <w:t>-01,  4.5170e-01, -5.4705e-01, -2.4720e-01]],</w:t>
      </w:r>
    </w:p>
    <w:p w14:paraId="2325B5C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grad_fn</w:t>
      </w:r>
      <w:proofErr w:type="spellEnd"/>
      <w:r w:rsidRPr="00AF53F3">
        <w:rPr>
          <w:rFonts w:ascii="宋体" w:eastAsia="宋体" w:hAnsi="宋体" w:cs="宋体"/>
          <w:kern w:val="0"/>
          <w:sz w:val="24"/>
          <w:szCs w:val="24"/>
        </w:rPr>
        <w:t>=&lt;</w:t>
      </w:r>
      <w:proofErr w:type="spellStart"/>
      <w:r w:rsidRPr="00AF53F3">
        <w:rPr>
          <w:rFonts w:ascii="宋体" w:eastAsia="宋体" w:hAnsi="宋体" w:cs="宋体"/>
          <w:kern w:val="0"/>
          <w:sz w:val="24"/>
          <w:szCs w:val="24"/>
        </w:rPr>
        <w:t>SelectBackward</w:t>
      </w:r>
      <w:proofErr w:type="spellEnd"/>
      <w:r w:rsidRPr="00AF53F3">
        <w:rPr>
          <w:rFonts w:ascii="宋体" w:eastAsia="宋体" w:hAnsi="宋体" w:cs="宋体"/>
          <w:kern w:val="0"/>
          <w:sz w:val="24"/>
          <w:szCs w:val="24"/>
        </w:rPr>
        <w:t>&gt;)</w:t>
      </w:r>
    </w:p>
    <w:p w14:paraId="78BC9D6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gramStart"/>
      <w:r w:rsidRPr="00AF53F3">
        <w:rPr>
          <w:rFonts w:ascii="宋体" w:eastAsia="宋体" w:hAnsi="宋体" w:cs="宋体"/>
          <w:kern w:val="0"/>
          <w:sz w:val="24"/>
          <w:szCs w:val="24"/>
        </w:rPr>
        <w:t>out[</w:t>
      </w:r>
      <w:proofErr w:type="gramEnd"/>
      <w:r w:rsidRPr="00AF53F3">
        <w:rPr>
          <w:rFonts w:ascii="宋体" w:eastAsia="宋体" w:hAnsi="宋体" w:cs="宋体"/>
          <w:kern w:val="0"/>
          <w:sz w:val="24"/>
          <w:szCs w:val="24"/>
        </w:rPr>
        <w:t>-1]</w:t>
      </w:r>
    </w:p>
    <w:p w14:paraId="76EFD5D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所有状态的最后一个输出，可以看到是一样的</w:t>
      </w:r>
    </w:p>
    <w:p w14:paraId="69EB1CA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[[ 3.5205e-01,  3.6580e-01, -5.6378e-01, -9.9363e-02,  3.8728e-03,</w:t>
      </w:r>
    </w:p>
    <w:p w14:paraId="7BB614A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-5.0282e-</w:t>
      </w:r>
      <w:proofErr w:type="gramStart"/>
      <w:r w:rsidRPr="00AF53F3">
        <w:rPr>
          <w:rFonts w:ascii="宋体" w:eastAsia="宋体" w:hAnsi="宋体" w:cs="宋体"/>
          <w:kern w:val="0"/>
          <w:sz w:val="24"/>
          <w:szCs w:val="24"/>
        </w:rPr>
        <w:t>01,  1.4762e</w:t>
      </w:r>
      <w:proofErr w:type="gramEnd"/>
      <w:r w:rsidRPr="00AF53F3">
        <w:rPr>
          <w:rFonts w:ascii="宋体" w:eastAsia="宋体" w:hAnsi="宋体" w:cs="宋体"/>
          <w:kern w:val="0"/>
          <w:sz w:val="24"/>
          <w:szCs w:val="24"/>
        </w:rPr>
        <w:t>-01, -2.5631e-01, -8.8786e-03,  1.2912e-01,</w:t>
      </w:r>
    </w:p>
    <w:p w14:paraId="1342D4B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4.7565e-01, -8.8090e-02, -3.9374e-</w:t>
      </w:r>
      <w:proofErr w:type="gramStart"/>
      <w:r w:rsidRPr="00AF53F3">
        <w:rPr>
          <w:rFonts w:ascii="宋体" w:eastAsia="宋体" w:hAnsi="宋体" w:cs="宋体"/>
          <w:kern w:val="0"/>
          <w:sz w:val="24"/>
          <w:szCs w:val="24"/>
        </w:rPr>
        <w:t>02,  3.1736e</w:t>
      </w:r>
      <w:proofErr w:type="gramEnd"/>
      <w:r w:rsidRPr="00AF53F3">
        <w:rPr>
          <w:rFonts w:ascii="宋体" w:eastAsia="宋体" w:hAnsi="宋体" w:cs="宋体"/>
          <w:kern w:val="0"/>
          <w:sz w:val="24"/>
          <w:szCs w:val="24"/>
        </w:rPr>
        <w:t>-02,  3.1264e-01,</w:t>
      </w:r>
    </w:p>
    <w:p w14:paraId="05E70AC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2.8091e-</w:t>
      </w:r>
      <w:proofErr w:type="gramStart"/>
      <w:r w:rsidRPr="00AF53F3">
        <w:rPr>
          <w:rFonts w:ascii="宋体" w:eastAsia="宋体" w:hAnsi="宋体" w:cs="宋体"/>
          <w:kern w:val="0"/>
          <w:sz w:val="24"/>
          <w:szCs w:val="24"/>
        </w:rPr>
        <w:t>01,  5.0764e</w:t>
      </w:r>
      <w:proofErr w:type="gramEnd"/>
      <w:r w:rsidRPr="00AF53F3">
        <w:rPr>
          <w:rFonts w:ascii="宋体" w:eastAsia="宋体" w:hAnsi="宋体" w:cs="宋体"/>
          <w:kern w:val="0"/>
          <w:sz w:val="24"/>
          <w:szCs w:val="24"/>
        </w:rPr>
        <w:t>-01,  2.9722e-01, -3.6929e-01, -5.1096e-02],</w:t>
      </w:r>
    </w:p>
    <w:p w14:paraId="0B956B2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
    <w:p w14:paraId="7E3BADF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[ 5.4770e-</w:t>
      </w:r>
      <w:proofErr w:type="gramStart"/>
      <w:r w:rsidRPr="00AF53F3">
        <w:rPr>
          <w:rFonts w:ascii="宋体" w:eastAsia="宋体" w:hAnsi="宋体" w:cs="宋体"/>
          <w:kern w:val="0"/>
          <w:sz w:val="24"/>
          <w:szCs w:val="24"/>
        </w:rPr>
        <w:t>01,  4.8047e</w:t>
      </w:r>
      <w:proofErr w:type="gramEnd"/>
      <w:r w:rsidRPr="00AF53F3">
        <w:rPr>
          <w:rFonts w:ascii="宋体" w:eastAsia="宋体" w:hAnsi="宋体" w:cs="宋体"/>
          <w:kern w:val="0"/>
          <w:sz w:val="24"/>
          <w:szCs w:val="24"/>
        </w:rPr>
        <w:t>-01, -5.2541e-01,  2.5208e-01, -4.0260e-04,</w:t>
      </w:r>
    </w:p>
    <w:p w14:paraId="528E134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-2.3619e-01, -2.1128e-01, -1.1262e-01, -6.2672e-</w:t>
      </w:r>
      <w:proofErr w:type="gramStart"/>
      <w:r w:rsidRPr="00AF53F3">
        <w:rPr>
          <w:rFonts w:ascii="宋体" w:eastAsia="宋体" w:hAnsi="宋体" w:cs="宋体"/>
          <w:kern w:val="0"/>
          <w:sz w:val="24"/>
          <w:szCs w:val="24"/>
        </w:rPr>
        <w:t>02,  3.5301e</w:t>
      </w:r>
      <w:proofErr w:type="gramEnd"/>
      <w:r w:rsidRPr="00AF53F3">
        <w:rPr>
          <w:rFonts w:ascii="宋体" w:eastAsia="宋体" w:hAnsi="宋体" w:cs="宋体"/>
          <w:kern w:val="0"/>
          <w:sz w:val="24"/>
          <w:szCs w:val="24"/>
        </w:rPr>
        <w:t>-01,</w:t>
      </w:r>
    </w:p>
    <w:p w14:paraId="2F8590B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-4.1065e-02, -3.5043e-02, -4.3008e-01, -1.8410e-</w:t>
      </w:r>
      <w:proofErr w:type="gramStart"/>
      <w:r w:rsidRPr="00AF53F3">
        <w:rPr>
          <w:rFonts w:ascii="宋体" w:eastAsia="宋体" w:hAnsi="宋体" w:cs="宋体"/>
          <w:kern w:val="0"/>
          <w:sz w:val="24"/>
          <w:szCs w:val="24"/>
        </w:rPr>
        <w:t>01,  2.5826e</w:t>
      </w:r>
      <w:proofErr w:type="gramEnd"/>
      <w:r w:rsidRPr="00AF53F3">
        <w:rPr>
          <w:rFonts w:ascii="宋体" w:eastAsia="宋体" w:hAnsi="宋体" w:cs="宋体"/>
          <w:kern w:val="0"/>
          <w:sz w:val="24"/>
          <w:szCs w:val="24"/>
        </w:rPr>
        <w:t>-01,</w:t>
      </w:r>
    </w:p>
    <w:p w14:paraId="320E5A4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3.5430e-</w:t>
      </w:r>
      <w:proofErr w:type="gramStart"/>
      <w:r w:rsidRPr="00AF53F3">
        <w:rPr>
          <w:rFonts w:ascii="宋体" w:eastAsia="宋体" w:hAnsi="宋体" w:cs="宋体"/>
          <w:kern w:val="0"/>
          <w:sz w:val="24"/>
          <w:szCs w:val="24"/>
        </w:rPr>
        <w:t>02,  2.5651e</w:t>
      </w:r>
      <w:proofErr w:type="gramEnd"/>
      <w:r w:rsidRPr="00AF53F3">
        <w:rPr>
          <w:rFonts w:ascii="宋体" w:eastAsia="宋体" w:hAnsi="宋体" w:cs="宋体"/>
          <w:kern w:val="0"/>
          <w:sz w:val="24"/>
          <w:szCs w:val="24"/>
        </w:rPr>
        <w:t>-01,  4.5170e-01, -5.4705e-01, -2.4720e-01]],</w:t>
      </w:r>
    </w:p>
    <w:p w14:paraId="6BA9674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grad_fn</w:t>
      </w:r>
      <w:proofErr w:type="spellEnd"/>
      <w:r w:rsidRPr="00AF53F3">
        <w:rPr>
          <w:rFonts w:ascii="宋体" w:eastAsia="宋体" w:hAnsi="宋体" w:cs="宋体"/>
          <w:kern w:val="0"/>
          <w:sz w:val="24"/>
          <w:szCs w:val="24"/>
        </w:rPr>
        <w:t>=&lt;</w:t>
      </w:r>
      <w:proofErr w:type="spellStart"/>
      <w:r w:rsidRPr="00AF53F3">
        <w:rPr>
          <w:rFonts w:ascii="宋体" w:eastAsia="宋体" w:hAnsi="宋体" w:cs="宋体"/>
          <w:kern w:val="0"/>
          <w:sz w:val="24"/>
          <w:szCs w:val="24"/>
        </w:rPr>
        <w:t>SelectBackward</w:t>
      </w:r>
      <w:proofErr w:type="spellEnd"/>
      <w:r w:rsidRPr="00AF53F3">
        <w:rPr>
          <w:rFonts w:ascii="宋体" w:eastAsia="宋体" w:hAnsi="宋体" w:cs="宋体"/>
          <w:kern w:val="0"/>
          <w:sz w:val="24"/>
          <w:szCs w:val="24"/>
        </w:rPr>
        <w:t>&gt;)</w:t>
      </w:r>
    </w:p>
    <w:p w14:paraId="5CEBC557"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proofErr w:type="spellStart"/>
      <w:r w:rsidRPr="00AF53F3">
        <w:rPr>
          <w:rFonts w:ascii="宋体" w:eastAsia="宋体" w:hAnsi="宋体" w:cs="宋体"/>
          <w:kern w:val="0"/>
          <w:sz w:val="24"/>
          <w:szCs w:val="24"/>
        </w:rPr>
        <w:t>num_layers</w:t>
      </w:r>
      <w:proofErr w:type="spellEnd"/>
      <w:r w:rsidRPr="00AF53F3">
        <w:rPr>
          <w:rFonts w:ascii="宋体" w:eastAsia="宋体" w:hAnsi="宋体" w:cs="宋体"/>
          <w:kern w:val="0"/>
          <w:sz w:val="24"/>
          <w:szCs w:val="24"/>
        </w:rPr>
        <w:t>参数的理解：</w:t>
      </w:r>
      <w:proofErr w:type="spellStart"/>
      <w:r w:rsidRPr="00AF53F3">
        <w:rPr>
          <w:rFonts w:ascii="宋体" w:eastAsia="宋体" w:hAnsi="宋体" w:cs="宋体"/>
          <w:kern w:val="0"/>
          <w:sz w:val="24"/>
          <w:szCs w:val="24"/>
        </w:rPr>
        <w:t>rnn</w:t>
      </w:r>
      <w:proofErr w:type="spellEnd"/>
      <w:r w:rsidRPr="00AF53F3">
        <w:rPr>
          <w:rFonts w:ascii="宋体" w:eastAsia="宋体" w:hAnsi="宋体" w:cs="宋体"/>
          <w:kern w:val="0"/>
          <w:sz w:val="24"/>
          <w:szCs w:val="24"/>
        </w:rPr>
        <w:t>的基本参数都挺好理解因为其他深度学习框架基本也都一样，而比较特殊的就是</w:t>
      </w:r>
      <w:proofErr w:type="spellStart"/>
      <w:r w:rsidRPr="00AF53F3">
        <w:rPr>
          <w:rFonts w:ascii="宋体" w:eastAsia="宋体" w:hAnsi="宋体" w:cs="宋体"/>
          <w:kern w:val="0"/>
          <w:sz w:val="24"/>
          <w:szCs w:val="24"/>
        </w:rPr>
        <w:t>num_layers</w:t>
      </w:r>
      <w:proofErr w:type="spellEnd"/>
      <w:r w:rsidRPr="00AF53F3">
        <w:rPr>
          <w:rFonts w:ascii="宋体" w:eastAsia="宋体" w:hAnsi="宋体" w:cs="宋体"/>
          <w:kern w:val="0"/>
          <w:sz w:val="24"/>
          <w:szCs w:val="24"/>
        </w:rPr>
        <w:t>参数，其实也很简单，顾名思义就是代表着有几层</w:t>
      </w:r>
      <w:proofErr w:type="spellStart"/>
      <w:r w:rsidRPr="00AF53F3">
        <w:rPr>
          <w:rFonts w:ascii="宋体" w:eastAsia="宋体" w:hAnsi="宋体" w:cs="宋体"/>
          <w:kern w:val="0"/>
          <w:sz w:val="24"/>
          <w:szCs w:val="24"/>
        </w:rPr>
        <w:t>rnn</w:t>
      </w:r>
      <w:proofErr w:type="spellEnd"/>
      <w:r w:rsidRPr="00AF53F3">
        <w:rPr>
          <w:rFonts w:ascii="宋体" w:eastAsia="宋体" w:hAnsi="宋体" w:cs="宋体"/>
          <w:kern w:val="0"/>
          <w:sz w:val="24"/>
          <w:szCs w:val="24"/>
        </w:rPr>
        <w:t>，直接一口气帮你定义好直接计算，省的你自己再去定义一堆</w:t>
      </w:r>
      <w:proofErr w:type="spellStart"/>
      <w:r w:rsidRPr="00AF53F3">
        <w:rPr>
          <w:rFonts w:ascii="宋体" w:eastAsia="宋体" w:hAnsi="宋体" w:cs="宋体"/>
          <w:kern w:val="0"/>
          <w:sz w:val="24"/>
          <w:szCs w:val="24"/>
        </w:rPr>
        <w:t>rnn</w:t>
      </w:r>
      <w:proofErr w:type="spellEnd"/>
      <w:r w:rsidRPr="00AF53F3">
        <w:rPr>
          <w:rFonts w:ascii="宋体" w:eastAsia="宋体" w:hAnsi="宋体" w:cs="宋体"/>
          <w:kern w:val="0"/>
          <w:sz w:val="24"/>
          <w:szCs w:val="24"/>
        </w:rPr>
        <w:t>，然后一层一层的算过去，比如上面的示例代码设置</w:t>
      </w:r>
      <w:proofErr w:type="spellStart"/>
      <w:r w:rsidRPr="00AF53F3">
        <w:rPr>
          <w:rFonts w:ascii="宋体" w:eastAsia="宋体" w:hAnsi="宋体" w:cs="宋体"/>
          <w:kern w:val="0"/>
          <w:sz w:val="24"/>
          <w:szCs w:val="24"/>
        </w:rPr>
        <w:t>num_layers</w:t>
      </w:r>
      <w:proofErr w:type="spellEnd"/>
      <w:r w:rsidRPr="00AF53F3">
        <w:rPr>
          <w:rFonts w:ascii="宋体" w:eastAsia="宋体" w:hAnsi="宋体" w:cs="宋体"/>
          <w:kern w:val="0"/>
          <w:sz w:val="24"/>
          <w:szCs w:val="24"/>
        </w:rPr>
        <w:t>=4，那么上面的代码可以替换成下面这种：</w:t>
      </w:r>
    </w:p>
    <w:p w14:paraId="5BFE7D6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proofErr w:type="gramStart"/>
      <w:r w:rsidRPr="00AF53F3">
        <w:rPr>
          <w:rFonts w:ascii="宋体" w:eastAsia="宋体" w:hAnsi="宋体" w:cs="宋体"/>
          <w:kern w:val="0"/>
          <w:sz w:val="24"/>
          <w:szCs w:val="24"/>
        </w:rPr>
        <w:t>torch.randn</w:t>
      </w:r>
      <w:proofErr w:type="spellEnd"/>
      <w:proofErr w:type="gramEnd"/>
      <w:r w:rsidRPr="00AF53F3">
        <w:rPr>
          <w:rFonts w:ascii="宋体" w:eastAsia="宋体" w:hAnsi="宋体" w:cs="宋体"/>
          <w:kern w:val="0"/>
          <w:sz w:val="24"/>
          <w:szCs w:val="24"/>
        </w:rPr>
        <w:t>(10, 3, 100)</w:t>
      </w:r>
    </w:p>
    <w:p w14:paraId="4D1EFB9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&gt;&gt;&gt; layer1 = </w:t>
      </w:r>
      <w:proofErr w:type="spellStart"/>
      <w:proofErr w:type="gramStart"/>
      <w:r w:rsidRPr="00AF53F3">
        <w:rPr>
          <w:rFonts w:ascii="宋体" w:eastAsia="宋体" w:hAnsi="宋体" w:cs="宋体"/>
          <w:kern w:val="0"/>
          <w:sz w:val="24"/>
          <w:szCs w:val="24"/>
        </w:rPr>
        <w:t>torch.nn.RNN</w:t>
      </w:r>
      <w:proofErr w:type="spellEnd"/>
      <w:r w:rsidRPr="00AF53F3">
        <w:rPr>
          <w:rFonts w:ascii="宋体" w:eastAsia="宋体" w:hAnsi="宋体" w:cs="宋体"/>
          <w:kern w:val="0"/>
          <w:sz w:val="24"/>
          <w:szCs w:val="24"/>
        </w:rPr>
        <w:t>(</w:t>
      </w:r>
      <w:proofErr w:type="spellStart"/>
      <w:proofErr w:type="gramEnd"/>
      <w:r w:rsidRPr="00AF53F3">
        <w:rPr>
          <w:rFonts w:ascii="宋体" w:eastAsia="宋体" w:hAnsi="宋体" w:cs="宋体"/>
          <w:kern w:val="0"/>
          <w:sz w:val="24"/>
          <w:szCs w:val="24"/>
        </w:rPr>
        <w:t>input_size</w:t>
      </w:r>
      <w:proofErr w:type="spellEnd"/>
      <w:r w:rsidRPr="00AF53F3">
        <w:rPr>
          <w:rFonts w:ascii="宋体" w:eastAsia="宋体" w:hAnsi="宋体" w:cs="宋体"/>
          <w:kern w:val="0"/>
          <w:sz w:val="24"/>
          <w:szCs w:val="24"/>
        </w:rPr>
        <w:t xml:space="preserve">=100, </w:t>
      </w:r>
      <w:proofErr w:type="spellStart"/>
      <w:r w:rsidRPr="00AF53F3">
        <w:rPr>
          <w:rFonts w:ascii="宋体" w:eastAsia="宋体" w:hAnsi="宋体" w:cs="宋体"/>
          <w:kern w:val="0"/>
          <w:sz w:val="24"/>
          <w:szCs w:val="24"/>
        </w:rPr>
        <w:t>hidden_size</w:t>
      </w:r>
      <w:proofErr w:type="spellEnd"/>
      <w:r w:rsidRPr="00AF53F3">
        <w:rPr>
          <w:rFonts w:ascii="宋体" w:eastAsia="宋体" w:hAnsi="宋体" w:cs="宋体"/>
          <w:kern w:val="0"/>
          <w:sz w:val="24"/>
          <w:szCs w:val="24"/>
        </w:rPr>
        <w:t xml:space="preserve">=20, </w:t>
      </w:r>
      <w:proofErr w:type="spellStart"/>
      <w:r w:rsidRPr="00AF53F3">
        <w:rPr>
          <w:rFonts w:ascii="宋体" w:eastAsia="宋体" w:hAnsi="宋体" w:cs="宋体"/>
          <w:kern w:val="0"/>
          <w:sz w:val="24"/>
          <w:szCs w:val="24"/>
        </w:rPr>
        <w:t>num_layers</w:t>
      </w:r>
      <w:proofErr w:type="spellEnd"/>
      <w:r w:rsidRPr="00AF53F3">
        <w:rPr>
          <w:rFonts w:ascii="宋体" w:eastAsia="宋体" w:hAnsi="宋体" w:cs="宋体"/>
          <w:kern w:val="0"/>
          <w:sz w:val="24"/>
          <w:szCs w:val="24"/>
        </w:rPr>
        <w:t>=1)</w:t>
      </w:r>
    </w:p>
    <w:p w14:paraId="38A5C74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把上面示例代码中</w:t>
      </w:r>
      <w:proofErr w:type="spellStart"/>
      <w:r w:rsidRPr="00AF53F3">
        <w:rPr>
          <w:rFonts w:ascii="宋体" w:eastAsia="宋体" w:hAnsi="宋体" w:cs="宋体"/>
          <w:kern w:val="0"/>
          <w:sz w:val="24"/>
          <w:szCs w:val="24"/>
        </w:rPr>
        <w:t>num_layers</w:t>
      </w:r>
      <w:proofErr w:type="spellEnd"/>
      <w:r w:rsidRPr="00AF53F3">
        <w:rPr>
          <w:rFonts w:ascii="宋体" w:eastAsia="宋体" w:hAnsi="宋体" w:cs="宋体"/>
          <w:kern w:val="0"/>
          <w:sz w:val="24"/>
          <w:szCs w:val="24"/>
        </w:rPr>
        <w:t>=4的</w:t>
      </w:r>
      <w:proofErr w:type="spellStart"/>
      <w:r w:rsidRPr="00AF53F3">
        <w:rPr>
          <w:rFonts w:ascii="宋体" w:eastAsia="宋体" w:hAnsi="宋体" w:cs="宋体"/>
          <w:kern w:val="0"/>
          <w:sz w:val="24"/>
          <w:szCs w:val="24"/>
        </w:rPr>
        <w:t>rnn</w:t>
      </w:r>
      <w:proofErr w:type="spellEnd"/>
      <w:r w:rsidRPr="00AF53F3">
        <w:rPr>
          <w:rFonts w:ascii="宋体" w:eastAsia="宋体" w:hAnsi="宋体" w:cs="宋体"/>
          <w:kern w:val="0"/>
          <w:sz w:val="24"/>
          <w:szCs w:val="24"/>
        </w:rPr>
        <w:t>改成4个为1的</w:t>
      </w:r>
      <w:proofErr w:type="spellStart"/>
      <w:r w:rsidRPr="00AF53F3">
        <w:rPr>
          <w:rFonts w:ascii="宋体" w:eastAsia="宋体" w:hAnsi="宋体" w:cs="宋体"/>
          <w:kern w:val="0"/>
          <w:sz w:val="24"/>
          <w:szCs w:val="24"/>
        </w:rPr>
        <w:t>rnn</w:t>
      </w:r>
      <w:proofErr w:type="spellEnd"/>
    </w:p>
    <w:p w14:paraId="4ADA2A2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layer2 = </w:t>
      </w:r>
      <w:proofErr w:type="spellStart"/>
      <w:proofErr w:type="gramStart"/>
      <w:r w:rsidRPr="00AF53F3">
        <w:rPr>
          <w:rFonts w:ascii="宋体" w:eastAsia="宋体" w:hAnsi="宋体" w:cs="宋体"/>
          <w:kern w:val="0"/>
          <w:sz w:val="24"/>
          <w:szCs w:val="24"/>
        </w:rPr>
        <w:t>torch.nn.RNN</w:t>
      </w:r>
      <w:proofErr w:type="spellEnd"/>
      <w:r w:rsidRPr="00AF53F3">
        <w:rPr>
          <w:rFonts w:ascii="宋体" w:eastAsia="宋体" w:hAnsi="宋体" w:cs="宋体"/>
          <w:kern w:val="0"/>
          <w:sz w:val="24"/>
          <w:szCs w:val="24"/>
        </w:rPr>
        <w:t>(</w:t>
      </w:r>
      <w:proofErr w:type="spellStart"/>
      <w:proofErr w:type="gramEnd"/>
      <w:r w:rsidRPr="00AF53F3">
        <w:rPr>
          <w:rFonts w:ascii="宋体" w:eastAsia="宋体" w:hAnsi="宋体" w:cs="宋体"/>
          <w:kern w:val="0"/>
          <w:sz w:val="24"/>
          <w:szCs w:val="24"/>
        </w:rPr>
        <w:t>input_size</w:t>
      </w:r>
      <w:proofErr w:type="spellEnd"/>
      <w:r w:rsidRPr="00AF53F3">
        <w:rPr>
          <w:rFonts w:ascii="宋体" w:eastAsia="宋体" w:hAnsi="宋体" w:cs="宋体"/>
          <w:kern w:val="0"/>
          <w:sz w:val="24"/>
          <w:szCs w:val="24"/>
        </w:rPr>
        <w:t xml:space="preserve">=20, </w:t>
      </w:r>
      <w:proofErr w:type="spellStart"/>
      <w:r w:rsidRPr="00AF53F3">
        <w:rPr>
          <w:rFonts w:ascii="宋体" w:eastAsia="宋体" w:hAnsi="宋体" w:cs="宋体"/>
          <w:kern w:val="0"/>
          <w:sz w:val="24"/>
          <w:szCs w:val="24"/>
        </w:rPr>
        <w:t>hidden_size</w:t>
      </w:r>
      <w:proofErr w:type="spellEnd"/>
      <w:r w:rsidRPr="00AF53F3">
        <w:rPr>
          <w:rFonts w:ascii="宋体" w:eastAsia="宋体" w:hAnsi="宋体" w:cs="宋体"/>
          <w:kern w:val="0"/>
          <w:sz w:val="24"/>
          <w:szCs w:val="24"/>
        </w:rPr>
        <w:t xml:space="preserve">=20, </w:t>
      </w:r>
      <w:proofErr w:type="spellStart"/>
      <w:r w:rsidRPr="00AF53F3">
        <w:rPr>
          <w:rFonts w:ascii="宋体" w:eastAsia="宋体" w:hAnsi="宋体" w:cs="宋体"/>
          <w:kern w:val="0"/>
          <w:sz w:val="24"/>
          <w:szCs w:val="24"/>
        </w:rPr>
        <w:t>num_layers</w:t>
      </w:r>
      <w:proofErr w:type="spellEnd"/>
      <w:r w:rsidRPr="00AF53F3">
        <w:rPr>
          <w:rFonts w:ascii="宋体" w:eastAsia="宋体" w:hAnsi="宋体" w:cs="宋体"/>
          <w:kern w:val="0"/>
          <w:sz w:val="24"/>
          <w:szCs w:val="24"/>
        </w:rPr>
        <w:t>=1)</w:t>
      </w:r>
    </w:p>
    <w:p w14:paraId="2E90320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因为第一层的hidden是20，所以后几层的输入都是20</w:t>
      </w:r>
    </w:p>
    <w:p w14:paraId="6CDCD75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layer3 = </w:t>
      </w:r>
      <w:proofErr w:type="spellStart"/>
      <w:proofErr w:type="gramStart"/>
      <w:r w:rsidRPr="00AF53F3">
        <w:rPr>
          <w:rFonts w:ascii="宋体" w:eastAsia="宋体" w:hAnsi="宋体" w:cs="宋体"/>
          <w:kern w:val="0"/>
          <w:sz w:val="24"/>
          <w:szCs w:val="24"/>
        </w:rPr>
        <w:t>torch.nn.RNN</w:t>
      </w:r>
      <w:proofErr w:type="spellEnd"/>
      <w:r w:rsidRPr="00AF53F3">
        <w:rPr>
          <w:rFonts w:ascii="宋体" w:eastAsia="宋体" w:hAnsi="宋体" w:cs="宋体"/>
          <w:kern w:val="0"/>
          <w:sz w:val="24"/>
          <w:szCs w:val="24"/>
        </w:rPr>
        <w:t>(</w:t>
      </w:r>
      <w:proofErr w:type="spellStart"/>
      <w:proofErr w:type="gramEnd"/>
      <w:r w:rsidRPr="00AF53F3">
        <w:rPr>
          <w:rFonts w:ascii="宋体" w:eastAsia="宋体" w:hAnsi="宋体" w:cs="宋体"/>
          <w:kern w:val="0"/>
          <w:sz w:val="24"/>
          <w:szCs w:val="24"/>
        </w:rPr>
        <w:t>input_size</w:t>
      </w:r>
      <w:proofErr w:type="spellEnd"/>
      <w:r w:rsidRPr="00AF53F3">
        <w:rPr>
          <w:rFonts w:ascii="宋体" w:eastAsia="宋体" w:hAnsi="宋体" w:cs="宋体"/>
          <w:kern w:val="0"/>
          <w:sz w:val="24"/>
          <w:szCs w:val="24"/>
        </w:rPr>
        <w:t xml:space="preserve">=20, </w:t>
      </w:r>
      <w:proofErr w:type="spellStart"/>
      <w:r w:rsidRPr="00AF53F3">
        <w:rPr>
          <w:rFonts w:ascii="宋体" w:eastAsia="宋体" w:hAnsi="宋体" w:cs="宋体"/>
          <w:kern w:val="0"/>
          <w:sz w:val="24"/>
          <w:szCs w:val="24"/>
        </w:rPr>
        <w:t>hidden_size</w:t>
      </w:r>
      <w:proofErr w:type="spellEnd"/>
      <w:r w:rsidRPr="00AF53F3">
        <w:rPr>
          <w:rFonts w:ascii="宋体" w:eastAsia="宋体" w:hAnsi="宋体" w:cs="宋体"/>
          <w:kern w:val="0"/>
          <w:sz w:val="24"/>
          <w:szCs w:val="24"/>
        </w:rPr>
        <w:t xml:space="preserve">=20, </w:t>
      </w:r>
      <w:proofErr w:type="spellStart"/>
      <w:r w:rsidRPr="00AF53F3">
        <w:rPr>
          <w:rFonts w:ascii="宋体" w:eastAsia="宋体" w:hAnsi="宋体" w:cs="宋体"/>
          <w:kern w:val="0"/>
          <w:sz w:val="24"/>
          <w:szCs w:val="24"/>
        </w:rPr>
        <w:t>num_layers</w:t>
      </w:r>
      <w:proofErr w:type="spellEnd"/>
      <w:r w:rsidRPr="00AF53F3">
        <w:rPr>
          <w:rFonts w:ascii="宋体" w:eastAsia="宋体" w:hAnsi="宋体" w:cs="宋体"/>
          <w:kern w:val="0"/>
          <w:sz w:val="24"/>
          <w:szCs w:val="24"/>
        </w:rPr>
        <w:t>=1)</w:t>
      </w:r>
    </w:p>
    <w:p w14:paraId="6F3D19E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layer4 = </w:t>
      </w:r>
      <w:proofErr w:type="spellStart"/>
      <w:proofErr w:type="gramStart"/>
      <w:r w:rsidRPr="00AF53F3">
        <w:rPr>
          <w:rFonts w:ascii="宋体" w:eastAsia="宋体" w:hAnsi="宋体" w:cs="宋体"/>
          <w:kern w:val="0"/>
          <w:sz w:val="24"/>
          <w:szCs w:val="24"/>
        </w:rPr>
        <w:t>torch.nn.RNN</w:t>
      </w:r>
      <w:proofErr w:type="spellEnd"/>
      <w:r w:rsidRPr="00AF53F3">
        <w:rPr>
          <w:rFonts w:ascii="宋体" w:eastAsia="宋体" w:hAnsi="宋体" w:cs="宋体"/>
          <w:kern w:val="0"/>
          <w:sz w:val="24"/>
          <w:szCs w:val="24"/>
        </w:rPr>
        <w:t>(</w:t>
      </w:r>
      <w:proofErr w:type="spellStart"/>
      <w:proofErr w:type="gramEnd"/>
      <w:r w:rsidRPr="00AF53F3">
        <w:rPr>
          <w:rFonts w:ascii="宋体" w:eastAsia="宋体" w:hAnsi="宋体" w:cs="宋体"/>
          <w:kern w:val="0"/>
          <w:sz w:val="24"/>
          <w:szCs w:val="24"/>
        </w:rPr>
        <w:t>input_size</w:t>
      </w:r>
      <w:proofErr w:type="spellEnd"/>
      <w:r w:rsidRPr="00AF53F3">
        <w:rPr>
          <w:rFonts w:ascii="宋体" w:eastAsia="宋体" w:hAnsi="宋体" w:cs="宋体"/>
          <w:kern w:val="0"/>
          <w:sz w:val="24"/>
          <w:szCs w:val="24"/>
        </w:rPr>
        <w:t xml:space="preserve">=20, </w:t>
      </w:r>
      <w:proofErr w:type="spellStart"/>
      <w:r w:rsidRPr="00AF53F3">
        <w:rPr>
          <w:rFonts w:ascii="宋体" w:eastAsia="宋体" w:hAnsi="宋体" w:cs="宋体"/>
          <w:kern w:val="0"/>
          <w:sz w:val="24"/>
          <w:szCs w:val="24"/>
        </w:rPr>
        <w:t>hidden_size</w:t>
      </w:r>
      <w:proofErr w:type="spellEnd"/>
      <w:r w:rsidRPr="00AF53F3">
        <w:rPr>
          <w:rFonts w:ascii="宋体" w:eastAsia="宋体" w:hAnsi="宋体" w:cs="宋体"/>
          <w:kern w:val="0"/>
          <w:sz w:val="24"/>
          <w:szCs w:val="24"/>
        </w:rPr>
        <w:t xml:space="preserve">=20, </w:t>
      </w:r>
      <w:proofErr w:type="spellStart"/>
      <w:r w:rsidRPr="00AF53F3">
        <w:rPr>
          <w:rFonts w:ascii="宋体" w:eastAsia="宋体" w:hAnsi="宋体" w:cs="宋体"/>
          <w:kern w:val="0"/>
          <w:sz w:val="24"/>
          <w:szCs w:val="24"/>
        </w:rPr>
        <w:t>num_layers</w:t>
      </w:r>
      <w:proofErr w:type="spellEnd"/>
      <w:r w:rsidRPr="00AF53F3">
        <w:rPr>
          <w:rFonts w:ascii="宋体" w:eastAsia="宋体" w:hAnsi="宋体" w:cs="宋体"/>
          <w:kern w:val="0"/>
          <w:sz w:val="24"/>
          <w:szCs w:val="24"/>
        </w:rPr>
        <w:t>=1)</w:t>
      </w:r>
    </w:p>
    <w:p w14:paraId="1617F79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out, h = layer1(x)</w:t>
      </w:r>
    </w:p>
    <w:p w14:paraId="3082C7C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out, h = layer2(out)</w:t>
      </w:r>
    </w:p>
    <w:p w14:paraId="2438032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out, h = layer3(out)</w:t>
      </w:r>
    </w:p>
    <w:p w14:paraId="13DDB66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out, h = layer4(out)</w:t>
      </w:r>
    </w:p>
    <w:p w14:paraId="3BAC437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out.shape</w:t>
      </w:r>
      <w:proofErr w:type="spellEnd"/>
      <w:proofErr w:type="gramEnd"/>
    </w:p>
    <w:p w14:paraId="5AA5448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([10, 3, 20])</w:t>
      </w:r>
    </w:p>
    <w:p w14:paraId="1144065B"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RNN参数理解参考：</w:t>
      </w:r>
      <w:r w:rsidRPr="00AF53F3">
        <w:rPr>
          <w:rFonts w:ascii="宋体" w:eastAsia="宋体" w:hAnsi="宋体" w:cs="宋体"/>
          <w:kern w:val="0"/>
          <w:sz w:val="24"/>
          <w:szCs w:val="24"/>
        </w:rPr>
        <w:br/>
      </w:r>
      <w:hyperlink r:id="rId49" w:tgtFrame="_blank" w:history="1">
        <w:r w:rsidRPr="00AF53F3">
          <w:rPr>
            <w:rFonts w:ascii="宋体" w:eastAsia="宋体" w:hAnsi="宋体" w:cs="宋体"/>
            <w:color w:val="0000FF"/>
            <w:kern w:val="0"/>
            <w:sz w:val="24"/>
            <w:szCs w:val="24"/>
            <w:u w:val="single"/>
          </w:rPr>
          <w:t>https://blog.csdn.net/rogerfang/article/details/84500754</w:t>
        </w:r>
      </w:hyperlink>
    </w:p>
    <w:p w14:paraId="79B493D1"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LSTM层</w:t>
      </w:r>
    </w:p>
    <w:p w14:paraId="1F97B310"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类API：</w:t>
      </w:r>
      <w:proofErr w:type="spellStart"/>
      <w:r w:rsidRPr="00AF53F3">
        <w:rPr>
          <w:rFonts w:ascii="宋体" w:eastAsia="宋体" w:hAnsi="宋体" w:cs="宋体"/>
          <w:kern w:val="0"/>
          <w:sz w:val="24"/>
          <w:szCs w:val="24"/>
        </w:rPr>
        <w:t>torch.nn.LSTM</w:t>
      </w:r>
      <w:proofErr w:type="spellEnd"/>
      <w:r w:rsidRPr="00AF53F3">
        <w:rPr>
          <w:rFonts w:ascii="宋体" w:eastAsia="宋体" w:hAnsi="宋体" w:cs="宋体"/>
          <w:kern w:val="0"/>
          <w:sz w:val="24"/>
          <w:szCs w:val="24"/>
        </w:rPr>
        <w:t>，因为LSTM是基于RNN并添加了门控制，因此返回的时候比RNN要多返回一个cell单元，格式和hidden一样，举例：</w:t>
      </w:r>
    </w:p>
    <w:p w14:paraId="19BD234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proofErr w:type="gramStart"/>
      <w:r w:rsidRPr="00AF53F3">
        <w:rPr>
          <w:rFonts w:ascii="宋体" w:eastAsia="宋体" w:hAnsi="宋体" w:cs="宋体"/>
          <w:kern w:val="0"/>
          <w:sz w:val="24"/>
          <w:szCs w:val="24"/>
        </w:rPr>
        <w:t>torch.randn</w:t>
      </w:r>
      <w:proofErr w:type="spellEnd"/>
      <w:proofErr w:type="gramEnd"/>
      <w:r w:rsidRPr="00AF53F3">
        <w:rPr>
          <w:rFonts w:ascii="宋体" w:eastAsia="宋体" w:hAnsi="宋体" w:cs="宋体"/>
          <w:kern w:val="0"/>
          <w:sz w:val="24"/>
          <w:szCs w:val="24"/>
        </w:rPr>
        <w:t>(10, 3, 100)</w:t>
      </w:r>
    </w:p>
    <w:p w14:paraId="07FF836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layer =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nn.LSTM</w:t>
      </w:r>
      <w:proofErr w:type="spellEnd"/>
      <w:proofErr w:type="gram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input_size</w:t>
      </w:r>
      <w:proofErr w:type="spellEnd"/>
      <w:r w:rsidRPr="00AF53F3">
        <w:rPr>
          <w:rFonts w:ascii="宋体" w:eastAsia="宋体" w:hAnsi="宋体" w:cs="宋体"/>
          <w:kern w:val="0"/>
          <w:sz w:val="24"/>
          <w:szCs w:val="24"/>
        </w:rPr>
        <w:t xml:space="preserve">=100, </w:t>
      </w:r>
      <w:proofErr w:type="spellStart"/>
      <w:r w:rsidRPr="00AF53F3">
        <w:rPr>
          <w:rFonts w:ascii="宋体" w:eastAsia="宋体" w:hAnsi="宋体" w:cs="宋体"/>
          <w:kern w:val="0"/>
          <w:sz w:val="24"/>
          <w:szCs w:val="24"/>
        </w:rPr>
        <w:t>hidden_size</w:t>
      </w:r>
      <w:proofErr w:type="spellEnd"/>
      <w:r w:rsidRPr="00AF53F3">
        <w:rPr>
          <w:rFonts w:ascii="宋体" w:eastAsia="宋体" w:hAnsi="宋体" w:cs="宋体"/>
          <w:kern w:val="0"/>
          <w:sz w:val="24"/>
          <w:szCs w:val="24"/>
        </w:rPr>
        <w:t xml:space="preserve">=20, </w:t>
      </w:r>
      <w:proofErr w:type="spellStart"/>
      <w:r w:rsidRPr="00AF53F3">
        <w:rPr>
          <w:rFonts w:ascii="宋体" w:eastAsia="宋体" w:hAnsi="宋体" w:cs="宋体"/>
          <w:kern w:val="0"/>
          <w:sz w:val="24"/>
          <w:szCs w:val="24"/>
        </w:rPr>
        <w:t>num_layers</w:t>
      </w:r>
      <w:proofErr w:type="spellEnd"/>
      <w:r w:rsidRPr="00AF53F3">
        <w:rPr>
          <w:rFonts w:ascii="宋体" w:eastAsia="宋体" w:hAnsi="宋体" w:cs="宋体"/>
          <w:kern w:val="0"/>
          <w:sz w:val="24"/>
          <w:szCs w:val="24"/>
        </w:rPr>
        <w:t>=4)</w:t>
      </w:r>
    </w:p>
    <w:p w14:paraId="7060149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w:t>
      </w:r>
    </w:p>
    <w:p w14:paraId="3103352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LSTM(</w:t>
      </w:r>
      <w:proofErr w:type="gramEnd"/>
      <w:r w:rsidRPr="00AF53F3">
        <w:rPr>
          <w:rFonts w:ascii="宋体" w:eastAsia="宋体" w:hAnsi="宋体" w:cs="宋体"/>
          <w:kern w:val="0"/>
          <w:sz w:val="24"/>
          <w:szCs w:val="24"/>
        </w:rPr>
        <w:t xml:space="preserve">100, 20, </w:t>
      </w:r>
      <w:proofErr w:type="spellStart"/>
      <w:r w:rsidRPr="00AF53F3">
        <w:rPr>
          <w:rFonts w:ascii="宋体" w:eastAsia="宋体" w:hAnsi="宋体" w:cs="宋体"/>
          <w:kern w:val="0"/>
          <w:sz w:val="24"/>
          <w:szCs w:val="24"/>
        </w:rPr>
        <w:t>num_layers</w:t>
      </w:r>
      <w:proofErr w:type="spellEnd"/>
      <w:r w:rsidRPr="00AF53F3">
        <w:rPr>
          <w:rFonts w:ascii="宋体" w:eastAsia="宋体" w:hAnsi="宋体" w:cs="宋体"/>
          <w:kern w:val="0"/>
          <w:sz w:val="24"/>
          <w:szCs w:val="24"/>
        </w:rPr>
        <w:t>=4)</w:t>
      </w:r>
    </w:p>
    <w:p w14:paraId="631B17D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out, (h, c) = layer(x)</w:t>
      </w:r>
    </w:p>
    <w:p w14:paraId="216FA5C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返回output、hidden和cell</w:t>
      </w:r>
    </w:p>
    <w:p w14:paraId="533755A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out.shape</w:t>
      </w:r>
      <w:proofErr w:type="spellEnd"/>
      <w:proofErr w:type="gramEnd"/>
    </w:p>
    <w:p w14:paraId="0CDDAE6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([10, 3, 20])</w:t>
      </w:r>
    </w:p>
    <w:p w14:paraId="2F786AE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h.shape</w:t>
      </w:r>
      <w:proofErr w:type="spellEnd"/>
      <w:proofErr w:type="gramEnd"/>
    </w:p>
    <w:p w14:paraId="39A8FBD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([4, 3, 20])</w:t>
      </w:r>
    </w:p>
    <w:p w14:paraId="22D1AF7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c.shape</w:t>
      </w:r>
      <w:proofErr w:type="spellEnd"/>
      <w:proofErr w:type="gramEnd"/>
    </w:p>
    <w:p w14:paraId="614410B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([4, 3, 20])</w:t>
      </w:r>
    </w:p>
    <w:p w14:paraId="0B42ED3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可以看出和hidden格式一样</w:t>
      </w:r>
    </w:p>
    <w:p w14:paraId="2193268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cell：[</w:t>
      </w:r>
      <w:proofErr w:type="spellStart"/>
      <w:r w:rsidRPr="00AF53F3">
        <w:rPr>
          <w:rFonts w:ascii="宋体" w:eastAsia="宋体" w:hAnsi="宋体" w:cs="宋体"/>
          <w:kern w:val="0"/>
          <w:sz w:val="24"/>
          <w:szCs w:val="24"/>
        </w:rPr>
        <w:t>num_layers</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batch_size</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hidden_size</w:t>
      </w:r>
      <w:proofErr w:type="spellEnd"/>
      <w:r w:rsidRPr="00AF53F3">
        <w:rPr>
          <w:rFonts w:ascii="宋体" w:eastAsia="宋体" w:hAnsi="宋体" w:cs="宋体"/>
          <w:kern w:val="0"/>
          <w:sz w:val="24"/>
          <w:szCs w:val="24"/>
        </w:rPr>
        <w:t>]</w:t>
      </w:r>
    </w:p>
    <w:p w14:paraId="253AEBAE"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lastRenderedPageBreak/>
        <w:t>这里给一个通过前三个数预测后一个数的模型代码示例：</w:t>
      </w:r>
    </w:p>
    <w:p w14:paraId="607040B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w:t>
      </w:r>
    </w:p>
    <w:p w14:paraId="4D7053E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模块导入</w:t>
      </w:r>
    </w:p>
    <w:p w14:paraId="6950669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import </w:t>
      </w:r>
      <w:proofErr w:type="spellStart"/>
      <w:r w:rsidRPr="00AF53F3">
        <w:rPr>
          <w:rFonts w:ascii="宋体" w:eastAsia="宋体" w:hAnsi="宋体" w:cs="宋体"/>
          <w:kern w:val="0"/>
          <w:sz w:val="24"/>
          <w:szCs w:val="24"/>
        </w:rPr>
        <w:t>numpy</w:t>
      </w:r>
      <w:proofErr w:type="spellEnd"/>
    </w:p>
    <w:p w14:paraId="4C7C913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import torch</w:t>
      </w:r>
    </w:p>
    <w:p w14:paraId="61DC979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from torch import </w:t>
      </w:r>
      <w:proofErr w:type="spellStart"/>
      <w:r w:rsidRPr="00AF53F3">
        <w:rPr>
          <w:rFonts w:ascii="宋体" w:eastAsia="宋体" w:hAnsi="宋体" w:cs="宋体"/>
          <w:kern w:val="0"/>
          <w:sz w:val="24"/>
          <w:szCs w:val="24"/>
        </w:rPr>
        <w:t>nn</w:t>
      </w:r>
      <w:proofErr w:type="spellEnd"/>
    </w:p>
    <w:p w14:paraId="66B0722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A18AE3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w:t>
      </w:r>
    </w:p>
    <w:p w14:paraId="3FDF6E1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数据预处理</w:t>
      </w:r>
    </w:p>
    <w:p w14:paraId="798F052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AF53F3">
        <w:rPr>
          <w:rFonts w:ascii="宋体" w:eastAsia="宋体" w:hAnsi="宋体" w:cs="宋体"/>
          <w:kern w:val="0"/>
          <w:sz w:val="24"/>
          <w:szCs w:val="24"/>
        </w:rPr>
        <w:t>data_length</w:t>
      </w:r>
      <w:proofErr w:type="spellEnd"/>
      <w:r w:rsidRPr="00AF53F3">
        <w:rPr>
          <w:rFonts w:ascii="宋体" w:eastAsia="宋体" w:hAnsi="宋体" w:cs="宋体"/>
          <w:kern w:val="0"/>
          <w:sz w:val="24"/>
          <w:szCs w:val="24"/>
        </w:rPr>
        <w:t xml:space="preserve"> = 30</w:t>
      </w:r>
    </w:p>
    <w:p w14:paraId="7EC4933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定义30个数，通过前三个预测后一个，比如：1,2,3-&gt;4</w:t>
      </w:r>
    </w:p>
    <w:p w14:paraId="5651535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AF53F3">
        <w:rPr>
          <w:rFonts w:ascii="宋体" w:eastAsia="宋体" w:hAnsi="宋体" w:cs="宋体"/>
          <w:kern w:val="0"/>
          <w:sz w:val="24"/>
          <w:szCs w:val="24"/>
        </w:rPr>
        <w:t>seq_length</w:t>
      </w:r>
      <w:proofErr w:type="spellEnd"/>
      <w:r w:rsidRPr="00AF53F3">
        <w:rPr>
          <w:rFonts w:ascii="宋体" w:eastAsia="宋体" w:hAnsi="宋体" w:cs="宋体"/>
          <w:kern w:val="0"/>
          <w:sz w:val="24"/>
          <w:szCs w:val="24"/>
        </w:rPr>
        <w:t xml:space="preserve"> = 3</w:t>
      </w:r>
    </w:p>
    <w:p w14:paraId="08F6214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通过上面可知序列长度为3</w:t>
      </w:r>
    </w:p>
    <w:p w14:paraId="65671B8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F98AEA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number = [</w:t>
      </w:r>
      <w:proofErr w:type="spellStart"/>
      <w:r w:rsidRPr="00AF53F3">
        <w:rPr>
          <w:rFonts w:ascii="宋体" w:eastAsia="宋体" w:hAnsi="宋体" w:cs="宋体"/>
          <w:kern w:val="0"/>
          <w:sz w:val="24"/>
          <w:szCs w:val="24"/>
        </w:rPr>
        <w:t>i</w:t>
      </w:r>
      <w:proofErr w:type="spellEnd"/>
      <w:r w:rsidRPr="00AF53F3">
        <w:rPr>
          <w:rFonts w:ascii="宋体" w:eastAsia="宋体" w:hAnsi="宋体" w:cs="宋体"/>
          <w:kern w:val="0"/>
          <w:sz w:val="24"/>
          <w:szCs w:val="24"/>
        </w:rPr>
        <w:t xml:space="preserve"> for </w:t>
      </w:r>
      <w:proofErr w:type="spellStart"/>
      <w:r w:rsidRPr="00AF53F3">
        <w:rPr>
          <w:rFonts w:ascii="宋体" w:eastAsia="宋体" w:hAnsi="宋体" w:cs="宋体"/>
          <w:kern w:val="0"/>
          <w:sz w:val="24"/>
          <w:szCs w:val="24"/>
        </w:rPr>
        <w:t>i</w:t>
      </w:r>
      <w:proofErr w:type="spellEnd"/>
      <w:r w:rsidRPr="00AF53F3">
        <w:rPr>
          <w:rFonts w:ascii="宋体" w:eastAsia="宋体" w:hAnsi="宋体" w:cs="宋体"/>
          <w:kern w:val="0"/>
          <w:sz w:val="24"/>
          <w:szCs w:val="24"/>
        </w:rPr>
        <w:t xml:space="preserve"> in range(</w:t>
      </w:r>
      <w:proofErr w:type="spellStart"/>
      <w:r w:rsidRPr="00AF53F3">
        <w:rPr>
          <w:rFonts w:ascii="宋体" w:eastAsia="宋体" w:hAnsi="宋体" w:cs="宋体"/>
          <w:kern w:val="0"/>
          <w:sz w:val="24"/>
          <w:szCs w:val="24"/>
        </w:rPr>
        <w:t>data_length</w:t>
      </w:r>
      <w:proofErr w:type="spellEnd"/>
      <w:r w:rsidRPr="00AF53F3">
        <w:rPr>
          <w:rFonts w:ascii="宋体" w:eastAsia="宋体" w:hAnsi="宋体" w:cs="宋体"/>
          <w:kern w:val="0"/>
          <w:sz w:val="24"/>
          <w:szCs w:val="24"/>
        </w:rPr>
        <w:t>)]</w:t>
      </w:r>
    </w:p>
    <w:p w14:paraId="5F7088D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AF53F3">
        <w:rPr>
          <w:rFonts w:ascii="宋体" w:eastAsia="宋体" w:hAnsi="宋体" w:cs="宋体"/>
          <w:kern w:val="0"/>
          <w:sz w:val="24"/>
          <w:szCs w:val="24"/>
        </w:rPr>
        <w:t>li_x</w:t>
      </w:r>
      <w:proofErr w:type="spellEnd"/>
      <w:r w:rsidRPr="00AF53F3">
        <w:rPr>
          <w:rFonts w:ascii="宋体" w:eastAsia="宋体" w:hAnsi="宋体" w:cs="宋体"/>
          <w:kern w:val="0"/>
          <w:sz w:val="24"/>
          <w:szCs w:val="24"/>
        </w:rPr>
        <w:t xml:space="preserve"> = []</w:t>
      </w:r>
    </w:p>
    <w:p w14:paraId="7B3D9F7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AF53F3">
        <w:rPr>
          <w:rFonts w:ascii="宋体" w:eastAsia="宋体" w:hAnsi="宋体" w:cs="宋体"/>
          <w:kern w:val="0"/>
          <w:sz w:val="24"/>
          <w:szCs w:val="24"/>
        </w:rPr>
        <w:t>li_y</w:t>
      </w:r>
      <w:proofErr w:type="spellEnd"/>
      <w:r w:rsidRPr="00AF53F3">
        <w:rPr>
          <w:rFonts w:ascii="宋体" w:eastAsia="宋体" w:hAnsi="宋体" w:cs="宋体"/>
          <w:kern w:val="0"/>
          <w:sz w:val="24"/>
          <w:szCs w:val="24"/>
        </w:rPr>
        <w:t xml:space="preserve"> = []</w:t>
      </w:r>
    </w:p>
    <w:p w14:paraId="061B03B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for </w:t>
      </w:r>
      <w:proofErr w:type="spellStart"/>
      <w:r w:rsidRPr="00AF53F3">
        <w:rPr>
          <w:rFonts w:ascii="宋体" w:eastAsia="宋体" w:hAnsi="宋体" w:cs="宋体"/>
          <w:kern w:val="0"/>
          <w:sz w:val="24"/>
          <w:szCs w:val="24"/>
        </w:rPr>
        <w:t>i</w:t>
      </w:r>
      <w:proofErr w:type="spellEnd"/>
      <w:r w:rsidRPr="00AF53F3">
        <w:rPr>
          <w:rFonts w:ascii="宋体" w:eastAsia="宋体" w:hAnsi="宋体" w:cs="宋体"/>
          <w:kern w:val="0"/>
          <w:sz w:val="24"/>
          <w:szCs w:val="24"/>
        </w:rPr>
        <w:t xml:space="preserve"> in </w:t>
      </w:r>
      <w:proofErr w:type="gramStart"/>
      <w:r w:rsidRPr="00AF53F3">
        <w:rPr>
          <w:rFonts w:ascii="宋体" w:eastAsia="宋体" w:hAnsi="宋体" w:cs="宋体"/>
          <w:kern w:val="0"/>
          <w:sz w:val="24"/>
          <w:szCs w:val="24"/>
        </w:rPr>
        <w:t>range(</w:t>
      </w:r>
      <w:proofErr w:type="gramEnd"/>
      <w:r w:rsidRPr="00AF53F3">
        <w:rPr>
          <w:rFonts w:ascii="宋体" w:eastAsia="宋体" w:hAnsi="宋体" w:cs="宋体"/>
          <w:kern w:val="0"/>
          <w:sz w:val="24"/>
          <w:szCs w:val="24"/>
        </w:rPr>
        <w:t xml:space="preserve">0, </w:t>
      </w:r>
      <w:proofErr w:type="spellStart"/>
      <w:r w:rsidRPr="00AF53F3">
        <w:rPr>
          <w:rFonts w:ascii="宋体" w:eastAsia="宋体" w:hAnsi="宋体" w:cs="宋体"/>
          <w:kern w:val="0"/>
          <w:sz w:val="24"/>
          <w:szCs w:val="24"/>
        </w:rPr>
        <w:t>data_length</w:t>
      </w:r>
      <w:proofErr w:type="spellEnd"/>
      <w:r w:rsidRPr="00AF53F3">
        <w:rPr>
          <w:rFonts w:ascii="宋体" w:eastAsia="宋体" w:hAnsi="宋体" w:cs="宋体"/>
          <w:kern w:val="0"/>
          <w:sz w:val="24"/>
          <w:szCs w:val="24"/>
        </w:rPr>
        <w:t xml:space="preserve"> - </w:t>
      </w:r>
      <w:proofErr w:type="spellStart"/>
      <w:r w:rsidRPr="00AF53F3">
        <w:rPr>
          <w:rFonts w:ascii="宋体" w:eastAsia="宋体" w:hAnsi="宋体" w:cs="宋体"/>
          <w:kern w:val="0"/>
          <w:sz w:val="24"/>
          <w:szCs w:val="24"/>
        </w:rPr>
        <w:t>seq_length</w:t>
      </w:r>
      <w:proofErr w:type="spellEnd"/>
      <w:r w:rsidRPr="00AF53F3">
        <w:rPr>
          <w:rFonts w:ascii="宋体" w:eastAsia="宋体" w:hAnsi="宋体" w:cs="宋体"/>
          <w:kern w:val="0"/>
          <w:sz w:val="24"/>
          <w:szCs w:val="24"/>
        </w:rPr>
        <w:t>):</w:t>
      </w:r>
    </w:p>
    <w:p w14:paraId="5569CCD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x = </w:t>
      </w:r>
      <w:proofErr w:type="gramStart"/>
      <w:r w:rsidRPr="00AF53F3">
        <w:rPr>
          <w:rFonts w:ascii="宋体" w:eastAsia="宋体" w:hAnsi="宋体" w:cs="宋体"/>
          <w:kern w:val="0"/>
          <w:sz w:val="24"/>
          <w:szCs w:val="24"/>
        </w:rPr>
        <w:t>number[</w:t>
      </w:r>
      <w:proofErr w:type="spellStart"/>
      <w:proofErr w:type="gramEnd"/>
      <w:r w:rsidRPr="00AF53F3">
        <w:rPr>
          <w:rFonts w:ascii="宋体" w:eastAsia="宋体" w:hAnsi="宋体" w:cs="宋体"/>
          <w:kern w:val="0"/>
          <w:sz w:val="24"/>
          <w:szCs w:val="24"/>
        </w:rPr>
        <w:t>i</w:t>
      </w:r>
      <w:proofErr w:type="spellEnd"/>
      <w:r w:rsidRPr="00AF53F3">
        <w:rPr>
          <w:rFonts w:ascii="宋体" w:eastAsia="宋体" w:hAnsi="宋体" w:cs="宋体"/>
          <w:kern w:val="0"/>
          <w:sz w:val="24"/>
          <w:szCs w:val="24"/>
        </w:rPr>
        <w:t xml:space="preserve">: i + </w:t>
      </w:r>
      <w:proofErr w:type="spellStart"/>
      <w:r w:rsidRPr="00AF53F3">
        <w:rPr>
          <w:rFonts w:ascii="宋体" w:eastAsia="宋体" w:hAnsi="宋体" w:cs="宋体"/>
          <w:kern w:val="0"/>
          <w:sz w:val="24"/>
          <w:szCs w:val="24"/>
        </w:rPr>
        <w:t>seq_length</w:t>
      </w:r>
      <w:proofErr w:type="spellEnd"/>
      <w:r w:rsidRPr="00AF53F3">
        <w:rPr>
          <w:rFonts w:ascii="宋体" w:eastAsia="宋体" w:hAnsi="宋体" w:cs="宋体"/>
          <w:kern w:val="0"/>
          <w:sz w:val="24"/>
          <w:szCs w:val="24"/>
        </w:rPr>
        <w:t>]</w:t>
      </w:r>
    </w:p>
    <w:p w14:paraId="56E4DDC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y = </w:t>
      </w:r>
      <w:proofErr w:type="gramStart"/>
      <w:r w:rsidRPr="00AF53F3">
        <w:rPr>
          <w:rFonts w:ascii="宋体" w:eastAsia="宋体" w:hAnsi="宋体" w:cs="宋体"/>
          <w:kern w:val="0"/>
          <w:sz w:val="24"/>
          <w:szCs w:val="24"/>
        </w:rPr>
        <w:t>number[</w:t>
      </w:r>
      <w:proofErr w:type="spellStart"/>
      <w:proofErr w:type="gramEnd"/>
      <w:r w:rsidRPr="00AF53F3">
        <w:rPr>
          <w:rFonts w:ascii="宋体" w:eastAsia="宋体" w:hAnsi="宋体" w:cs="宋体"/>
          <w:kern w:val="0"/>
          <w:sz w:val="24"/>
          <w:szCs w:val="24"/>
        </w:rPr>
        <w:t>i</w:t>
      </w:r>
      <w:proofErr w:type="spellEnd"/>
      <w:r w:rsidRPr="00AF53F3">
        <w:rPr>
          <w:rFonts w:ascii="宋体" w:eastAsia="宋体" w:hAnsi="宋体" w:cs="宋体"/>
          <w:kern w:val="0"/>
          <w:sz w:val="24"/>
          <w:szCs w:val="24"/>
        </w:rPr>
        <w:t xml:space="preserve"> + </w:t>
      </w:r>
      <w:proofErr w:type="spellStart"/>
      <w:r w:rsidRPr="00AF53F3">
        <w:rPr>
          <w:rFonts w:ascii="宋体" w:eastAsia="宋体" w:hAnsi="宋体" w:cs="宋体"/>
          <w:kern w:val="0"/>
          <w:sz w:val="24"/>
          <w:szCs w:val="24"/>
        </w:rPr>
        <w:t>seq_length</w:t>
      </w:r>
      <w:proofErr w:type="spellEnd"/>
      <w:r w:rsidRPr="00AF53F3">
        <w:rPr>
          <w:rFonts w:ascii="宋体" w:eastAsia="宋体" w:hAnsi="宋体" w:cs="宋体"/>
          <w:kern w:val="0"/>
          <w:sz w:val="24"/>
          <w:szCs w:val="24"/>
        </w:rPr>
        <w:t>]</w:t>
      </w:r>
    </w:p>
    <w:p w14:paraId="251DDF0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li_</w:t>
      </w:r>
      <w:proofErr w:type="gramStart"/>
      <w:r w:rsidRPr="00AF53F3">
        <w:rPr>
          <w:rFonts w:ascii="宋体" w:eastAsia="宋体" w:hAnsi="宋体" w:cs="宋体"/>
          <w:kern w:val="0"/>
          <w:sz w:val="24"/>
          <w:szCs w:val="24"/>
        </w:rPr>
        <w:t>x.append</w:t>
      </w:r>
      <w:proofErr w:type="spellEnd"/>
      <w:proofErr w:type="gramEnd"/>
      <w:r w:rsidRPr="00AF53F3">
        <w:rPr>
          <w:rFonts w:ascii="宋体" w:eastAsia="宋体" w:hAnsi="宋体" w:cs="宋体"/>
          <w:kern w:val="0"/>
          <w:sz w:val="24"/>
          <w:szCs w:val="24"/>
        </w:rPr>
        <w:t>(x)</w:t>
      </w:r>
    </w:p>
    <w:p w14:paraId="0603174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li_</w:t>
      </w:r>
      <w:proofErr w:type="gramStart"/>
      <w:r w:rsidRPr="00AF53F3">
        <w:rPr>
          <w:rFonts w:ascii="宋体" w:eastAsia="宋体" w:hAnsi="宋体" w:cs="宋体"/>
          <w:kern w:val="0"/>
          <w:sz w:val="24"/>
          <w:szCs w:val="24"/>
        </w:rPr>
        <w:t>y.append</w:t>
      </w:r>
      <w:proofErr w:type="spellEnd"/>
      <w:proofErr w:type="gramEnd"/>
      <w:r w:rsidRPr="00AF53F3">
        <w:rPr>
          <w:rFonts w:ascii="宋体" w:eastAsia="宋体" w:hAnsi="宋体" w:cs="宋体"/>
          <w:kern w:val="0"/>
          <w:sz w:val="24"/>
          <w:szCs w:val="24"/>
        </w:rPr>
        <w:t>(y)</w:t>
      </w:r>
    </w:p>
    <w:p w14:paraId="3FA07D3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gramStart"/>
      <w:r w:rsidRPr="00AF53F3">
        <w:rPr>
          <w:rFonts w:ascii="宋体" w:eastAsia="宋体" w:hAnsi="宋体" w:cs="宋体"/>
          <w:kern w:val="0"/>
          <w:sz w:val="24"/>
          <w:szCs w:val="24"/>
        </w:rPr>
        <w:t>print(</w:t>
      </w:r>
      <w:proofErr w:type="gramEnd"/>
      <w:r w:rsidRPr="00AF53F3">
        <w:rPr>
          <w:rFonts w:ascii="宋体" w:eastAsia="宋体" w:hAnsi="宋体" w:cs="宋体"/>
          <w:kern w:val="0"/>
          <w:sz w:val="24"/>
          <w:szCs w:val="24"/>
        </w:rPr>
        <w:t>x, '-&gt;', y)</w:t>
      </w:r>
    </w:p>
    <w:p w14:paraId="0AF0AE4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E5B9B7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AF53F3">
        <w:rPr>
          <w:rFonts w:ascii="宋体" w:eastAsia="宋体" w:hAnsi="宋体" w:cs="宋体"/>
          <w:kern w:val="0"/>
          <w:sz w:val="24"/>
          <w:szCs w:val="24"/>
        </w:rPr>
        <w:t>data_x</w:t>
      </w:r>
      <w:proofErr w:type="spellEnd"/>
      <w:r w:rsidRPr="00AF53F3">
        <w:rPr>
          <w:rFonts w:ascii="宋体" w:eastAsia="宋体" w:hAnsi="宋体" w:cs="宋体"/>
          <w:kern w:val="0"/>
          <w:sz w:val="24"/>
          <w:szCs w:val="24"/>
        </w:rPr>
        <w:t xml:space="preserve"> = </w:t>
      </w:r>
      <w:proofErr w:type="spellStart"/>
      <w:proofErr w:type="gramStart"/>
      <w:r w:rsidRPr="00AF53F3">
        <w:rPr>
          <w:rFonts w:ascii="宋体" w:eastAsia="宋体" w:hAnsi="宋体" w:cs="宋体"/>
          <w:kern w:val="0"/>
          <w:sz w:val="24"/>
          <w:szCs w:val="24"/>
        </w:rPr>
        <w:t>numpy.reshape</w:t>
      </w:r>
      <w:proofErr w:type="spellEnd"/>
      <w:proofErr w:type="gram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li_x</w:t>
      </w:r>
      <w:proofErr w:type="spellEnd"/>
      <w:r w:rsidRPr="00AF53F3">
        <w:rPr>
          <w:rFonts w:ascii="宋体" w:eastAsia="宋体" w:hAnsi="宋体" w:cs="宋体"/>
          <w:kern w:val="0"/>
          <w:sz w:val="24"/>
          <w:szCs w:val="24"/>
        </w:rPr>
        <w:t>, (</w:t>
      </w:r>
      <w:proofErr w:type="spellStart"/>
      <w:r w:rsidRPr="00AF53F3">
        <w:rPr>
          <w:rFonts w:ascii="宋体" w:eastAsia="宋体" w:hAnsi="宋体" w:cs="宋体"/>
          <w:kern w:val="0"/>
          <w:sz w:val="24"/>
          <w:szCs w:val="24"/>
        </w:rPr>
        <w:t>len</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li_x</w:t>
      </w:r>
      <w:proofErr w:type="spellEnd"/>
      <w:r w:rsidRPr="00AF53F3">
        <w:rPr>
          <w:rFonts w:ascii="宋体" w:eastAsia="宋体" w:hAnsi="宋体" w:cs="宋体"/>
          <w:kern w:val="0"/>
          <w:sz w:val="24"/>
          <w:szCs w:val="24"/>
        </w:rPr>
        <w:t xml:space="preserve">), 1, </w:t>
      </w:r>
      <w:proofErr w:type="spellStart"/>
      <w:r w:rsidRPr="00AF53F3">
        <w:rPr>
          <w:rFonts w:ascii="宋体" w:eastAsia="宋体" w:hAnsi="宋体" w:cs="宋体"/>
          <w:kern w:val="0"/>
          <w:sz w:val="24"/>
          <w:szCs w:val="24"/>
        </w:rPr>
        <w:t>seq_length</w:t>
      </w:r>
      <w:proofErr w:type="spellEnd"/>
      <w:r w:rsidRPr="00AF53F3">
        <w:rPr>
          <w:rFonts w:ascii="宋体" w:eastAsia="宋体" w:hAnsi="宋体" w:cs="宋体"/>
          <w:kern w:val="0"/>
          <w:sz w:val="24"/>
          <w:szCs w:val="24"/>
        </w:rPr>
        <w:t>))</w:t>
      </w:r>
    </w:p>
    <w:p w14:paraId="2B67CF6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输入数据格式：</w:t>
      </w:r>
      <w:proofErr w:type="spellStart"/>
      <w:r w:rsidRPr="00AF53F3">
        <w:rPr>
          <w:rFonts w:ascii="宋体" w:eastAsia="宋体" w:hAnsi="宋体" w:cs="宋体"/>
          <w:kern w:val="0"/>
          <w:sz w:val="24"/>
          <w:szCs w:val="24"/>
        </w:rPr>
        <w:t>seq_len</w:t>
      </w:r>
      <w:proofErr w:type="spellEnd"/>
      <w:r w:rsidRPr="00AF53F3">
        <w:rPr>
          <w:rFonts w:ascii="宋体" w:eastAsia="宋体" w:hAnsi="宋体" w:cs="宋体"/>
          <w:kern w:val="0"/>
          <w:sz w:val="24"/>
          <w:szCs w:val="24"/>
        </w:rPr>
        <w:t xml:space="preserve">, batch, </w:t>
      </w:r>
      <w:proofErr w:type="spellStart"/>
      <w:r w:rsidRPr="00AF53F3">
        <w:rPr>
          <w:rFonts w:ascii="宋体" w:eastAsia="宋体" w:hAnsi="宋体" w:cs="宋体"/>
          <w:kern w:val="0"/>
          <w:sz w:val="24"/>
          <w:szCs w:val="24"/>
        </w:rPr>
        <w:t>input_size</w:t>
      </w:r>
      <w:proofErr w:type="spellEnd"/>
    </w:p>
    <w:p w14:paraId="488BFAC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这里可能会有误解，</w:t>
      </w:r>
      <w:proofErr w:type="spellStart"/>
      <w:r w:rsidRPr="00AF53F3">
        <w:rPr>
          <w:rFonts w:ascii="宋体" w:eastAsia="宋体" w:hAnsi="宋体" w:cs="宋体"/>
          <w:kern w:val="0"/>
          <w:sz w:val="24"/>
          <w:szCs w:val="24"/>
        </w:rPr>
        <w:t>seq_len</w:t>
      </w:r>
      <w:proofErr w:type="spellEnd"/>
      <w:r w:rsidRPr="00AF53F3">
        <w:rPr>
          <w:rFonts w:ascii="宋体" w:eastAsia="宋体" w:hAnsi="宋体" w:cs="宋体"/>
          <w:kern w:val="0"/>
          <w:sz w:val="24"/>
          <w:szCs w:val="24"/>
        </w:rPr>
        <w:t>不是步长，而是你的样本有多少组，即sample</w:t>
      </w:r>
    </w:p>
    <w:p w14:paraId="3D20A12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而</w:t>
      </w:r>
      <w:proofErr w:type="spellStart"/>
      <w:r w:rsidRPr="00AF53F3">
        <w:rPr>
          <w:rFonts w:ascii="宋体" w:eastAsia="宋体" w:hAnsi="宋体" w:cs="宋体"/>
          <w:kern w:val="0"/>
          <w:sz w:val="24"/>
          <w:szCs w:val="24"/>
        </w:rPr>
        <w:t>input_size</w:t>
      </w:r>
      <w:proofErr w:type="spellEnd"/>
      <w:r w:rsidRPr="00AF53F3">
        <w:rPr>
          <w:rFonts w:ascii="宋体" w:eastAsia="宋体" w:hAnsi="宋体" w:cs="宋体"/>
          <w:kern w:val="0"/>
          <w:sz w:val="24"/>
          <w:szCs w:val="24"/>
        </w:rPr>
        <w:t>就是</w:t>
      </w:r>
      <w:proofErr w:type="gramStart"/>
      <w:r w:rsidRPr="00AF53F3">
        <w:rPr>
          <w:rFonts w:ascii="宋体" w:eastAsia="宋体" w:hAnsi="宋体" w:cs="宋体"/>
          <w:kern w:val="0"/>
          <w:sz w:val="24"/>
          <w:szCs w:val="24"/>
        </w:rPr>
        <w:t>你数据</w:t>
      </w:r>
      <w:proofErr w:type="gramEnd"/>
      <w:r w:rsidRPr="00AF53F3">
        <w:rPr>
          <w:rFonts w:ascii="宋体" w:eastAsia="宋体" w:hAnsi="宋体" w:cs="宋体"/>
          <w:kern w:val="0"/>
          <w:sz w:val="24"/>
          <w:szCs w:val="24"/>
        </w:rPr>
        <w:t>的维度，比如用三个预测一个，就是3维</w:t>
      </w:r>
    </w:p>
    <w:p w14:paraId="27D213A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AF53F3">
        <w:rPr>
          <w:rFonts w:ascii="宋体" w:eastAsia="宋体" w:hAnsi="宋体" w:cs="宋体"/>
          <w:kern w:val="0"/>
          <w:sz w:val="24"/>
          <w:szCs w:val="24"/>
        </w:rPr>
        <w:t>data_x</w:t>
      </w:r>
      <w:proofErr w:type="spellEnd"/>
      <w:r w:rsidRPr="00AF53F3">
        <w:rPr>
          <w:rFonts w:ascii="宋体" w:eastAsia="宋体" w:hAnsi="宋体" w:cs="宋体"/>
          <w:kern w:val="0"/>
          <w:sz w:val="24"/>
          <w:szCs w:val="24"/>
        </w:rPr>
        <w:t xml:space="preserve"> = </w:t>
      </w:r>
      <w:proofErr w:type="spellStart"/>
      <w:proofErr w:type="gramStart"/>
      <w:r w:rsidRPr="00AF53F3">
        <w:rPr>
          <w:rFonts w:ascii="宋体" w:eastAsia="宋体" w:hAnsi="宋体" w:cs="宋体"/>
          <w:kern w:val="0"/>
          <w:sz w:val="24"/>
          <w:szCs w:val="24"/>
        </w:rPr>
        <w:t>torch.from</w:t>
      </w:r>
      <w:proofErr w:type="gramEnd"/>
      <w:r w:rsidRPr="00AF53F3">
        <w:rPr>
          <w:rFonts w:ascii="宋体" w:eastAsia="宋体" w:hAnsi="宋体" w:cs="宋体"/>
          <w:kern w:val="0"/>
          <w:sz w:val="24"/>
          <w:szCs w:val="24"/>
        </w:rPr>
        <w:t>_numpy</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data_x</w:t>
      </w:r>
      <w:proofErr w:type="spellEnd"/>
      <w:r w:rsidRPr="00AF53F3">
        <w:rPr>
          <w:rFonts w:ascii="宋体" w:eastAsia="宋体" w:hAnsi="宋体" w:cs="宋体"/>
          <w:kern w:val="0"/>
          <w:sz w:val="24"/>
          <w:szCs w:val="24"/>
        </w:rPr>
        <w:t xml:space="preserve"> / float(</w:t>
      </w:r>
      <w:proofErr w:type="spellStart"/>
      <w:r w:rsidRPr="00AF53F3">
        <w:rPr>
          <w:rFonts w:ascii="宋体" w:eastAsia="宋体" w:hAnsi="宋体" w:cs="宋体"/>
          <w:kern w:val="0"/>
          <w:sz w:val="24"/>
          <w:szCs w:val="24"/>
        </w:rPr>
        <w:t>data_length</w:t>
      </w:r>
      <w:proofErr w:type="spellEnd"/>
      <w:r w:rsidRPr="00AF53F3">
        <w:rPr>
          <w:rFonts w:ascii="宋体" w:eastAsia="宋体" w:hAnsi="宋体" w:cs="宋体"/>
          <w:kern w:val="0"/>
          <w:sz w:val="24"/>
          <w:szCs w:val="24"/>
        </w:rPr>
        <w:t>)).float()</w:t>
      </w:r>
    </w:p>
    <w:p w14:paraId="4147DA8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将输入数据归一化</w:t>
      </w:r>
    </w:p>
    <w:p w14:paraId="7C9690F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AF53F3">
        <w:rPr>
          <w:rFonts w:ascii="宋体" w:eastAsia="宋体" w:hAnsi="宋体" w:cs="宋体"/>
          <w:kern w:val="0"/>
          <w:sz w:val="24"/>
          <w:szCs w:val="24"/>
        </w:rPr>
        <w:t>data_y</w:t>
      </w:r>
      <w:proofErr w:type="spellEnd"/>
      <w:r w:rsidRPr="00AF53F3">
        <w:rPr>
          <w:rFonts w:ascii="宋体" w:eastAsia="宋体" w:hAnsi="宋体" w:cs="宋体"/>
          <w:kern w:val="0"/>
          <w:sz w:val="24"/>
          <w:szCs w:val="24"/>
        </w:rPr>
        <w:t xml:space="preserve"> = </w:t>
      </w:r>
      <w:proofErr w:type="spellStart"/>
      <w:proofErr w:type="gramStart"/>
      <w:r w:rsidRPr="00AF53F3">
        <w:rPr>
          <w:rFonts w:ascii="宋体" w:eastAsia="宋体" w:hAnsi="宋体" w:cs="宋体"/>
          <w:kern w:val="0"/>
          <w:sz w:val="24"/>
          <w:szCs w:val="24"/>
        </w:rPr>
        <w:t>torch.zeros</w:t>
      </w:r>
      <w:proofErr w:type="spellEnd"/>
      <w:proofErr w:type="gram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len</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li_y</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data_length</w:t>
      </w:r>
      <w:proofErr w:type="spellEnd"/>
      <w:r w:rsidRPr="00AF53F3">
        <w:rPr>
          <w:rFonts w:ascii="宋体" w:eastAsia="宋体" w:hAnsi="宋体" w:cs="宋体"/>
          <w:kern w:val="0"/>
          <w:sz w:val="24"/>
          <w:szCs w:val="24"/>
        </w:rPr>
        <w:t xml:space="preserve">).scatter_(1, </w:t>
      </w:r>
      <w:proofErr w:type="spellStart"/>
      <w:r w:rsidRPr="00AF53F3">
        <w:rPr>
          <w:rFonts w:ascii="宋体" w:eastAsia="宋体" w:hAnsi="宋体" w:cs="宋体"/>
          <w:kern w:val="0"/>
          <w:sz w:val="24"/>
          <w:szCs w:val="24"/>
        </w:rPr>
        <w:t>torch.tensor</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li_y</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unsqueeze</w:t>
      </w:r>
      <w:proofErr w:type="spellEnd"/>
      <w:r w:rsidRPr="00AF53F3">
        <w:rPr>
          <w:rFonts w:ascii="宋体" w:eastAsia="宋体" w:hAnsi="宋体" w:cs="宋体"/>
          <w:kern w:val="0"/>
          <w:sz w:val="24"/>
          <w:szCs w:val="24"/>
        </w:rPr>
        <w:t>_(dim=1), 1).float()</w:t>
      </w:r>
    </w:p>
    <w:p w14:paraId="3743D7C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将输出数据设置为one-hot编码</w:t>
      </w:r>
    </w:p>
    <w:p w14:paraId="40B9BFF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105417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print(</w:t>
      </w:r>
      <w:proofErr w:type="spellStart"/>
      <w:r w:rsidRPr="00AF53F3">
        <w:rPr>
          <w:rFonts w:ascii="宋体" w:eastAsia="宋体" w:hAnsi="宋体" w:cs="宋体"/>
          <w:kern w:val="0"/>
          <w:sz w:val="24"/>
          <w:szCs w:val="24"/>
        </w:rPr>
        <w:t>data_</w:t>
      </w:r>
      <w:proofErr w:type="gramStart"/>
      <w:r w:rsidRPr="00AF53F3">
        <w:rPr>
          <w:rFonts w:ascii="宋体" w:eastAsia="宋体" w:hAnsi="宋体" w:cs="宋体"/>
          <w:kern w:val="0"/>
          <w:sz w:val="24"/>
          <w:szCs w:val="24"/>
        </w:rPr>
        <w:t>x.shape</w:t>
      </w:r>
      <w:proofErr w:type="spellEnd"/>
      <w:proofErr w:type="gramEnd"/>
      <w:r w:rsidRPr="00AF53F3">
        <w:rPr>
          <w:rFonts w:ascii="宋体" w:eastAsia="宋体" w:hAnsi="宋体" w:cs="宋体"/>
          <w:kern w:val="0"/>
          <w:sz w:val="24"/>
          <w:szCs w:val="24"/>
        </w:rPr>
        <w:t>)</w:t>
      </w:r>
    </w:p>
    <w:p w14:paraId="31AC4B1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 格式：</w:t>
      </w:r>
      <w:proofErr w:type="spellStart"/>
      <w:r w:rsidRPr="00AF53F3">
        <w:rPr>
          <w:rFonts w:ascii="宋体" w:eastAsia="宋体" w:hAnsi="宋体" w:cs="宋体"/>
          <w:kern w:val="0"/>
          <w:sz w:val="24"/>
          <w:szCs w:val="24"/>
        </w:rPr>
        <w:t>torch.Size</w:t>
      </w:r>
      <w:proofErr w:type="spellEnd"/>
      <w:r w:rsidRPr="00AF53F3">
        <w:rPr>
          <w:rFonts w:ascii="宋体" w:eastAsia="宋体" w:hAnsi="宋体" w:cs="宋体"/>
          <w:kern w:val="0"/>
          <w:sz w:val="24"/>
          <w:szCs w:val="24"/>
        </w:rPr>
        <w:t>([27, 1, 3])，代表：27组数据（batch）、序列步长为3（sequence）</w:t>
      </w:r>
    </w:p>
    <w:p w14:paraId="39C89BC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print(</w:t>
      </w:r>
      <w:proofErr w:type="spellStart"/>
      <w:r w:rsidRPr="00AF53F3">
        <w:rPr>
          <w:rFonts w:ascii="宋体" w:eastAsia="宋体" w:hAnsi="宋体" w:cs="宋体"/>
          <w:kern w:val="0"/>
          <w:sz w:val="24"/>
          <w:szCs w:val="24"/>
        </w:rPr>
        <w:t>data_</w:t>
      </w:r>
      <w:proofErr w:type="gramStart"/>
      <w:r w:rsidRPr="00AF53F3">
        <w:rPr>
          <w:rFonts w:ascii="宋体" w:eastAsia="宋体" w:hAnsi="宋体" w:cs="宋体"/>
          <w:kern w:val="0"/>
          <w:sz w:val="24"/>
          <w:szCs w:val="24"/>
        </w:rPr>
        <w:t>y.shape</w:t>
      </w:r>
      <w:proofErr w:type="spellEnd"/>
      <w:proofErr w:type="gramEnd"/>
      <w:r w:rsidRPr="00AF53F3">
        <w:rPr>
          <w:rFonts w:ascii="宋体" w:eastAsia="宋体" w:hAnsi="宋体" w:cs="宋体"/>
          <w:kern w:val="0"/>
          <w:sz w:val="24"/>
          <w:szCs w:val="24"/>
        </w:rPr>
        <w:t>)</w:t>
      </w:r>
    </w:p>
    <w:p w14:paraId="600DCC0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 格式：</w:t>
      </w:r>
      <w:proofErr w:type="spellStart"/>
      <w:r w:rsidRPr="00AF53F3">
        <w:rPr>
          <w:rFonts w:ascii="宋体" w:eastAsia="宋体" w:hAnsi="宋体" w:cs="宋体"/>
          <w:kern w:val="0"/>
          <w:sz w:val="24"/>
          <w:szCs w:val="24"/>
        </w:rPr>
        <w:t>torch.Size</w:t>
      </w:r>
      <w:proofErr w:type="spellEnd"/>
      <w:r w:rsidRPr="00AF53F3">
        <w:rPr>
          <w:rFonts w:ascii="宋体" w:eastAsia="宋体" w:hAnsi="宋体" w:cs="宋体"/>
          <w:kern w:val="0"/>
          <w:sz w:val="24"/>
          <w:szCs w:val="24"/>
        </w:rPr>
        <w:t>([27, 30])，代表：27组数据，30个特征（features）</w:t>
      </w:r>
    </w:p>
    <w:p w14:paraId="0C59307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A50BB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w:t>
      </w:r>
    </w:p>
    <w:p w14:paraId="5AC0289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定义网络模型</w:t>
      </w:r>
    </w:p>
    <w:p w14:paraId="18E1843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class net(</w:t>
      </w:r>
      <w:proofErr w:type="spellStart"/>
      <w:proofErr w:type="gramStart"/>
      <w:r w:rsidRPr="00AF53F3">
        <w:rPr>
          <w:rFonts w:ascii="宋体" w:eastAsia="宋体" w:hAnsi="宋体" w:cs="宋体"/>
          <w:kern w:val="0"/>
          <w:sz w:val="24"/>
          <w:szCs w:val="24"/>
        </w:rPr>
        <w:t>nn.Module</w:t>
      </w:r>
      <w:proofErr w:type="spellEnd"/>
      <w:proofErr w:type="gramEnd"/>
      <w:r w:rsidRPr="00AF53F3">
        <w:rPr>
          <w:rFonts w:ascii="宋体" w:eastAsia="宋体" w:hAnsi="宋体" w:cs="宋体"/>
          <w:kern w:val="0"/>
          <w:sz w:val="24"/>
          <w:szCs w:val="24"/>
        </w:rPr>
        <w:t>):</w:t>
      </w:r>
    </w:p>
    <w:p w14:paraId="1E9A12A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模型结构：LSTM + 全连接 + </w:t>
      </w:r>
      <w:proofErr w:type="spellStart"/>
      <w:r w:rsidRPr="00AF53F3">
        <w:rPr>
          <w:rFonts w:ascii="宋体" w:eastAsia="宋体" w:hAnsi="宋体" w:cs="宋体"/>
          <w:kern w:val="0"/>
          <w:sz w:val="24"/>
          <w:szCs w:val="24"/>
        </w:rPr>
        <w:t>Softmax</w:t>
      </w:r>
      <w:proofErr w:type="spellEnd"/>
    </w:p>
    <w:p w14:paraId="17C9DD3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def __</w:t>
      </w:r>
      <w:proofErr w:type="spellStart"/>
      <w:r w:rsidRPr="00AF53F3">
        <w:rPr>
          <w:rFonts w:ascii="宋体" w:eastAsia="宋体" w:hAnsi="宋体" w:cs="宋体"/>
          <w:kern w:val="0"/>
          <w:sz w:val="24"/>
          <w:szCs w:val="24"/>
        </w:rPr>
        <w:t>init</w:t>
      </w:r>
      <w:proofErr w:type="spellEnd"/>
      <w:r w:rsidRPr="00AF53F3">
        <w:rPr>
          <w:rFonts w:ascii="宋体" w:eastAsia="宋体" w:hAnsi="宋体" w:cs="宋体"/>
          <w:kern w:val="0"/>
          <w:sz w:val="24"/>
          <w:szCs w:val="24"/>
        </w:rPr>
        <w:t>_</w:t>
      </w:r>
      <w:proofErr w:type="gramStart"/>
      <w:r w:rsidRPr="00AF53F3">
        <w:rPr>
          <w:rFonts w:ascii="宋体" w:eastAsia="宋体" w:hAnsi="宋体" w:cs="宋体"/>
          <w:kern w:val="0"/>
          <w:sz w:val="24"/>
          <w:szCs w:val="24"/>
        </w:rPr>
        <w:t>_(</w:t>
      </w:r>
      <w:proofErr w:type="gramEnd"/>
      <w:r w:rsidRPr="00AF53F3">
        <w:rPr>
          <w:rFonts w:ascii="宋体" w:eastAsia="宋体" w:hAnsi="宋体" w:cs="宋体"/>
          <w:kern w:val="0"/>
          <w:sz w:val="24"/>
          <w:szCs w:val="24"/>
        </w:rPr>
        <w:t xml:space="preserve">self, </w:t>
      </w:r>
      <w:proofErr w:type="spellStart"/>
      <w:r w:rsidRPr="00AF53F3">
        <w:rPr>
          <w:rFonts w:ascii="宋体" w:eastAsia="宋体" w:hAnsi="宋体" w:cs="宋体"/>
          <w:kern w:val="0"/>
          <w:sz w:val="24"/>
          <w:szCs w:val="24"/>
        </w:rPr>
        <w:t>input_size</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hidden_size</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output_size</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num_layer</w:t>
      </w:r>
      <w:proofErr w:type="spellEnd"/>
      <w:r w:rsidRPr="00AF53F3">
        <w:rPr>
          <w:rFonts w:ascii="宋体" w:eastAsia="宋体" w:hAnsi="宋体" w:cs="宋体"/>
          <w:kern w:val="0"/>
          <w:sz w:val="24"/>
          <w:szCs w:val="24"/>
        </w:rPr>
        <w:t>):</w:t>
      </w:r>
    </w:p>
    <w:p w14:paraId="363782C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gramStart"/>
      <w:r w:rsidRPr="00AF53F3">
        <w:rPr>
          <w:rFonts w:ascii="宋体" w:eastAsia="宋体" w:hAnsi="宋体" w:cs="宋体"/>
          <w:kern w:val="0"/>
          <w:sz w:val="24"/>
          <w:szCs w:val="24"/>
        </w:rPr>
        <w:t>super(</w:t>
      </w:r>
      <w:proofErr w:type="gramEnd"/>
      <w:r w:rsidRPr="00AF53F3">
        <w:rPr>
          <w:rFonts w:ascii="宋体" w:eastAsia="宋体" w:hAnsi="宋体" w:cs="宋体"/>
          <w:kern w:val="0"/>
          <w:sz w:val="24"/>
          <w:szCs w:val="24"/>
        </w:rPr>
        <w:t>net, self).__</w:t>
      </w:r>
      <w:proofErr w:type="spellStart"/>
      <w:r w:rsidRPr="00AF53F3">
        <w:rPr>
          <w:rFonts w:ascii="宋体" w:eastAsia="宋体" w:hAnsi="宋体" w:cs="宋体"/>
          <w:kern w:val="0"/>
          <w:sz w:val="24"/>
          <w:szCs w:val="24"/>
        </w:rPr>
        <w:t>init</w:t>
      </w:r>
      <w:proofErr w:type="spellEnd"/>
      <w:r w:rsidRPr="00AF53F3">
        <w:rPr>
          <w:rFonts w:ascii="宋体" w:eastAsia="宋体" w:hAnsi="宋体" w:cs="宋体"/>
          <w:kern w:val="0"/>
          <w:sz w:val="24"/>
          <w:szCs w:val="24"/>
        </w:rPr>
        <w:t>__()</w:t>
      </w:r>
    </w:p>
    <w:p w14:paraId="0AA2092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gramStart"/>
      <w:r w:rsidRPr="00AF53F3">
        <w:rPr>
          <w:rFonts w:ascii="宋体" w:eastAsia="宋体" w:hAnsi="宋体" w:cs="宋体"/>
          <w:kern w:val="0"/>
          <w:sz w:val="24"/>
          <w:szCs w:val="24"/>
        </w:rPr>
        <w:t>self.layer</w:t>
      </w:r>
      <w:proofErr w:type="gramEnd"/>
      <w:r w:rsidRPr="00AF53F3">
        <w:rPr>
          <w:rFonts w:ascii="宋体" w:eastAsia="宋体" w:hAnsi="宋体" w:cs="宋体"/>
          <w:kern w:val="0"/>
          <w:sz w:val="24"/>
          <w:szCs w:val="24"/>
        </w:rPr>
        <w:t xml:space="preserve">1 = </w:t>
      </w:r>
      <w:proofErr w:type="spellStart"/>
      <w:r w:rsidRPr="00AF53F3">
        <w:rPr>
          <w:rFonts w:ascii="宋体" w:eastAsia="宋体" w:hAnsi="宋体" w:cs="宋体"/>
          <w:kern w:val="0"/>
          <w:sz w:val="24"/>
          <w:szCs w:val="24"/>
        </w:rPr>
        <w:t>nn.LSTM</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input_size</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hidden_size</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num_layer</w:t>
      </w:r>
      <w:proofErr w:type="spellEnd"/>
      <w:r w:rsidRPr="00AF53F3">
        <w:rPr>
          <w:rFonts w:ascii="宋体" w:eastAsia="宋体" w:hAnsi="宋体" w:cs="宋体"/>
          <w:kern w:val="0"/>
          <w:sz w:val="24"/>
          <w:szCs w:val="24"/>
        </w:rPr>
        <w:t>)</w:t>
      </w:r>
    </w:p>
    <w:p w14:paraId="054601B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gramStart"/>
      <w:r w:rsidRPr="00AF53F3">
        <w:rPr>
          <w:rFonts w:ascii="宋体" w:eastAsia="宋体" w:hAnsi="宋体" w:cs="宋体"/>
          <w:kern w:val="0"/>
          <w:sz w:val="24"/>
          <w:szCs w:val="24"/>
        </w:rPr>
        <w:t>self.layer</w:t>
      </w:r>
      <w:proofErr w:type="gramEnd"/>
      <w:r w:rsidRPr="00AF53F3">
        <w:rPr>
          <w:rFonts w:ascii="宋体" w:eastAsia="宋体" w:hAnsi="宋体" w:cs="宋体"/>
          <w:kern w:val="0"/>
          <w:sz w:val="24"/>
          <w:szCs w:val="24"/>
        </w:rPr>
        <w:t xml:space="preserve">2 = </w:t>
      </w:r>
      <w:proofErr w:type="spellStart"/>
      <w:r w:rsidRPr="00AF53F3">
        <w:rPr>
          <w:rFonts w:ascii="宋体" w:eastAsia="宋体" w:hAnsi="宋体" w:cs="宋体"/>
          <w:kern w:val="0"/>
          <w:sz w:val="24"/>
          <w:szCs w:val="24"/>
        </w:rPr>
        <w:t>nn.Linear</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hidden_size</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output_size</w:t>
      </w:r>
      <w:proofErr w:type="spellEnd"/>
      <w:r w:rsidRPr="00AF53F3">
        <w:rPr>
          <w:rFonts w:ascii="宋体" w:eastAsia="宋体" w:hAnsi="宋体" w:cs="宋体"/>
          <w:kern w:val="0"/>
          <w:sz w:val="24"/>
          <w:szCs w:val="24"/>
        </w:rPr>
        <w:t>)</w:t>
      </w:r>
    </w:p>
    <w:p w14:paraId="69BCE6E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gramStart"/>
      <w:r w:rsidRPr="00AF53F3">
        <w:rPr>
          <w:rFonts w:ascii="宋体" w:eastAsia="宋体" w:hAnsi="宋体" w:cs="宋体"/>
          <w:kern w:val="0"/>
          <w:sz w:val="24"/>
          <w:szCs w:val="24"/>
        </w:rPr>
        <w:t>self.layer</w:t>
      </w:r>
      <w:proofErr w:type="gramEnd"/>
      <w:r w:rsidRPr="00AF53F3">
        <w:rPr>
          <w:rFonts w:ascii="宋体" w:eastAsia="宋体" w:hAnsi="宋体" w:cs="宋体"/>
          <w:kern w:val="0"/>
          <w:sz w:val="24"/>
          <w:szCs w:val="24"/>
        </w:rPr>
        <w:t xml:space="preserve">3 = </w:t>
      </w:r>
      <w:proofErr w:type="spellStart"/>
      <w:r w:rsidRPr="00AF53F3">
        <w:rPr>
          <w:rFonts w:ascii="宋体" w:eastAsia="宋体" w:hAnsi="宋体" w:cs="宋体"/>
          <w:kern w:val="0"/>
          <w:sz w:val="24"/>
          <w:szCs w:val="24"/>
        </w:rPr>
        <w:t>nn.Softmax</w:t>
      </w:r>
      <w:proofErr w:type="spellEnd"/>
      <w:r w:rsidRPr="00AF53F3">
        <w:rPr>
          <w:rFonts w:ascii="宋体" w:eastAsia="宋体" w:hAnsi="宋体" w:cs="宋体"/>
          <w:kern w:val="0"/>
          <w:sz w:val="24"/>
          <w:szCs w:val="24"/>
        </w:rPr>
        <w:t>()</w:t>
      </w:r>
    </w:p>
    <w:p w14:paraId="0EF31DD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def forward(</w:t>
      </w:r>
      <w:proofErr w:type="spellStart"/>
      <w:proofErr w:type="gramStart"/>
      <w:r w:rsidRPr="00AF53F3">
        <w:rPr>
          <w:rFonts w:ascii="宋体" w:eastAsia="宋体" w:hAnsi="宋体" w:cs="宋体"/>
          <w:kern w:val="0"/>
          <w:sz w:val="24"/>
          <w:szCs w:val="24"/>
        </w:rPr>
        <w:t>self,x</w:t>
      </w:r>
      <w:proofErr w:type="spellEnd"/>
      <w:proofErr w:type="gramEnd"/>
      <w:r w:rsidRPr="00AF53F3">
        <w:rPr>
          <w:rFonts w:ascii="宋体" w:eastAsia="宋体" w:hAnsi="宋体" w:cs="宋体"/>
          <w:kern w:val="0"/>
          <w:sz w:val="24"/>
          <w:szCs w:val="24"/>
        </w:rPr>
        <w:t>):</w:t>
      </w:r>
    </w:p>
    <w:p w14:paraId="1FCB6BA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x, _ = </w:t>
      </w:r>
      <w:proofErr w:type="gramStart"/>
      <w:r w:rsidRPr="00AF53F3">
        <w:rPr>
          <w:rFonts w:ascii="宋体" w:eastAsia="宋体" w:hAnsi="宋体" w:cs="宋体"/>
          <w:kern w:val="0"/>
          <w:sz w:val="24"/>
          <w:szCs w:val="24"/>
        </w:rPr>
        <w:t>self.layer</w:t>
      </w:r>
      <w:proofErr w:type="gramEnd"/>
      <w:r w:rsidRPr="00AF53F3">
        <w:rPr>
          <w:rFonts w:ascii="宋体" w:eastAsia="宋体" w:hAnsi="宋体" w:cs="宋体"/>
          <w:kern w:val="0"/>
          <w:sz w:val="24"/>
          <w:szCs w:val="24"/>
        </w:rPr>
        <w:t>1(x)</w:t>
      </w:r>
    </w:p>
    <w:p w14:paraId="59ED131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sample, batch, hidden = </w:t>
      </w:r>
      <w:proofErr w:type="spellStart"/>
      <w:proofErr w:type="gramStart"/>
      <w:r w:rsidRPr="00AF53F3">
        <w:rPr>
          <w:rFonts w:ascii="宋体" w:eastAsia="宋体" w:hAnsi="宋体" w:cs="宋体"/>
          <w:kern w:val="0"/>
          <w:sz w:val="24"/>
          <w:szCs w:val="24"/>
        </w:rPr>
        <w:t>x.size</w:t>
      </w:r>
      <w:proofErr w:type="spellEnd"/>
      <w:proofErr w:type="gramEnd"/>
      <w:r w:rsidRPr="00AF53F3">
        <w:rPr>
          <w:rFonts w:ascii="宋体" w:eastAsia="宋体" w:hAnsi="宋体" w:cs="宋体"/>
          <w:kern w:val="0"/>
          <w:sz w:val="24"/>
          <w:szCs w:val="24"/>
        </w:rPr>
        <w:t>()</w:t>
      </w:r>
    </w:p>
    <w:p w14:paraId="7702797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格式：[27, 1, 32]，代表样本数量，batch大小以及隐藏层尺寸</w:t>
      </w:r>
    </w:p>
    <w:p w14:paraId="34FB1D8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x = </w:t>
      </w:r>
      <w:proofErr w:type="spellStart"/>
      <w:proofErr w:type="gramStart"/>
      <w:r w:rsidRPr="00AF53F3">
        <w:rPr>
          <w:rFonts w:ascii="宋体" w:eastAsia="宋体" w:hAnsi="宋体" w:cs="宋体"/>
          <w:kern w:val="0"/>
          <w:sz w:val="24"/>
          <w:szCs w:val="24"/>
        </w:rPr>
        <w:t>x.reshape</w:t>
      </w:r>
      <w:proofErr w:type="spellEnd"/>
      <w:proofErr w:type="gramEnd"/>
      <w:r w:rsidRPr="00AF53F3">
        <w:rPr>
          <w:rFonts w:ascii="宋体" w:eastAsia="宋体" w:hAnsi="宋体" w:cs="宋体"/>
          <w:kern w:val="0"/>
          <w:sz w:val="24"/>
          <w:szCs w:val="24"/>
        </w:rPr>
        <w:t>(-1, hidden)</w:t>
      </w:r>
    </w:p>
    <w:p w14:paraId="20A8A69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转成二维矩阵后与全连接进行计算</w:t>
      </w:r>
    </w:p>
    <w:p w14:paraId="010B29C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x = </w:t>
      </w:r>
      <w:proofErr w:type="gramStart"/>
      <w:r w:rsidRPr="00AF53F3">
        <w:rPr>
          <w:rFonts w:ascii="宋体" w:eastAsia="宋体" w:hAnsi="宋体" w:cs="宋体"/>
          <w:kern w:val="0"/>
          <w:sz w:val="24"/>
          <w:szCs w:val="24"/>
        </w:rPr>
        <w:t>self.layer</w:t>
      </w:r>
      <w:proofErr w:type="gramEnd"/>
      <w:r w:rsidRPr="00AF53F3">
        <w:rPr>
          <w:rFonts w:ascii="宋体" w:eastAsia="宋体" w:hAnsi="宋体" w:cs="宋体"/>
          <w:kern w:val="0"/>
          <w:sz w:val="24"/>
          <w:szCs w:val="24"/>
        </w:rPr>
        <w:t>2(x)</w:t>
      </w:r>
    </w:p>
    <w:p w14:paraId="244E58A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x = </w:t>
      </w:r>
      <w:proofErr w:type="gramStart"/>
      <w:r w:rsidRPr="00AF53F3">
        <w:rPr>
          <w:rFonts w:ascii="宋体" w:eastAsia="宋体" w:hAnsi="宋体" w:cs="宋体"/>
          <w:kern w:val="0"/>
          <w:sz w:val="24"/>
          <w:szCs w:val="24"/>
        </w:rPr>
        <w:t>self.layer</w:t>
      </w:r>
      <w:proofErr w:type="gramEnd"/>
      <w:r w:rsidRPr="00AF53F3">
        <w:rPr>
          <w:rFonts w:ascii="宋体" w:eastAsia="宋体" w:hAnsi="宋体" w:cs="宋体"/>
          <w:kern w:val="0"/>
          <w:sz w:val="24"/>
          <w:szCs w:val="24"/>
        </w:rPr>
        <w:t>3(x)</w:t>
      </w:r>
    </w:p>
    <w:p w14:paraId="6CAB388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return x</w:t>
      </w:r>
    </w:p>
    <w:p w14:paraId="7FA4C48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
    <w:p w14:paraId="6F13A4A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model = </w:t>
      </w:r>
      <w:proofErr w:type="gramStart"/>
      <w:r w:rsidRPr="00AF53F3">
        <w:rPr>
          <w:rFonts w:ascii="宋体" w:eastAsia="宋体" w:hAnsi="宋体" w:cs="宋体"/>
          <w:kern w:val="0"/>
          <w:sz w:val="24"/>
          <w:szCs w:val="24"/>
        </w:rPr>
        <w:t>net(</w:t>
      </w:r>
      <w:proofErr w:type="spellStart"/>
      <w:proofErr w:type="gramEnd"/>
      <w:r w:rsidRPr="00AF53F3">
        <w:rPr>
          <w:rFonts w:ascii="宋体" w:eastAsia="宋体" w:hAnsi="宋体" w:cs="宋体"/>
          <w:kern w:val="0"/>
          <w:sz w:val="24"/>
          <w:szCs w:val="24"/>
        </w:rPr>
        <w:t>seq_length</w:t>
      </w:r>
      <w:proofErr w:type="spellEnd"/>
      <w:r w:rsidRPr="00AF53F3">
        <w:rPr>
          <w:rFonts w:ascii="宋体" w:eastAsia="宋体" w:hAnsi="宋体" w:cs="宋体"/>
          <w:kern w:val="0"/>
          <w:sz w:val="24"/>
          <w:szCs w:val="24"/>
        </w:rPr>
        <w:t xml:space="preserve">, 32, </w:t>
      </w:r>
      <w:proofErr w:type="spellStart"/>
      <w:r w:rsidRPr="00AF53F3">
        <w:rPr>
          <w:rFonts w:ascii="宋体" w:eastAsia="宋体" w:hAnsi="宋体" w:cs="宋体"/>
          <w:kern w:val="0"/>
          <w:sz w:val="24"/>
          <w:szCs w:val="24"/>
        </w:rPr>
        <w:t>data_length</w:t>
      </w:r>
      <w:proofErr w:type="spellEnd"/>
      <w:r w:rsidRPr="00AF53F3">
        <w:rPr>
          <w:rFonts w:ascii="宋体" w:eastAsia="宋体" w:hAnsi="宋体" w:cs="宋体"/>
          <w:kern w:val="0"/>
          <w:sz w:val="24"/>
          <w:szCs w:val="24"/>
        </w:rPr>
        <w:t>, 4)</w:t>
      </w:r>
    </w:p>
    <w:p w14:paraId="5F9FF35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646CFE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w:t>
      </w:r>
    </w:p>
    <w:p w14:paraId="35A3C55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定义损失函数和优化器</w:t>
      </w:r>
    </w:p>
    <w:p w14:paraId="66D55E7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AF53F3">
        <w:rPr>
          <w:rFonts w:ascii="宋体" w:eastAsia="宋体" w:hAnsi="宋体" w:cs="宋体"/>
          <w:kern w:val="0"/>
          <w:sz w:val="24"/>
          <w:szCs w:val="24"/>
        </w:rPr>
        <w:t>loss_fun</w:t>
      </w:r>
      <w:proofErr w:type="spellEnd"/>
      <w:r w:rsidRPr="00AF53F3">
        <w:rPr>
          <w:rFonts w:ascii="宋体" w:eastAsia="宋体" w:hAnsi="宋体" w:cs="宋体"/>
          <w:kern w:val="0"/>
          <w:sz w:val="24"/>
          <w:szCs w:val="24"/>
        </w:rPr>
        <w:t xml:space="preserve"> = </w:t>
      </w:r>
      <w:proofErr w:type="spellStart"/>
      <w:proofErr w:type="gramStart"/>
      <w:r w:rsidRPr="00AF53F3">
        <w:rPr>
          <w:rFonts w:ascii="宋体" w:eastAsia="宋体" w:hAnsi="宋体" w:cs="宋体"/>
          <w:kern w:val="0"/>
          <w:sz w:val="24"/>
          <w:szCs w:val="24"/>
        </w:rPr>
        <w:t>nn.MSELoss</w:t>
      </w:r>
      <w:proofErr w:type="spellEnd"/>
      <w:proofErr w:type="gramEnd"/>
      <w:r w:rsidRPr="00AF53F3">
        <w:rPr>
          <w:rFonts w:ascii="宋体" w:eastAsia="宋体" w:hAnsi="宋体" w:cs="宋体"/>
          <w:kern w:val="0"/>
          <w:sz w:val="24"/>
          <w:szCs w:val="24"/>
        </w:rPr>
        <w:t>()</w:t>
      </w:r>
    </w:p>
    <w:p w14:paraId="2295AAE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optimizer = </w:t>
      </w:r>
      <w:proofErr w:type="spellStart"/>
      <w:proofErr w:type="gramStart"/>
      <w:r w:rsidRPr="00AF53F3">
        <w:rPr>
          <w:rFonts w:ascii="宋体" w:eastAsia="宋体" w:hAnsi="宋体" w:cs="宋体"/>
          <w:kern w:val="0"/>
          <w:sz w:val="24"/>
          <w:szCs w:val="24"/>
        </w:rPr>
        <w:t>torch.optim</w:t>
      </w:r>
      <w:proofErr w:type="gramEnd"/>
      <w:r w:rsidRPr="00AF53F3">
        <w:rPr>
          <w:rFonts w:ascii="宋体" w:eastAsia="宋体" w:hAnsi="宋体" w:cs="宋体"/>
          <w:kern w:val="0"/>
          <w:sz w:val="24"/>
          <w:szCs w:val="24"/>
        </w:rPr>
        <w:t>.Adam</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model.parameters</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lr</w:t>
      </w:r>
      <w:proofErr w:type="spellEnd"/>
      <w:r w:rsidRPr="00AF53F3">
        <w:rPr>
          <w:rFonts w:ascii="宋体" w:eastAsia="宋体" w:hAnsi="宋体" w:cs="宋体"/>
          <w:kern w:val="0"/>
          <w:sz w:val="24"/>
          <w:szCs w:val="24"/>
        </w:rPr>
        <w:t>=0.01)</w:t>
      </w:r>
    </w:p>
    <w:p w14:paraId="62C98E0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95A419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w:t>
      </w:r>
    </w:p>
    <w:p w14:paraId="469212C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训练模型</w:t>
      </w:r>
    </w:p>
    <w:p w14:paraId="6CE7DBA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5E24A5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训练前可以先看看初始化的参数预测的结果差距</w:t>
      </w:r>
    </w:p>
    <w:p w14:paraId="254AE01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result = model(</w:t>
      </w:r>
      <w:proofErr w:type="spellStart"/>
      <w:r w:rsidRPr="00AF53F3">
        <w:rPr>
          <w:rFonts w:ascii="宋体" w:eastAsia="宋体" w:hAnsi="宋体" w:cs="宋体"/>
          <w:kern w:val="0"/>
          <w:sz w:val="24"/>
          <w:szCs w:val="24"/>
        </w:rPr>
        <w:t>data_x</w:t>
      </w:r>
      <w:proofErr w:type="spellEnd"/>
      <w:r w:rsidRPr="00AF53F3">
        <w:rPr>
          <w:rFonts w:ascii="宋体" w:eastAsia="宋体" w:hAnsi="宋体" w:cs="宋体"/>
          <w:kern w:val="0"/>
          <w:sz w:val="24"/>
          <w:szCs w:val="24"/>
        </w:rPr>
        <w:t>)</w:t>
      </w:r>
    </w:p>
    <w:p w14:paraId="4484CA0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for target, </w:t>
      </w:r>
      <w:proofErr w:type="spellStart"/>
      <w:r w:rsidRPr="00AF53F3">
        <w:rPr>
          <w:rFonts w:ascii="宋体" w:eastAsia="宋体" w:hAnsi="宋体" w:cs="宋体"/>
          <w:kern w:val="0"/>
          <w:sz w:val="24"/>
          <w:szCs w:val="24"/>
        </w:rPr>
        <w:t>pred</w:t>
      </w:r>
      <w:proofErr w:type="spellEnd"/>
      <w:r w:rsidRPr="00AF53F3">
        <w:rPr>
          <w:rFonts w:ascii="宋体" w:eastAsia="宋体" w:hAnsi="宋体" w:cs="宋体"/>
          <w:kern w:val="0"/>
          <w:sz w:val="24"/>
          <w:szCs w:val="24"/>
        </w:rPr>
        <w:t xml:space="preserve"> in </w:t>
      </w:r>
      <w:proofErr w:type="gramStart"/>
      <w:r w:rsidRPr="00AF53F3">
        <w:rPr>
          <w:rFonts w:ascii="宋体" w:eastAsia="宋体" w:hAnsi="宋体" w:cs="宋体"/>
          <w:kern w:val="0"/>
          <w:sz w:val="24"/>
          <w:szCs w:val="24"/>
        </w:rPr>
        <w:t>zip(</w:t>
      </w:r>
      <w:proofErr w:type="spellStart"/>
      <w:proofErr w:type="gramEnd"/>
      <w:r w:rsidRPr="00AF53F3">
        <w:rPr>
          <w:rFonts w:ascii="宋体" w:eastAsia="宋体" w:hAnsi="宋体" w:cs="宋体"/>
          <w:kern w:val="0"/>
          <w:sz w:val="24"/>
          <w:szCs w:val="24"/>
        </w:rPr>
        <w:t>data_y</w:t>
      </w:r>
      <w:proofErr w:type="spellEnd"/>
      <w:r w:rsidRPr="00AF53F3">
        <w:rPr>
          <w:rFonts w:ascii="宋体" w:eastAsia="宋体" w:hAnsi="宋体" w:cs="宋体"/>
          <w:kern w:val="0"/>
          <w:sz w:val="24"/>
          <w:szCs w:val="24"/>
        </w:rPr>
        <w:t>, result):</w:t>
      </w:r>
    </w:p>
    <w:p w14:paraId="3547FE7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gramStart"/>
      <w:r w:rsidRPr="00AF53F3">
        <w:rPr>
          <w:rFonts w:ascii="宋体" w:eastAsia="宋体" w:hAnsi="宋体" w:cs="宋体"/>
          <w:kern w:val="0"/>
          <w:sz w:val="24"/>
          <w:szCs w:val="24"/>
        </w:rPr>
        <w:t>print(</w:t>
      </w:r>
      <w:proofErr w:type="gramEnd"/>
      <w:r w:rsidRPr="00AF53F3">
        <w:rPr>
          <w:rFonts w:ascii="宋体" w:eastAsia="宋体" w:hAnsi="宋体" w:cs="宋体"/>
          <w:kern w:val="0"/>
          <w:sz w:val="24"/>
          <w:szCs w:val="24"/>
        </w:rPr>
        <w:t>"{} -&gt; {}".format(</w:t>
      </w:r>
      <w:proofErr w:type="spellStart"/>
      <w:r w:rsidRPr="00AF53F3">
        <w:rPr>
          <w:rFonts w:ascii="宋体" w:eastAsia="宋体" w:hAnsi="宋体" w:cs="宋体"/>
          <w:kern w:val="0"/>
          <w:sz w:val="24"/>
          <w:szCs w:val="24"/>
        </w:rPr>
        <w:t>target.argmax</w:t>
      </w:r>
      <w:proofErr w:type="spellEnd"/>
      <w:r w:rsidRPr="00AF53F3">
        <w:rPr>
          <w:rFonts w:ascii="宋体" w:eastAsia="宋体" w:hAnsi="宋体" w:cs="宋体"/>
          <w:kern w:val="0"/>
          <w:sz w:val="24"/>
          <w:szCs w:val="24"/>
        </w:rPr>
        <w:t xml:space="preserve">().data, </w:t>
      </w:r>
      <w:proofErr w:type="spellStart"/>
      <w:r w:rsidRPr="00AF53F3">
        <w:rPr>
          <w:rFonts w:ascii="宋体" w:eastAsia="宋体" w:hAnsi="宋体" w:cs="宋体"/>
          <w:kern w:val="0"/>
          <w:sz w:val="24"/>
          <w:szCs w:val="24"/>
        </w:rPr>
        <w:t>pred.argmax</w:t>
      </w:r>
      <w:proofErr w:type="spellEnd"/>
      <w:r w:rsidRPr="00AF53F3">
        <w:rPr>
          <w:rFonts w:ascii="宋体" w:eastAsia="宋体" w:hAnsi="宋体" w:cs="宋体"/>
          <w:kern w:val="0"/>
          <w:sz w:val="24"/>
          <w:szCs w:val="24"/>
        </w:rPr>
        <w:t>().data))</w:t>
      </w:r>
    </w:p>
    <w:p w14:paraId="25F9AF0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6BBDE2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开始训练1000轮</w:t>
      </w:r>
    </w:p>
    <w:p w14:paraId="2045823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for _ in </w:t>
      </w:r>
      <w:proofErr w:type="gramStart"/>
      <w:r w:rsidRPr="00AF53F3">
        <w:rPr>
          <w:rFonts w:ascii="宋体" w:eastAsia="宋体" w:hAnsi="宋体" w:cs="宋体"/>
          <w:kern w:val="0"/>
          <w:sz w:val="24"/>
          <w:szCs w:val="24"/>
        </w:rPr>
        <w:t>range(</w:t>
      </w:r>
      <w:proofErr w:type="gramEnd"/>
      <w:r w:rsidRPr="00AF53F3">
        <w:rPr>
          <w:rFonts w:ascii="宋体" w:eastAsia="宋体" w:hAnsi="宋体" w:cs="宋体"/>
          <w:kern w:val="0"/>
          <w:sz w:val="24"/>
          <w:szCs w:val="24"/>
        </w:rPr>
        <w:t>500):</w:t>
      </w:r>
    </w:p>
    <w:p w14:paraId="25A2278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output = model(</w:t>
      </w:r>
      <w:proofErr w:type="spellStart"/>
      <w:r w:rsidRPr="00AF53F3">
        <w:rPr>
          <w:rFonts w:ascii="宋体" w:eastAsia="宋体" w:hAnsi="宋体" w:cs="宋体"/>
          <w:kern w:val="0"/>
          <w:sz w:val="24"/>
          <w:szCs w:val="24"/>
        </w:rPr>
        <w:t>data_x</w:t>
      </w:r>
      <w:proofErr w:type="spellEnd"/>
      <w:r w:rsidRPr="00AF53F3">
        <w:rPr>
          <w:rFonts w:ascii="宋体" w:eastAsia="宋体" w:hAnsi="宋体" w:cs="宋体"/>
          <w:kern w:val="0"/>
          <w:sz w:val="24"/>
          <w:szCs w:val="24"/>
        </w:rPr>
        <w:t>)</w:t>
      </w:r>
    </w:p>
    <w:p w14:paraId="58D2C61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loss = </w:t>
      </w:r>
      <w:proofErr w:type="spellStart"/>
      <w:r w:rsidRPr="00AF53F3">
        <w:rPr>
          <w:rFonts w:ascii="宋体" w:eastAsia="宋体" w:hAnsi="宋体" w:cs="宋体"/>
          <w:kern w:val="0"/>
          <w:sz w:val="24"/>
          <w:szCs w:val="24"/>
        </w:rPr>
        <w:t>loss_</w:t>
      </w:r>
      <w:proofErr w:type="gramStart"/>
      <w:r w:rsidRPr="00AF53F3">
        <w:rPr>
          <w:rFonts w:ascii="宋体" w:eastAsia="宋体" w:hAnsi="宋体" w:cs="宋体"/>
          <w:kern w:val="0"/>
          <w:sz w:val="24"/>
          <w:szCs w:val="24"/>
        </w:rPr>
        <w:t>fun</w:t>
      </w:r>
      <w:proofErr w:type="spellEnd"/>
      <w:r w:rsidRPr="00AF53F3">
        <w:rPr>
          <w:rFonts w:ascii="宋体" w:eastAsia="宋体" w:hAnsi="宋体" w:cs="宋体"/>
          <w:kern w:val="0"/>
          <w:sz w:val="24"/>
          <w:szCs w:val="24"/>
        </w:rPr>
        <w:t>(</w:t>
      </w:r>
      <w:proofErr w:type="spellStart"/>
      <w:proofErr w:type="gramEnd"/>
      <w:r w:rsidRPr="00AF53F3">
        <w:rPr>
          <w:rFonts w:ascii="宋体" w:eastAsia="宋体" w:hAnsi="宋体" w:cs="宋体"/>
          <w:kern w:val="0"/>
          <w:sz w:val="24"/>
          <w:szCs w:val="24"/>
        </w:rPr>
        <w:t>data_y</w:t>
      </w:r>
      <w:proofErr w:type="spellEnd"/>
      <w:r w:rsidRPr="00AF53F3">
        <w:rPr>
          <w:rFonts w:ascii="宋体" w:eastAsia="宋体" w:hAnsi="宋体" w:cs="宋体"/>
          <w:kern w:val="0"/>
          <w:sz w:val="24"/>
          <w:szCs w:val="24"/>
        </w:rPr>
        <w:t>, output)</w:t>
      </w:r>
    </w:p>
    <w:p w14:paraId="290784E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proofErr w:type="gramStart"/>
      <w:r w:rsidRPr="00AF53F3">
        <w:rPr>
          <w:rFonts w:ascii="宋体" w:eastAsia="宋体" w:hAnsi="宋体" w:cs="宋体"/>
          <w:kern w:val="0"/>
          <w:sz w:val="24"/>
          <w:szCs w:val="24"/>
        </w:rPr>
        <w:t>optimizer.zero</w:t>
      </w:r>
      <w:proofErr w:type="gramEnd"/>
      <w:r w:rsidRPr="00AF53F3">
        <w:rPr>
          <w:rFonts w:ascii="宋体" w:eastAsia="宋体" w:hAnsi="宋体" w:cs="宋体"/>
          <w:kern w:val="0"/>
          <w:sz w:val="24"/>
          <w:szCs w:val="24"/>
        </w:rPr>
        <w:t>_grad</w:t>
      </w:r>
      <w:proofErr w:type="spellEnd"/>
      <w:r w:rsidRPr="00AF53F3">
        <w:rPr>
          <w:rFonts w:ascii="宋体" w:eastAsia="宋体" w:hAnsi="宋体" w:cs="宋体"/>
          <w:kern w:val="0"/>
          <w:sz w:val="24"/>
          <w:szCs w:val="24"/>
        </w:rPr>
        <w:t>()</w:t>
      </w:r>
    </w:p>
    <w:p w14:paraId="208366F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proofErr w:type="gramStart"/>
      <w:r w:rsidRPr="00AF53F3">
        <w:rPr>
          <w:rFonts w:ascii="宋体" w:eastAsia="宋体" w:hAnsi="宋体" w:cs="宋体"/>
          <w:kern w:val="0"/>
          <w:sz w:val="24"/>
          <w:szCs w:val="24"/>
        </w:rPr>
        <w:t>loss.backward</w:t>
      </w:r>
      <w:proofErr w:type="spellEnd"/>
      <w:proofErr w:type="gramEnd"/>
      <w:r w:rsidRPr="00AF53F3">
        <w:rPr>
          <w:rFonts w:ascii="宋体" w:eastAsia="宋体" w:hAnsi="宋体" w:cs="宋体"/>
          <w:kern w:val="0"/>
          <w:sz w:val="24"/>
          <w:szCs w:val="24"/>
        </w:rPr>
        <w:t>()</w:t>
      </w:r>
    </w:p>
    <w:p w14:paraId="6C12F18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proofErr w:type="gramStart"/>
      <w:r w:rsidRPr="00AF53F3">
        <w:rPr>
          <w:rFonts w:ascii="宋体" w:eastAsia="宋体" w:hAnsi="宋体" w:cs="宋体"/>
          <w:kern w:val="0"/>
          <w:sz w:val="24"/>
          <w:szCs w:val="24"/>
        </w:rPr>
        <w:t>optimizer.step</w:t>
      </w:r>
      <w:proofErr w:type="spellEnd"/>
      <w:proofErr w:type="gramEnd"/>
      <w:r w:rsidRPr="00AF53F3">
        <w:rPr>
          <w:rFonts w:ascii="宋体" w:eastAsia="宋体" w:hAnsi="宋体" w:cs="宋体"/>
          <w:kern w:val="0"/>
          <w:sz w:val="24"/>
          <w:szCs w:val="24"/>
        </w:rPr>
        <w:t>()</w:t>
      </w:r>
    </w:p>
    <w:p w14:paraId="2DC84D9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
    <w:p w14:paraId="78555E6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if (_ + 1) % 50 == 0:</w:t>
      </w:r>
    </w:p>
    <w:p w14:paraId="7E13EA1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gramStart"/>
      <w:r w:rsidRPr="00AF53F3">
        <w:rPr>
          <w:rFonts w:ascii="宋体" w:eastAsia="宋体" w:hAnsi="宋体" w:cs="宋体"/>
          <w:kern w:val="0"/>
          <w:sz w:val="24"/>
          <w:szCs w:val="24"/>
        </w:rPr>
        <w:t>print(</w:t>
      </w:r>
      <w:proofErr w:type="gramEnd"/>
      <w:r w:rsidRPr="00AF53F3">
        <w:rPr>
          <w:rFonts w:ascii="宋体" w:eastAsia="宋体" w:hAnsi="宋体" w:cs="宋体"/>
          <w:kern w:val="0"/>
          <w:sz w:val="24"/>
          <w:szCs w:val="24"/>
        </w:rPr>
        <w:t xml:space="preserve">'Epoch: {}, Loss: {}'.format(_, </w:t>
      </w:r>
      <w:proofErr w:type="spellStart"/>
      <w:r w:rsidRPr="00AF53F3">
        <w:rPr>
          <w:rFonts w:ascii="宋体" w:eastAsia="宋体" w:hAnsi="宋体" w:cs="宋体"/>
          <w:kern w:val="0"/>
          <w:sz w:val="24"/>
          <w:szCs w:val="24"/>
        </w:rPr>
        <w:t>loss.data</w:t>
      </w:r>
      <w:proofErr w:type="spellEnd"/>
      <w:r w:rsidRPr="00AF53F3">
        <w:rPr>
          <w:rFonts w:ascii="宋体" w:eastAsia="宋体" w:hAnsi="宋体" w:cs="宋体"/>
          <w:kern w:val="0"/>
          <w:sz w:val="24"/>
          <w:szCs w:val="24"/>
        </w:rPr>
        <w:t>))</w:t>
      </w:r>
    </w:p>
    <w:p w14:paraId="5D0754D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D4E544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w:t>
      </w:r>
    </w:p>
    <w:p w14:paraId="410527E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预测结果</w:t>
      </w:r>
    </w:p>
    <w:p w14:paraId="7DD799C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result = model(</w:t>
      </w:r>
      <w:proofErr w:type="spellStart"/>
      <w:r w:rsidRPr="00AF53F3">
        <w:rPr>
          <w:rFonts w:ascii="宋体" w:eastAsia="宋体" w:hAnsi="宋体" w:cs="宋体"/>
          <w:kern w:val="0"/>
          <w:sz w:val="24"/>
          <w:szCs w:val="24"/>
        </w:rPr>
        <w:t>data_x</w:t>
      </w:r>
      <w:proofErr w:type="spellEnd"/>
      <w:r w:rsidRPr="00AF53F3">
        <w:rPr>
          <w:rFonts w:ascii="宋体" w:eastAsia="宋体" w:hAnsi="宋体" w:cs="宋体"/>
          <w:kern w:val="0"/>
          <w:sz w:val="24"/>
          <w:szCs w:val="24"/>
        </w:rPr>
        <w:t>)</w:t>
      </w:r>
    </w:p>
    <w:p w14:paraId="5334877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for target, </w:t>
      </w:r>
      <w:proofErr w:type="spellStart"/>
      <w:r w:rsidRPr="00AF53F3">
        <w:rPr>
          <w:rFonts w:ascii="宋体" w:eastAsia="宋体" w:hAnsi="宋体" w:cs="宋体"/>
          <w:kern w:val="0"/>
          <w:sz w:val="24"/>
          <w:szCs w:val="24"/>
        </w:rPr>
        <w:t>pred</w:t>
      </w:r>
      <w:proofErr w:type="spellEnd"/>
      <w:r w:rsidRPr="00AF53F3">
        <w:rPr>
          <w:rFonts w:ascii="宋体" w:eastAsia="宋体" w:hAnsi="宋体" w:cs="宋体"/>
          <w:kern w:val="0"/>
          <w:sz w:val="24"/>
          <w:szCs w:val="24"/>
        </w:rPr>
        <w:t xml:space="preserve"> in </w:t>
      </w:r>
      <w:proofErr w:type="gramStart"/>
      <w:r w:rsidRPr="00AF53F3">
        <w:rPr>
          <w:rFonts w:ascii="宋体" w:eastAsia="宋体" w:hAnsi="宋体" w:cs="宋体"/>
          <w:kern w:val="0"/>
          <w:sz w:val="24"/>
          <w:szCs w:val="24"/>
        </w:rPr>
        <w:t>zip(</w:t>
      </w:r>
      <w:proofErr w:type="spellStart"/>
      <w:proofErr w:type="gramEnd"/>
      <w:r w:rsidRPr="00AF53F3">
        <w:rPr>
          <w:rFonts w:ascii="宋体" w:eastAsia="宋体" w:hAnsi="宋体" w:cs="宋体"/>
          <w:kern w:val="0"/>
          <w:sz w:val="24"/>
          <w:szCs w:val="24"/>
        </w:rPr>
        <w:t>data_y</w:t>
      </w:r>
      <w:proofErr w:type="spellEnd"/>
      <w:r w:rsidRPr="00AF53F3">
        <w:rPr>
          <w:rFonts w:ascii="宋体" w:eastAsia="宋体" w:hAnsi="宋体" w:cs="宋体"/>
          <w:kern w:val="0"/>
          <w:sz w:val="24"/>
          <w:szCs w:val="24"/>
        </w:rPr>
        <w:t>, result):</w:t>
      </w:r>
    </w:p>
    <w:p w14:paraId="213CF3F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print("正确结果：{}，预测：{}".format(</w:t>
      </w:r>
      <w:proofErr w:type="spellStart"/>
      <w:r w:rsidRPr="00AF53F3">
        <w:rPr>
          <w:rFonts w:ascii="宋体" w:eastAsia="宋体" w:hAnsi="宋体" w:cs="宋体"/>
          <w:kern w:val="0"/>
          <w:sz w:val="24"/>
          <w:szCs w:val="24"/>
        </w:rPr>
        <w:t>target.argmax</w:t>
      </w:r>
      <w:proofErr w:type="spellEnd"/>
      <w:r w:rsidRPr="00AF53F3">
        <w:rPr>
          <w:rFonts w:ascii="宋体" w:eastAsia="宋体" w:hAnsi="宋体" w:cs="宋体"/>
          <w:kern w:val="0"/>
          <w:sz w:val="24"/>
          <w:szCs w:val="24"/>
        </w:rPr>
        <w:t xml:space="preserve">().data, </w:t>
      </w:r>
      <w:proofErr w:type="spellStart"/>
      <w:r w:rsidRPr="00AF53F3">
        <w:rPr>
          <w:rFonts w:ascii="宋体" w:eastAsia="宋体" w:hAnsi="宋体" w:cs="宋体"/>
          <w:kern w:val="0"/>
          <w:sz w:val="24"/>
          <w:szCs w:val="24"/>
        </w:rPr>
        <w:t>pred.argmax</w:t>
      </w:r>
      <w:proofErr w:type="spellEnd"/>
      <w:r w:rsidRPr="00AF53F3">
        <w:rPr>
          <w:rFonts w:ascii="宋体" w:eastAsia="宋体" w:hAnsi="宋体" w:cs="宋体"/>
          <w:kern w:val="0"/>
          <w:sz w:val="24"/>
          <w:szCs w:val="24"/>
        </w:rPr>
        <w:t>().data))</w:t>
      </w:r>
    </w:p>
    <w:p w14:paraId="3A67EC2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FDB481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结果：</w:t>
      </w:r>
    </w:p>
    <w:p w14:paraId="5A6995D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正确结果：3，预测：3</w:t>
      </w:r>
    </w:p>
    <w:p w14:paraId="1FA619C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正确结果：4，预测：4</w:t>
      </w:r>
    </w:p>
    <w:p w14:paraId="42376B0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正确结果：5，预测：5</w:t>
      </w:r>
    </w:p>
    <w:p w14:paraId="63123B9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正确结果：6，预测：6</w:t>
      </w:r>
    </w:p>
    <w:p w14:paraId="4D86063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正确结果：7，预测：7</w:t>
      </w:r>
    </w:p>
    <w:p w14:paraId="29A8984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正确结果：8，预测：8</w:t>
      </w:r>
    </w:p>
    <w:p w14:paraId="43E7067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正确结果：9，预测：9</w:t>
      </w:r>
    </w:p>
    <w:p w14:paraId="10F06DF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正确结果：10，预测：10</w:t>
      </w:r>
    </w:p>
    <w:p w14:paraId="72B8131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正确结果：11，预测：11</w:t>
      </w:r>
    </w:p>
    <w:p w14:paraId="1AC1628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正确结果：12，预测：12</w:t>
      </w:r>
    </w:p>
    <w:p w14:paraId="07EE852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正确结果：13，预测：13</w:t>
      </w:r>
    </w:p>
    <w:p w14:paraId="6477F3E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正确结果：14，预测：14</w:t>
      </w:r>
    </w:p>
    <w:p w14:paraId="68D4B59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正确结果：15，预测：15</w:t>
      </w:r>
    </w:p>
    <w:p w14:paraId="434839E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正确结果：16，预测：16</w:t>
      </w:r>
    </w:p>
    <w:p w14:paraId="44E3168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正确结果：17，预测：21</w:t>
      </w:r>
    </w:p>
    <w:p w14:paraId="56E44CA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正确结果：18，预测：18</w:t>
      </w:r>
    </w:p>
    <w:p w14:paraId="0F5D761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正确结果：19，预测：27</w:t>
      </w:r>
    </w:p>
    <w:p w14:paraId="0F87240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正确结果：20，预测：21</w:t>
      </w:r>
    </w:p>
    <w:p w14:paraId="4E7DB65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正确结果：21，预测：21</w:t>
      </w:r>
    </w:p>
    <w:p w14:paraId="47C948B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正确结果：22，预测：21</w:t>
      </w:r>
    </w:p>
    <w:p w14:paraId="0FF6E91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正确结果：23，预测：21</w:t>
      </w:r>
    </w:p>
    <w:p w14:paraId="0E59376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正确结果：24，预测：24</w:t>
      </w:r>
    </w:p>
    <w:p w14:paraId="0FAF43A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正确结果：25，预测：25</w:t>
      </w:r>
    </w:p>
    <w:p w14:paraId="51C36AA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正确结果：26，预测：26</w:t>
      </w:r>
    </w:p>
    <w:p w14:paraId="50E08F9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正确结果：27，预测：27</w:t>
      </w:r>
    </w:p>
    <w:p w14:paraId="51F09F4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正确结果：28，预测：28</w:t>
      </w:r>
    </w:p>
    <w:p w14:paraId="171ADBA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正确结果：29，预测：29</w:t>
      </w:r>
    </w:p>
    <w:p w14:paraId="7C6886DA"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当然这个示例使用到的数据极少，只是一个能快速跑来玩玩的程序而已，不必当真...</w:t>
      </w:r>
      <w:r w:rsidRPr="00AF53F3">
        <w:rPr>
          <w:rFonts w:ascii="宋体" w:eastAsia="宋体" w:hAnsi="宋体" w:cs="宋体"/>
          <w:kern w:val="0"/>
          <w:sz w:val="24"/>
          <w:szCs w:val="24"/>
        </w:rPr>
        <w:br/>
        <w:t>LSTM原理理解：</w:t>
      </w:r>
      <w:r w:rsidRPr="00AF53F3">
        <w:rPr>
          <w:rFonts w:ascii="宋体" w:eastAsia="宋体" w:hAnsi="宋体" w:cs="宋体"/>
          <w:kern w:val="0"/>
          <w:sz w:val="24"/>
          <w:szCs w:val="24"/>
        </w:rPr>
        <w:fldChar w:fldCharType="begin"/>
      </w:r>
      <w:r w:rsidRPr="00AF53F3">
        <w:rPr>
          <w:rFonts w:ascii="宋体" w:eastAsia="宋体" w:hAnsi="宋体" w:cs="宋体"/>
          <w:kern w:val="0"/>
          <w:sz w:val="24"/>
          <w:szCs w:val="24"/>
        </w:rPr>
        <w:instrText xml:space="preserve"> HYPERLINK "https://links.jianshu.com/go?to=https%3A%2F%2Fblog.csdn.net%2Fgzj_1101%2Farticle%2Fdetails%2F79376798" \t "_blank" </w:instrText>
      </w:r>
      <w:r w:rsidRPr="00AF53F3">
        <w:rPr>
          <w:rFonts w:ascii="宋体" w:eastAsia="宋体" w:hAnsi="宋体" w:cs="宋体"/>
          <w:kern w:val="0"/>
          <w:sz w:val="24"/>
          <w:szCs w:val="24"/>
        </w:rPr>
        <w:fldChar w:fldCharType="separate"/>
      </w:r>
      <w:r w:rsidRPr="00AF53F3">
        <w:rPr>
          <w:rFonts w:ascii="宋体" w:eastAsia="宋体" w:hAnsi="宋体" w:cs="宋体"/>
          <w:color w:val="0000FF"/>
          <w:kern w:val="0"/>
          <w:sz w:val="24"/>
          <w:szCs w:val="24"/>
          <w:u w:val="single"/>
        </w:rPr>
        <w:t>https://blog.csdn.net/gzj_1101/article/details/79376798</w:t>
      </w:r>
      <w:r w:rsidRPr="00AF53F3">
        <w:rPr>
          <w:rFonts w:ascii="宋体" w:eastAsia="宋体" w:hAnsi="宋体" w:cs="宋体"/>
          <w:kern w:val="0"/>
          <w:sz w:val="24"/>
          <w:szCs w:val="24"/>
        </w:rPr>
        <w:fldChar w:fldCharType="end"/>
      </w:r>
      <w:r w:rsidRPr="00AF53F3">
        <w:rPr>
          <w:rFonts w:ascii="宋体" w:eastAsia="宋体" w:hAnsi="宋体" w:cs="宋体"/>
          <w:kern w:val="0"/>
          <w:sz w:val="24"/>
          <w:szCs w:val="24"/>
        </w:rPr>
        <w:br/>
        <w:t>LSTM计算过程参考：</w:t>
      </w:r>
      <w:hyperlink r:id="rId50" w:tgtFrame="_blank" w:history="1">
        <w:r w:rsidRPr="00AF53F3">
          <w:rPr>
            <w:rFonts w:ascii="宋体" w:eastAsia="宋体" w:hAnsi="宋体" w:cs="宋体"/>
            <w:color w:val="0000FF"/>
            <w:kern w:val="0"/>
            <w:sz w:val="24"/>
            <w:szCs w:val="24"/>
            <w:u w:val="single"/>
          </w:rPr>
          <w:t>https://blog.csdn.net/qyk2008/article/details/80225986</w:t>
        </w:r>
      </w:hyperlink>
    </w:p>
    <w:p w14:paraId="510A5174"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序列化模型</w:t>
      </w:r>
    </w:p>
    <w:p w14:paraId="13E3BD83"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即用来定义神经网络模型（每一层都要是继承于</w:t>
      </w:r>
      <w:proofErr w:type="spellStart"/>
      <w:r w:rsidRPr="00AF53F3">
        <w:rPr>
          <w:rFonts w:ascii="宋体" w:eastAsia="宋体" w:hAnsi="宋体" w:cs="宋体"/>
          <w:kern w:val="0"/>
          <w:sz w:val="24"/>
          <w:szCs w:val="24"/>
        </w:rPr>
        <w:t>torch.nn</w:t>
      </w:r>
      <w:proofErr w:type="spellEnd"/>
      <w:r w:rsidRPr="00AF53F3">
        <w:rPr>
          <w:rFonts w:ascii="宋体" w:eastAsia="宋体" w:hAnsi="宋体" w:cs="宋体"/>
          <w:kern w:val="0"/>
          <w:sz w:val="24"/>
          <w:szCs w:val="24"/>
        </w:rPr>
        <w:t>下的网络），类API：</w:t>
      </w:r>
      <w:proofErr w:type="spellStart"/>
      <w:r w:rsidRPr="00AF53F3">
        <w:rPr>
          <w:rFonts w:ascii="宋体" w:eastAsia="宋体" w:hAnsi="宋体" w:cs="宋体"/>
          <w:kern w:val="0"/>
          <w:sz w:val="24"/>
          <w:szCs w:val="24"/>
        </w:rPr>
        <w:t>torch.nn.Sequential</w:t>
      </w:r>
      <w:proofErr w:type="spellEnd"/>
      <w:r w:rsidRPr="00AF53F3">
        <w:rPr>
          <w:rFonts w:ascii="宋体" w:eastAsia="宋体" w:hAnsi="宋体" w:cs="宋体"/>
          <w:kern w:val="0"/>
          <w:sz w:val="24"/>
          <w:szCs w:val="24"/>
        </w:rPr>
        <w:t>（该模型就是针对面向对象模式编写，因此不提供函数式API），举例：</w:t>
      </w:r>
    </w:p>
    <w:p w14:paraId="22EA136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net =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nn.Sequential</w:t>
      </w:r>
      <w:proofErr w:type="spellEnd"/>
      <w:proofErr w:type="gramEnd"/>
      <w:r w:rsidRPr="00AF53F3">
        <w:rPr>
          <w:rFonts w:ascii="宋体" w:eastAsia="宋体" w:hAnsi="宋体" w:cs="宋体"/>
          <w:kern w:val="0"/>
          <w:sz w:val="24"/>
          <w:szCs w:val="24"/>
        </w:rPr>
        <w:t>(</w:t>
      </w:r>
    </w:p>
    <w:p w14:paraId="08F7DEF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nn.Linear</w:t>
      </w:r>
      <w:proofErr w:type="spellEnd"/>
      <w:proofErr w:type="gramEnd"/>
      <w:r w:rsidRPr="00AF53F3">
        <w:rPr>
          <w:rFonts w:ascii="宋体" w:eastAsia="宋体" w:hAnsi="宋体" w:cs="宋体"/>
          <w:kern w:val="0"/>
          <w:sz w:val="24"/>
          <w:szCs w:val="24"/>
        </w:rPr>
        <w:t>(100, 10),</w:t>
      </w:r>
    </w:p>
    <w:p w14:paraId="2832781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nn.Dropout</w:t>
      </w:r>
      <w:proofErr w:type="spellEnd"/>
      <w:proofErr w:type="gramEnd"/>
      <w:r w:rsidRPr="00AF53F3">
        <w:rPr>
          <w:rFonts w:ascii="宋体" w:eastAsia="宋体" w:hAnsi="宋体" w:cs="宋体"/>
          <w:kern w:val="0"/>
          <w:sz w:val="24"/>
          <w:szCs w:val="24"/>
        </w:rPr>
        <w:t>(0.7),</w:t>
      </w:r>
    </w:p>
    <w:p w14:paraId="3334C3B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nn.ReLU</w:t>
      </w:r>
      <w:proofErr w:type="spellEnd"/>
      <w:proofErr w:type="gramEnd"/>
      <w:r w:rsidRPr="00AF53F3">
        <w:rPr>
          <w:rFonts w:ascii="宋体" w:eastAsia="宋体" w:hAnsi="宋体" w:cs="宋体"/>
          <w:kern w:val="0"/>
          <w:sz w:val="24"/>
          <w:szCs w:val="24"/>
        </w:rPr>
        <w:t>(),</w:t>
      </w:r>
    </w:p>
    <w:p w14:paraId="0A4555B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nn.Linear</w:t>
      </w:r>
      <w:proofErr w:type="spellEnd"/>
      <w:proofErr w:type="gramEnd"/>
      <w:r w:rsidRPr="00AF53F3">
        <w:rPr>
          <w:rFonts w:ascii="宋体" w:eastAsia="宋体" w:hAnsi="宋体" w:cs="宋体"/>
          <w:kern w:val="0"/>
          <w:sz w:val="24"/>
          <w:szCs w:val="24"/>
        </w:rPr>
        <w:t>(10, 1)</w:t>
      </w:r>
    </w:p>
    <w:p w14:paraId="20F7231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
    <w:p w14:paraId="440993E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net</w:t>
      </w:r>
    </w:p>
    <w:p w14:paraId="3E7CC6E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Sequential(</w:t>
      </w:r>
      <w:proofErr w:type="gramEnd"/>
    </w:p>
    <w:p w14:paraId="53E6B97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  (0): </w:t>
      </w:r>
      <w:proofErr w:type="gramStart"/>
      <w:r w:rsidRPr="00AF53F3">
        <w:rPr>
          <w:rFonts w:ascii="宋体" w:eastAsia="宋体" w:hAnsi="宋体" w:cs="宋体"/>
          <w:kern w:val="0"/>
          <w:sz w:val="24"/>
          <w:szCs w:val="24"/>
        </w:rPr>
        <w:t>Linear(</w:t>
      </w:r>
      <w:proofErr w:type="spellStart"/>
      <w:proofErr w:type="gramEnd"/>
      <w:r w:rsidRPr="00AF53F3">
        <w:rPr>
          <w:rFonts w:ascii="宋体" w:eastAsia="宋体" w:hAnsi="宋体" w:cs="宋体"/>
          <w:kern w:val="0"/>
          <w:sz w:val="24"/>
          <w:szCs w:val="24"/>
        </w:rPr>
        <w:t>in_features</w:t>
      </w:r>
      <w:proofErr w:type="spellEnd"/>
      <w:r w:rsidRPr="00AF53F3">
        <w:rPr>
          <w:rFonts w:ascii="宋体" w:eastAsia="宋体" w:hAnsi="宋体" w:cs="宋体"/>
          <w:kern w:val="0"/>
          <w:sz w:val="24"/>
          <w:szCs w:val="24"/>
        </w:rPr>
        <w:t xml:space="preserve">=100, </w:t>
      </w:r>
      <w:proofErr w:type="spellStart"/>
      <w:r w:rsidRPr="00AF53F3">
        <w:rPr>
          <w:rFonts w:ascii="宋体" w:eastAsia="宋体" w:hAnsi="宋体" w:cs="宋体"/>
          <w:kern w:val="0"/>
          <w:sz w:val="24"/>
          <w:szCs w:val="24"/>
        </w:rPr>
        <w:t>out_features</w:t>
      </w:r>
      <w:proofErr w:type="spellEnd"/>
      <w:r w:rsidRPr="00AF53F3">
        <w:rPr>
          <w:rFonts w:ascii="宋体" w:eastAsia="宋体" w:hAnsi="宋体" w:cs="宋体"/>
          <w:kern w:val="0"/>
          <w:sz w:val="24"/>
          <w:szCs w:val="24"/>
        </w:rPr>
        <w:t>=10, bias=True)</w:t>
      </w:r>
    </w:p>
    <w:p w14:paraId="55671E7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 Dropout(p=0.7)</w:t>
      </w:r>
    </w:p>
    <w:p w14:paraId="7008B98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(2): </w:t>
      </w:r>
      <w:proofErr w:type="spellStart"/>
      <w:proofErr w:type="gramStart"/>
      <w:r w:rsidRPr="00AF53F3">
        <w:rPr>
          <w:rFonts w:ascii="宋体" w:eastAsia="宋体" w:hAnsi="宋体" w:cs="宋体"/>
          <w:kern w:val="0"/>
          <w:sz w:val="24"/>
          <w:szCs w:val="24"/>
        </w:rPr>
        <w:t>ReLU</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t>
      </w:r>
    </w:p>
    <w:p w14:paraId="19C3863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(3): </w:t>
      </w:r>
      <w:proofErr w:type="gramStart"/>
      <w:r w:rsidRPr="00AF53F3">
        <w:rPr>
          <w:rFonts w:ascii="宋体" w:eastAsia="宋体" w:hAnsi="宋体" w:cs="宋体"/>
          <w:kern w:val="0"/>
          <w:sz w:val="24"/>
          <w:szCs w:val="24"/>
        </w:rPr>
        <w:t>Linear(</w:t>
      </w:r>
      <w:proofErr w:type="spellStart"/>
      <w:proofErr w:type="gramEnd"/>
      <w:r w:rsidRPr="00AF53F3">
        <w:rPr>
          <w:rFonts w:ascii="宋体" w:eastAsia="宋体" w:hAnsi="宋体" w:cs="宋体"/>
          <w:kern w:val="0"/>
          <w:sz w:val="24"/>
          <w:szCs w:val="24"/>
        </w:rPr>
        <w:t>in_features</w:t>
      </w:r>
      <w:proofErr w:type="spellEnd"/>
      <w:r w:rsidRPr="00AF53F3">
        <w:rPr>
          <w:rFonts w:ascii="宋体" w:eastAsia="宋体" w:hAnsi="宋体" w:cs="宋体"/>
          <w:kern w:val="0"/>
          <w:sz w:val="24"/>
          <w:szCs w:val="24"/>
        </w:rPr>
        <w:t xml:space="preserve">=10, </w:t>
      </w:r>
      <w:proofErr w:type="spellStart"/>
      <w:r w:rsidRPr="00AF53F3">
        <w:rPr>
          <w:rFonts w:ascii="宋体" w:eastAsia="宋体" w:hAnsi="宋体" w:cs="宋体"/>
          <w:kern w:val="0"/>
          <w:sz w:val="24"/>
          <w:szCs w:val="24"/>
        </w:rPr>
        <w:t>out_features</w:t>
      </w:r>
      <w:proofErr w:type="spellEnd"/>
      <w:r w:rsidRPr="00AF53F3">
        <w:rPr>
          <w:rFonts w:ascii="宋体" w:eastAsia="宋体" w:hAnsi="宋体" w:cs="宋体"/>
          <w:kern w:val="0"/>
          <w:sz w:val="24"/>
          <w:szCs w:val="24"/>
        </w:rPr>
        <w:t>=1, bias=True)</w:t>
      </w:r>
    </w:p>
    <w:p w14:paraId="7D0152D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可以直接查看网络结构</w:t>
      </w:r>
    </w:p>
    <w:p w14:paraId="36D3A792"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序列化模型修改</w:t>
      </w:r>
    </w:p>
    <w:p w14:paraId="70D05EFB"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序列化模型可以理解成一个列表，里面按顺序存放了所有的网络层，官方也提供了添加往序列化模型里添加网络层的方法</w:t>
      </w:r>
      <w:proofErr w:type="spellStart"/>
      <w:r w:rsidRPr="00AF53F3">
        <w:rPr>
          <w:rFonts w:ascii="宋体" w:eastAsia="宋体" w:hAnsi="宋体" w:cs="宋体"/>
          <w:kern w:val="0"/>
          <w:sz w:val="24"/>
          <w:szCs w:val="24"/>
        </w:rPr>
        <w:t>add_module</w:t>
      </w:r>
      <w:proofErr w:type="spellEnd"/>
      <w:r w:rsidRPr="00AF53F3">
        <w:rPr>
          <w:rFonts w:ascii="宋体" w:eastAsia="宋体" w:hAnsi="宋体" w:cs="宋体"/>
          <w:kern w:val="0"/>
          <w:sz w:val="24"/>
          <w:szCs w:val="24"/>
        </w:rPr>
        <w:t>(name, layer)，而修改则可以索引到对应的层直接修改，删除可以通过del关键字删除，举例：</w:t>
      </w:r>
    </w:p>
    <w:p w14:paraId="04D8C65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seq = </w:t>
      </w:r>
      <w:proofErr w:type="spellStart"/>
      <w:proofErr w:type="gramStart"/>
      <w:r w:rsidRPr="00AF53F3">
        <w:rPr>
          <w:rFonts w:ascii="宋体" w:eastAsia="宋体" w:hAnsi="宋体" w:cs="宋体"/>
          <w:kern w:val="0"/>
          <w:sz w:val="24"/>
          <w:szCs w:val="24"/>
        </w:rPr>
        <w:t>nn.Sequential</w:t>
      </w:r>
      <w:proofErr w:type="spellEnd"/>
      <w:proofErr w:type="gram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nn.Linear</w:t>
      </w:r>
      <w:proofErr w:type="spellEnd"/>
      <w:r w:rsidRPr="00AF53F3">
        <w:rPr>
          <w:rFonts w:ascii="宋体" w:eastAsia="宋体" w:hAnsi="宋体" w:cs="宋体"/>
          <w:kern w:val="0"/>
          <w:sz w:val="24"/>
          <w:szCs w:val="24"/>
        </w:rPr>
        <w:t xml:space="preserve">(10, 20), </w:t>
      </w:r>
      <w:proofErr w:type="spellStart"/>
      <w:r w:rsidRPr="00AF53F3">
        <w:rPr>
          <w:rFonts w:ascii="宋体" w:eastAsia="宋体" w:hAnsi="宋体" w:cs="宋体"/>
          <w:kern w:val="0"/>
          <w:sz w:val="24"/>
          <w:szCs w:val="24"/>
        </w:rPr>
        <w:t>nn.Linear</w:t>
      </w:r>
      <w:proofErr w:type="spellEnd"/>
      <w:r w:rsidRPr="00AF53F3">
        <w:rPr>
          <w:rFonts w:ascii="宋体" w:eastAsia="宋体" w:hAnsi="宋体" w:cs="宋体"/>
          <w:kern w:val="0"/>
          <w:sz w:val="24"/>
          <w:szCs w:val="24"/>
        </w:rPr>
        <w:t>(20, 1))</w:t>
      </w:r>
    </w:p>
    <w:p w14:paraId="0B3C99B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seq</w:t>
      </w:r>
    </w:p>
    <w:p w14:paraId="2EE2EE1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Sequential(</w:t>
      </w:r>
      <w:proofErr w:type="gramEnd"/>
    </w:p>
    <w:p w14:paraId="52D4703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w:t>
      </w:r>
      <w:proofErr w:type="gramStart"/>
      <w:r w:rsidRPr="00AF53F3">
        <w:rPr>
          <w:rFonts w:ascii="宋体" w:eastAsia="宋体" w:hAnsi="宋体" w:cs="宋体"/>
          <w:kern w:val="0"/>
          <w:sz w:val="24"/>
          <w:szCs w:val="24"/>
        </w:rPr>
        <w:t>Linear(</w:t>
      </w:r>
      <w:proofErr w:type="spellStart"/>
      <w:proofErr w:type="gramEnd"/>
      <w:r w:rsidRPr="00AF53F3">
        <w:rPr>
          <w:rFonts w:ascii="宋体" w:eastAsia="宋体" w:hAnsi="宋体" w:cs="宋体"/>
          <w:kern w:val="0"/>
          <w:sz w:val="24"/>
          <w:szCs w:val="24"/>
        </w:rPr>
        <w:t>in_features</w:t>
      </w:r>
      <w:proofErr w:type="spellEnd"/>
      <w:r w:rsidRPr="00AF53F3">
        <w:rPr>
          <w:rFonts w:ascii="宋体" w:eastAsia="宋体" w:hAnsi="宋体" w:cs="宋体"/>
          <w:kern w:val="0"/>
          <w:sz w:val="24"/>
          <w:szCs w:val="24"/>
        </w:rPr>
        <w:t xml:space="preserve">=10, </w:t>
      </w:r>
      <w:proofErr w:type="spellStart"/>
      <w:r w:rsidRPr="00AF53F3">
        <w:rPr>
          <w:rFonts w:ascii="宋体" w:eastAsia="宋体" w:hAnsi="宋体" w:cs="宋体"/>
          <w:kern w:val="0"/>
          <w:sz w:val="24"/>
          <w:szCs w:val="24"/>
        </w:rPr>
        <w:t>out_features</w:t>
      </w:r>
      <w:proofErr w:type="spellEnd"/>
      <w:r w:rsidRPr="00AF53F3">
        <w:rPr>
          <w:rFonts w:ascii="宋体" w:eastAsia="宋体" w:hAnsi="宋体" w:cs="宋体"/>
          <w:kern w:val="0"/>
          <w:sz w:val="24"/>
          <w:szCs w:val="24"/>
        </w:rPr>
        <w:t>=20, bias=True)</w:t>
      </w:r>
    </w:p>
    <w:p w14:paraId="3AE2175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 </w:t>
      </w:r>
      <w:proofErr w:type="gramStart"/>
      <w:r w:rsidRPr="00AF53F3">
        <w:rPr>
          <w:rFonts w:ascii="宋体" w:eastAsia="宋体" w:hAnsi="宋体" w:cs="宋体"/>
          <w:kern w:val="0"/>
          <w:sz w:val="24"/>
          <w:szCs w:val="24"/>
        </w:rPr>
        <w:t>Linear(</w:t>
      </w:r>
      <w:proofErr w:type="spellStart"/>
      <w:proofErr w:type="gramEnd"/>
      <w:r w:rsidRPr="00AF53F3">
        <w:rPr>
          <w:rFonts w:ascii="宋体" w:eastAsia="宋体" w:hAnsi="宋体" w:cs="宋体"/>
          <w:kern w:val="0"/>
          <w:sz w:val="24"/>
          <w:szCs w:val="24"/>
        </w:rPr>
        <w:t>in_features</w:t>
      </w:r>
      <w:proofErr w:type="spellEnd"/>
      <w:r w:rsidRPr="00AF53F3">
        <w:rPr>
          <w:rFonts w:ascii="宋体" w:eastAsia="宋体" w:hAnsi="宋体" w:cs="宋体"/>
          <w:kern w:val="0"/>
          <w:sz w:val="24"/>
          <w:szCs w:val="24"/>
        </w:rPr>
        <w:t xml:space="preserve">=20, </w:t>
      </w:r>
      <w:proofErr w:type="spellStart"/>
      <w:r w:rsidRPr="00AF53F3">
        <w:rPr>
          <w:rFonts w:ascii="宋体" w:eastAsia="宋体" w:hAnsi="宋体" w:cs="宋体"/>
          <w:kern w:val="0"/>
          <w:sz w:val="24"/>
          <w:szCs w:val="24"/>
        </w:rPr>
        <w:t>out_features</w:t>
      </w:r>
      <w:proofErr w:type="spellEnd"/>
      <w:r w:rsidRPr="00AF53F3">
        <w:rPr>
          <w:rFonts w:ascii="宋体" w:eastAsia="宋体" w:hAnsi="宋体" w:cs="宋体"/>
          <w:kern w:val="0"/>
          <w:sz w:val="24"/>
          <w:szCs w:val="24"/>
        </w:rPr>
        <w:t>=1, bias=True)</w:t>
      </w:r>
    </w:p>
    <w:p w14:paraId="0EA56BC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
    <w:p w14:paraId="7B2358B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seq.add_</w:t>
      </w:r>
      <w:proofErr w:type="gramStart"/>
      <w:r w:rsidRPr="00AF53F3">
        <w:rPr>
          <w:rFonts w:ascii="宋体" w:eastAsia="宋体" w:hAnsi="宋体" w:cs="宋体"/>
          <w:kern w:val="0"/>
          <w:sz w:val="24"/>
          <w:szCs w:val="24"/>
        </w:rPr>
        <w:t>module</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 xml:space="preserve">"tanh", </w:t>
      </w:r>
      <w:proofErr w:type="spellStart"/>
      <w:r w:rsidRPr="00AF53F3">
        <w:rPr>
          <w:rFonts w:ascii="宋体" w:eastAsia="宋体" w:hAnsi="宋体" w:cs="宋体"/>
          <w:kern w:val="0"/>
          <w:sz w:val="24"/>
          <w:szCs w:val="24"/>
        </w:rPr>
        <w:t>nn.Tanh</w:t>
      </w:r>
      <w:proofErr w:type="spellEnd"/>
      <w:r w:rsidRPr="00AF53F3">
        <w:rPr>
          <w:rFonts w:ascii="宋体" w:eastAsia="宋体" w:hAnsi="宋体" w:cs="宋体"/>
          <w:kern w:val="0"/>
          <w:sz w:val="24"/>
          <w:szCs w:val="24"/>
        </w:rPr>
        <w:t>())</w:t>
      </w:r>
    </w:p>
    <w:p w14:paraId="161099D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在最后面添加一个tanh激活层</w:t>
      </w:r>
    </w:p>
    <w:p w14:paraId="15EA89B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seq</w:t>
      </w:r>
    </w:p>
    <w:p w14:paraId="61B2560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可以看到添加成功</w:t>
      </w:r>
    </w:p>
    <w:p w14:paraId="119AF98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Sequential(</w:t>
      </w:r>
      <w:proofErr w:type="gramEnd"/>
    </w:p>
    <w:p w14:paraId="01635F4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w:t>
      </w:r>
      <w:proofErr w:type="gramStart"/>
      <w:r w:rsidRPr="00AF53F3">
        <w:rPr>
          <w:rFonts w:ascii="宋体" w:eastAsia="宋体" w:hAnsi="宋体" w:cs="宋体"/>
          <w:kern w:val="0"/>
          <w:sz w:val="24"/>
          <w:szCs w:val="24"/>
        </w:rPr>
        <w:t>Linear(</w:t>
      </w:r>
      <w:proofErr w:type="spellStart"/>
      <w:proofErr w:type="gramEnd"/>
      <w:r w:rsidRPr="00AF53F3">
        <w:rPr>
          <w:rFonts w:ascii="宋体" w:eastAsia="宋体" w:hAnsi="宋体" w:cs="宋体"/>
          <w:kern w:val="0"/>
          <w:sz w:val="24"/>
          <w:szCs w:val="24"/>
        </w:rPr>
        <w:t>in_features</w:t>
      </w:r>
      <w:proofErr w:type="spellEnd"/>
      <w:r w:rsidRPr="00AF53F3">
        <w:rPr>
          <w:rFonts w:ascii="宋体" w:eastAsia="宋体" w:hAnsi="宋体" w:cs="宋体"/>
          <w:kern w:val="0"/>
          <w:sz w:val="24"/>
          <w:szCs w:val="24"/>
        </w:rPr>
        <w:t xml:space="preserve">=10, </w:t>
      </w:r>
      <w:proofErr w:type="spellStart"/>
      <w:r w:rsidRPr="00AF53F3">
        <w:rPr>
          <w:rFonts w:ascii="宋体" w:eastAsia="宋体" w:hAnsi="宋体" w:cs="宋体"/>
          <w:kern w:val="0"/>
          <w:sz w:val="24"/>
          <w:szCs w:val="24"/>
        </w:rPr>
        <w:t>out_features</w:t>
      </w:r>
      <w:proofErr w:type="spellEnd"/>
      <w:r w:rsidRPr="00AF53F3">
        <w:rPr>
          <w:rFonts w:ascii="宋体" w:eastAsia="宋体" w:hAnsi="宋体" w:cs="宋体"/>
          <w:kern w:val="0"/>
          <w:sz w:val="24"/>
          <w:szCs w:val="24"/>
        </w:rPr>
        <w:t>=20, bias=True)</w:t>
      </w:r>
    </w:p>
    <w:p w14:paraId="5C49DE5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 </w:t>
      </w:r>
      <w:proofErr w:type="gramStart"/>
      <w:r w:rsidRPr="00AF53F3">
        <w:rPr>
          <w:rFonts w:ascii="宋体" w:eastAsia="宋体" w:hAnsi="宋体" w:cs="宋体"/>
          <w:kern w:val="0"/>
          <w:sz w:val="24"/>
          <w:szCs w:val="24"/>
        </w:rPr>
        <w:t>Linear(</w:t>
      </w:r>
      <w:proofErr w:type="spellStart"/>
      <w:proofErr w:type="gramEnd"/>
      <w:r w:rsidRPr="00AF53F3">
        <w:rPr>
          <w:rFonts w:ascii="宋体" w:eastAsia="宋体" w:hAnsi="宋体" w:cs="宋体"/>
          <w:kern w:val="0"/>
          <w:sz w:val="24"/>
          <w:szCs w:val="24"/>
        </w:rPr>
        <w:t>in_features</w:t>
      </w:r>
      <w:proofErr w:type="spellEnd"/>
      <w:r w:rsidRPr="00AF53F3">
        <w:rPr>
          <w:rFonts w:ascii="宋体" w:eastAsia="宋体" w:hAnsi="宋体" w:cs="宋体"/>
          <w:kern w:val="0"/>
          <w:sz w:val="24"/>
          <w:szCs w:val="24"/>
        </w:rPr>
        <w:t xml:space="preserve">=20, </w:t>
      </w:r>
      <w:proofErr w:type="spellStart"/>
      <w:r w:rsidRPr="00AF53F3">
        <w:rPr>
          <w:rFonts w:ascii="宋体" w:eastAsia="宋体" w:hAnsi="宋体" w:cs="宋体"/>
          <w:kern w:val="0"/>
          <w:sz w:val="24"/>
          <w:szCs w:val="24"/>
        </w:rPr>
        <w:t>out_features</w:t>
      </w:r>
      <w:proofErr w:type="spellEnd"/>
      <w:r w:rsidRPr="00AF53F3">
        <w:rPr>
          <w:rFonts w:ascii="宋体" w:eastAsia="宋体" w:hAnsi="宋体" w:cs="宋体"/>
          <w:kern w:val="0"/>
          <w:sz w:val="24"/>
          <w:szCs w:val="24"/>
        </w:rPr>
        <w:t>=1, bias=True)</w:t>
      </w:r>
    </w:p>
    <w:p w14:paraId="18E44D8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(tanh): </w:t>
      </w:r>
      <w:proofErr w:type="gramStart"/>
      <w:r w:rsidRPr="00AF53F3">
        <w:rPr>
          <w:rFonts w:ascii="宋体" w:eastAsia="宋体" w:hAnsi="宋体" w:cs="宋体"/>
          <w:kern w:val="0"/>
          <w:sz w:val="24"/>
          <w:szCs w:val="24"/>
        </w:rPr>
        <w:t>Tanh(</w:t>
      </w:r>
      <w:proofErr w:type="gramEnd"/>
      <w:r w:rsidRPr="00AF53F3">
        <w:rPr>
          <w:rFonts w:ascii="宋体" w:eastAsia="宋体" w:hAnsi="宋体" w:cs="宋体"/>
          <w:kern w:val="0"/>
          <w:sz w:val="24"/>
          <w:szCs w:val="24"/>
        </w:rPr>
        <w:t>)</w:t>
      </w:r>
    </w:p>
    <w:p w14:paraId="097F451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
    <w:p w14:paraId="728AE97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gramStart"/>
      <w:r w:rsidRPr="00AF53F3">
        <w:rPr>
          <w:rFonts w:ascii="宋体" w:eastAsia="宋体" w:hAnsi="宋体" w:cs="宋体"/>
          <w:kern w:val="0"/>
          <w:sz w:val="24"/>
          <w:szCs w:val="24"/>
        </w:rPr>
        <w:t>seq[</w:t>
      </w:r>
      <w:proofErr w:type="gramEnd"/>
      <w:r w:rsidRPr="00AF53F3">
        <w:rPr>
          <w:rFonts w:ascii="宋体" w:eastAsia="宋体" w:hAnsi="宋体" w:cs="宋体"/>
          <w:kern w:val="0"/>
          <w:sz w:val="24"/>
          <w:szCs w:val="24"/>
        </w:rPr>
        <w:t>2]</w:t>
      </w:r>
    </w:p>
    <w:p w14:paraId="562B26B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Tanh(</w:t>
      </w:r>
      <w:proofErr w:type="gramEnd"/>
      <w:r w:rsidRPr="00AF53F3">
        <w:rPr>
          <w:rFonts w:ascii="宋体" w:eastAsia="宋体" w:hAnsi="宋体" w:cs="宋体"/>
          <w:kern w:val="0"/>
          <w:sz w:val="24"/>
          <w:szCs w:val="24"/>
        </w:rPr>
        <w:t>)</w:t>
      </w:r>
    </w:p>
    <w:p w14:paraId="5079F69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gramStart"/>
      <w:r w:rsidRPr="00AF53F3">
        <w:rPr>
          <w:rFonts w:ascii="宋体" w:eastAsia="宋体" w:hAnsi="宋体" w:cs="宋体"/>
          <w:kern w:val="0"/>
          <w:sz w:val="24"/>
          <w:szCs w:val="24"/>
        </w:rPr>
        <w:t>seq[</w:t>
      </w:r>
      <w:proofErr w:type="gramEnd"/>
      <w:r w:rsidRPr="00AF53F3">
        <w:rPr>
          <w:rFonts w:ascii="宋体" w:eastAsia="宋体" w:hAnsi="宋体" w:cs="宋体"/>
          <w:kern w:val="0"/>
          <w:sz w:val="24"/>
          <w:szCs w:val="24"/>
        </w:rPr>
        <w:t xml:space="preserve">2] = </w:t>
      </w:r>
      <w:proofErr w:type="spellStart"/>
      <w:r w:rsidRPr="00AF53F3">
        <w:rPr>
          <w:rFonts w:ascii="宋体" w:eastAsia="宋体" w:hAnsi="宋体" w:cs="宋体"/>
          <w:kern w:val="0"/>
          <w:sz w:val="24"/>
          <w:szCs w:val="24"/>
        </w:rPr>
        <w:t>nn.ReLU</w:t>
      </w:r>
      <w:proofErr w:type="spellEnd"/>
      <w:r w:rsidRPr="00AF53F3">
        <w:rPr>
          <w:rFonts w:ascii="宋体" w:eastAsia="宋体" w:hAnsi="宋体" w:cs="宋体"/>
          <w:kern w:val="0"/>
          <w:sz w:val="24"/>
          <w:szCs w:val="24"/>
        </w:rPr>
        <w:t>()</w:t>
      </w:r>
    </w:p>
    <w:p w14:paraId="71F658E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修改第三层为</w:t>
      </w:r>
      <w:proofErr w:type="spellStart"/>
      <w:r w:rsidRPr="00AF53F3">
        <w:rPr>
          <w:rFonts w:ascii="宋体" w:eastAsia="宋体" w:hAnsi="宋体" w:cs="宋体"/>
          <w:kern w:val="0"/>
          <w:sz w:val="24"/>
          <w:szCs w:val="24"/>
        </w:rPr>
        <w:t>relu</w:t>
      </w:r>
      <w:proofErr w:type="spellEnd"/>
    </w:p>
    <w:p w14:paraId="12BD391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seq</w:t>
      </w:r>
    </w:p>
    <w:p w14:paraId="0042D5A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可以看到修改成功</w:t>
      </w:r>
    </w:p>
    <w:p w14:paraId="1F0A71E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Sequential(</w:t>
      </w:r>
      <w:proofErr w:type="gramEnd"/>
    </w:p>
    <w:p w14:paraId="6EBFB04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w:t>
      </w:r>
      <w:proofErr w:type="gramStart"/>
      <w:r w:rsidRPr="00AF53F3">
        <w:rPr>
          <w:rFonts w:ascii="宋体" w:eastAsia="宋体" w:hAnsi="宋体" w:cs="宋体"/>
          <w:kern w:val="0"/>
          <w:sz w:val="24"/>
          <w:szCs w:val="24"/>
        </w:rPr>
        <w:t>Linear(</w:t>
      </w:r>
      <w:proofErr w:type="spellStart"/>
      <w:proofErr w:type="gramEnd"/>
      <w:r w:rsidRPr="00AF53F3">
        <w:rPr>
          <w:rFonts w:ascii="宋体" w:eastAsia="宋体" w:hAnsi="宋体" w:cs="宋体"/>
          <w:kern w:val="0"/>
          <w:sz w:val="24"/>
          <w:szCs w:val="24"/>
        </w:rPr>
        <w:t>in_features</w:t>
      </w:r>
      <w:proofErr w:type="spellEnd"/>
      <w:r w:rsidRPr="00AF53F3">
        <w:rPr>
          <w:rFonts w:ascii="宋体" w:eastAsia="宋体" w:hAnsi="宋体" w:cs="宋体"/>
          <w:kern w:val="0"/>
          <w:sz w:val="24"/>
          <w:szCs w:val="24"/>
        </w:rPr>
        <w:t xml:space="preserve">=10, </w:t>
      </w:r>
      <w:proofErr w:type="spellStart"/>
      <w:r w:rsidRPr="00AF53F3">
        <w:rPr>
          <w:rFonts w:ascii="宋体" w:eastAsia="宋体" w:hAnsi="宋体" w:cs="宋体"/>
          <w:kern w:val="0"/>
          <w:sz w:val="24"/>
          <w:szCs w:val="24"/>
        </w:rPr>
        <w:t>out_features</w:t>
      </w:r>
      <w:proofErr w:type="spellEnd"/>
      <w:r w:rsidRPr="00AF53F3">
        <w:rPr>
          <w:rFonts w:ascii="宋体" w:eastAsia="宋体" w:hAnsi="宋体" w:cs="宋体"/>
          <w:kern w:val="0"/>
          <w:sz w:val="24"/>
          <w:szCs w:val="24"/>
        </w:rPr>
        <w:t>=20, bias=True)</w:t>
      </w:r>
    </w:p>
    <w:p w14:paraId="4AD9D54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  (1): </w:t>
      </w:r>
      <w:proofErr w:type="gramStart"/>
      <w:r w:rsidRPr="00AF53F3">
        <w:rPr>
          <w:rFonts w:ascii="宋体" w:eastAsia="宋体" w:hAnsi="宋体" w:cs="宋体"/>
          <w:kern w:val="0"/>
          <w:sz w:val="24"/>
          <w:szCs w:val="24"/>
        </w:rPr>
        <w:t>Linear(</w:t>
      </w:r>
      <w:proofErr w:type="spellStart"/>
      <w:proofErr w:type="gramEnd"/>
      <w:r w:rsidRPr="00AF53F3">
        <w:rPr>
          <w:rFonts w:ascii="宋体" w:eastAsia="宋体" w:hAnsi="宋体" w:cs="宋体"/>
          <w:kern w:val="0"/>
          <w:sz w:val="24"/>
          <w:szCs w:val="24"/>
        </w:rPr>
        <w:t>in_features</w:t>
      </w:r>
      <w:proofErr w:type="spellEnd"/>
      <w:r w:rsidRPr="00AF53F3">
        <w:rPr>
          <w:rFonts w:ascii="宋体" w:eastAsia="宋体" w:hAnsi="宋体" w:cs="宋体"/>
          <w:kern w:val="0"/>
          <w:sz w:val="24"/>
          <w:szCs w:val="24"/>
        </w:rPr>
        <w:t xml:space="preserve">=20, </w:t>
      </w:r>
      <w:proofErr w:type="spellStart"/>
      <w:r w:rsidRPr="00AF53F3">
        <w:rPr>
          <w:rFonts w:ascii="宋体" w:eastAsia="宋体" w:hAnsi="宋体" w:cs="宋体"/>
          <w:kern w:val="0"/>
          <w:sz w:val="24"/>
          <w:szCs w:val="24"/>
        </w:rPr>
        <w:t>out_features</w:t>
      </w:r>
      <w:proofErr w:type="spellEnd"/>
      <w:r w:rsidRPr="00AF53F3">
        <w:rPr>
          <w:rFonts w:ascii="宋体" w:eastAsia="宋体" w:hAnsi="宋体" w:cs="宋体"/>
          <w:kern w:val="0"/>
          <w:sz w:val="24"/>
          <w:szCs w:val="24"/>
        </w:rPr>
        <w:t>=1, bias=True)</w:t>
      </w:r>
    </w:p>
    <w:p w14:paraId="21D8D89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(tanh): </w:t>
      </w:r>
      <w:proofErr w:type="spellStart"/>
      <w:proofErr w:type="gramStart"/>
      <w:r w:rsidRPr="00AF53F3">
        <w:rPr>
          <w:rFonts w:ascii="宋体" w:eastAsia="宋体" w:hAnsi="宋体" w:cs="宋体"/>
          <w:kern w:val="0"/>
          <w:sz w:val="24"/>
          <w:szCs w:val="24"/>
        </w:rPr>
        <w:t>ReLU</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t>
      </w:r>
    </w:p>
    <w:p w14:paraId="16FA0F1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
    <w:p w14:paraId="1221D75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del </w:t>
      </w:r>
      <w:proofErr w:type="gramStart"/>
      <w:r w:rsidRPr="00AF53F3">
        <w:rPr>
          <w:rFonts w:ascii="宋体" w:eastAsia="宋体" w:hAnsi="宋体" w:cs="宋体"/>
          <w:kern w:val="0"/>
          <w:sz w:val="24"/>
          <w:szCs w:val="24"/>
        </w:rPr>
        <w:t>seq[</w:t>
      </w:r>
      <w:proofErr w:type="gramEnd"/>
      <w:r w:rsidRPr="00AF53F3">
        <w:rPr>
          <w:rFonts w:ascii="宋体" w:eastAsia="宋体" w:hAnsi="宋体" w:cs="宋体"/>
          <w:kern w:val="0"/>
          <w:sz w:val="24"/>
          <w:szCs w:val="24"/>
        </w:rPr>
        <w:t>2]</w:t>
      </w:r>
    </w:p>
    <w:p w14:paraId="374E493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删除第三层</w:t>
      </w:r>
    </w:p>
    <w:p w14:paraId="515AC5E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seq</w:t>
      </w:r>
    </w:p>
    <w:p w14:paraId="2267E8D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可以看到删除成功</w:t>
      </w:r>
    </w:p>
    <w:p w14:paraId="075D695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Sequential(</w:t>
      </w:r>
      <w:proofErr w:type="gramEnd"/>
    </w:p>
    <w:p w14:paraId="259ED62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w:t>
      </w:r>
      <w:proofErr w:type="gramStart"/>
      <w:r w:rsidRPr="00AF53F3">
        <w:rPr>
          <w:rFonts w:ascii="宋体" w:eastAsia="宋体" w:hAnsi="宋体" w:cs="宋体"/>
          <w:kern w:val="0"/>
          <w:sz w:val="24"/>
          <w:szCs w:val="24"/>
        </w:rPr>
        <w:t>Linear(</w:t>
      </w:r>
      <w:proofErr w:type="spellStart"/>
      <w:proofErr w:type="gramEnd"/>
      <w:r w:rsidRPr="00AF53F3">
        <w:rPr>
          <w:rFonts w:ascii="宋体" w:eastAsia="宋体" w:hAnsi="宋体" w:cs="宋体"/>
          <w:kern w:val="0"/>
          <w:sz w:val="24"/>
          <w:szCs w:val="24"/>
        </w:rPr>
        <w:t>in_features</w:t>
      </w:r>
      <w:proofErr w:type="spellEnd"/>
      <w:r w:rsidRPr="00AF53F3">
        <w:rPr>
          <w:rFonts w:ascii="宋体" w:eastAsia="宋体" w:hAnsi="宋体" w:cs="宋体"/>
          <w:kern w:val="0"/>
          <w:sz w:val="24"/>
          <w:szCs w:val="24"/>
        </w:rPr>
        <w:t xml:space="preserve">=10, </w:t>
      </w:r>
      <w:proofErr w:type="spellStart"/>
      <w:r w:rsidRPr="00AF53F3">
        <w:rPr>
          <w:rFonts w:ascii="宋体" w:eastAsia="宋体" w:hAnsi="宋体" w:cs="宋体"/>
          <w:kern w:val="0"/>
          <w:sz w:val="24"/>
          <w:szCs w:val="24"/>
        </w:rPr>
        <w:t>out_features</w:t>
      </w:r>
      <w:proofErr w:type="spellEnd"/>
      <w:r w:rsidRPr="00AF53F3">
        <w:rPr>
          <w:rFonts w:ascii="宋体" w:eastAsia="宋体" w:hAnsi="宋体" w:cs="宋体"/>
          <w:kern w:val="0"/>
          <w:sz w:val="24"/>
          <w:szCs w:val="24"/>
        </w:rPr>
        <w:t>=20, bias=True)</w:t>
      </w:r>
    </w:p>
    <w:p w14:paraId="598B05D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 </w:t>
      </w:r>
      <w:proofErr w:type="gramStart"/>
      <w:r w:rsidRPr="00AF53F3">
        <w:rPr>
          <w:rFonts w:ascii="宋体" w:eastAsia="宋体" w:hAnsi="宋体" w:cs="宋体"/>
          <w:kern w:val="0"/>
          <w:sz w:val="24"/>
          <w:szCs w:val="24"/>
        </w:rPr>
        <w:t>Linear(</w:t>
      </w:r>
      <w:proofErr w:type="spellStart"/>
      <w:proofErr w:type="gramEnd"/>
      <w:r w:rsidRPr="00AF53F3">
        <w:rPr>
          <w:rFonts w:ascii="宋体" w:eastAsia="宋体" w:hAnsi="宋体" w:cs="宋体"/>
          <w:kern w:val="0"/>
          <w:sz w:val="24"/>
          <w:szCs w:val="24"/>
        </w:rPr>
        <w:t>in_features</w:t>
      </w:r>
      <w:proofErr w:type="spellEnd"/>
      <w:r w:rsidRPr="00AF53F3">
        <w:rPr>
          <w:rFonts w:ascii="宋体" w:eastAsia="宋体" w:hAnsi="宋体" w:cs="宋体"/>
          <w:kern w:val="0"/>
          <w:sz w:val="24"/>
          <w:szCs w:val="24"/>
        </w:rPr>
        <w:t xml:space="preserve">=20, </w:t>
      </w:r>
      <w:proofErr w:type="spellStart"/>
      <w:r w:rsidRPr="00AF53F3">
        <w:rPr>
          <w:rFonts w:ascii="宋体" w:eastAsia="宋体" w:hAnsi="宋体" w:cs="宋体"/>
          <w:kern w:val="0"/>
          <w:sz w:val="24"/>
          <w:szCs w:val="24"/>
        </w:rPr>
        <w:t>out_features</w:t>
      </w:r>
      <w:proofErr w:type="spellEnd"/>
      <w:r w:rsidRPr="00AF53F3">
        <w:rPr>
          <w:rFonts w:ascii="宋体" w:eastAsia="宋体" w:hAnsi="宋体" w:cs="宋体"/>
          <w:kern w:val="0"/>
          <w:sz w:val="24"/>
          <w:szCs w:val="24"/>
        </w:rPr>
        <w:t>=1, bias=True)</w:t>
      </w:r>
    </w:p>
    <w:p w14:paraId="456CCBB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
    <w:p w14:paraId="79D13DC4"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修改网络参数</w:t>
      </w:r>
    </w:p>
    <w:p w14:paraId="6B3B912B"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对于网络层中的参数，其是一个Parameter类型，因此如果我们需要手动修改其参数时，可以通过定义一个该类的数据来赋值修改，举例：</w:t>
      </w:r>
    </w:p>
    <w:p w14:paraId="673D205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layer = </w:t>
      </w:r>
      <w:proofErr w:type="spellStart"/>
      <w:proofErr w:type="gramStart"/>
      <w:r w:rsidRPr="00AF53F3">
        <w:rPr>
          <w:rFonts w:ascii="宋体" w:eastAsia="宋体" w:hAnsi="宋体" w:cs="宋体"/>
          <w:kern w:val="0"/>
          <w:sz w:val="24"/>
          <w:szCs w:val="24"/>
        </w:rPr>
        <w:t>nn.Linear</w:t>
      </w:r>
      <w:proofErr w:type="spellEnd"/>
      <w:proofErr w:type="gramEnd"/>
      <w:r w:rsidRPr="00AF53F3">
        <w:rPr>
          <w:rFonts w:ascii="宋体" w:eastAsia="宋体" w:hAnsi="宋体" w:cs="宋体"/>
          <w:kern w:val="0"/>
          <w:sz w:val="24"/>
          <w:szCs w:val="24"/>
        </w:rPr>
        <w:t>(2, 1)</w:t>
      </w:r>
    </w:p>
    <w:p w14:paraId="2F0DD3D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layer.weight</w:t>
      </w:r>
      <w:proofErr w:type="spellEnd"/>
      <w:proofErr w:type="gramEnd"/>
    </w:p>
    <w:p w14:paraId="4083AD3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Parameter containing:</w:t>
      </w:r>
    </w:p>
    <w:p w14:paraId="16995BA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xml:space="preserve">[[0.6619, 0.2653]], </w:t>
      </w:r>
      <w:proofErr w:type="spellStart"/>
      <w:r w:rsidRPr="00AF53F3">
        <w:rPr>
          <w:rFonts w:ascii="宋体" w:eastAsia="宋体" w:hAnsi="宋体" w:cs="宋体"/>
          <w:kern w:val="0"/>
          <w:sz w:val="24"/>
          <w:szCs w:val="24"/>
        </w:rPr>
        <w:t>requires_grad</w:t>
      </w:r>
      <w:proofErr w:type="spellEnd"/>
      <w:r w:rsidRPr="00AF53F3">
        <w:rPr>
          <w:rFonts w:ascii="宋体" w:eastAsia="宋体" w:hAnsi="宋体" w:cs="宋体"/>
          <w:kern w:val="0"/>
          <w:sz w:val="24"/>
          <w:szCs w:val="24"/>
        </w:rPr>
        <w:t>=True)</w:t>
      </w:r>
    </w:p>
    <w:p w14:paraId="145E818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type(</w:t>
      </w:r>
      <w:proofErr w:type="spellStart"/>
      <w:proofErr w:type="gramStart"/>
      <w:r w:rsidRPr="00AF53F3">
        <w:rPr>
          <w:rFonts w:ascii="宋体" w:eastAsia="宋体" w:hAnsi="宋体" w:cs="宋体"/>
          <w:kern w:val="0"/>
          <w:sz w:val="24"/>
          <w:szCs w:val="24"/>
        </w:rPr>
        <w:t>layer.weight</w:t>
      </w:r>
      <w:proofErr w:type="spellEnd"/>
      <w:proofErr w:type="gramEnd"/>
      <w:r w:rsidRPr="00AF53F3">
        <w:rPr>
          <w:rFonts w:ascii="宋体" w:eastAsia="宋体" w:hAnsi="宋体" w:cs="宋体"/>
          <w:kern w:val="0"/>
          <w:sz w:val="24"/>
          <w:szCs w:val="24"/>
        </w:rPr>
        <w:t>)</w:t>
      </w:r>
    </w:p>
    <w:p w14:paraId="089C83D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参数的数据类型</w:t>
      </w:r>
    </w:p>
    <w:p w14:paraId="777AC0D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&lt;class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nn.parameter</w:t>
      </w:r>
      <w:proofErr w:type="gramEnd"/>
      <w:r w:rsidRPr="00AF53F3">
        <w:rPr>
          <w:rFonts w:ascii="宋体" w:eastAsia="宋体" w:hAnsi="宋体" w:cs="宋体"/>
          <w:kern w:val="0"/>
          <w:sz w:val="24"/>
          <w:szCs w:val="24"/>
        </w:rPr>
        <w:t>.Parameter</w:t>
      </w:r>
      <w:proofErr w:type="spellEnd"/>
      <w:r w:rsidRPr="00AF53F3">
        <w:rPr>
          <w:rFonts w:ascii="宋体" w:eastAsia="宋体" w:hAnsi="宋体" w:cs="宋体"/>
          <w:kern w:val="0"/>
          <w:sz w:val="24"/>
          <w:szCs w:val="24"/>
        </w:rPr>
        <w:t>'&gt;</w:t>
      </w:r>
    </w:p>
    <w:p w14:paraId="3B45145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layer.weight</w:t>
      </w:r>
      <w:proofErr w:type="spellEnd"/>
      <w:proofErr w:type="gramEnd"/>
      <w:r w:rsidRPr="00AF53F3">
        <w:rPr>
          <w:rFonts w:ascii="宋体" w:eastAsia="宋体" w:hAnsi="宋体" w:cs="宋体"/>
          <w:kern w:val="0"/>
          <w:sz w:val="24"/>
          <w:szCs w:val="24"/>
        </w:rPr>
        <w:t xml:space="preserve"> = </w:t>
      </w:r>
      <w:proofErr w:type="spellStart"/>
      <w:r w:rsidRPr="00AF53F3">
        <w:rPr>
          <w:rFonts w:ascii="宋体" w:eastAsia="宋体" w:hAnsi="宋体" w:cs="宋体"/>
          <w:kern w:val="0"/>
          <w:sz w:val="24"/>
          <w:szCs w:val="24"/>
        </w:rPr>
        <w:t>torch.rand</w:t>
      </w:r>
      <w:proofErr w:type="spellEnd"/>
      <w:r w:rsidRPr="00AF53F3">
        <w:rPr>
          <w:rFonts w:ascii="宋体" w:eastAsia="宋体" w:hAnsi="宋体" w:cs="宋体"/>
          <w:kern w:val="0"/>
          <w:sz w:val="24"/>
          <w:szCs w:val="24"/>
        </w:rPr>
        <w:t xml:space="preserve">(2, 1, </w:t>
      </w:r>
      <w:proofErr w:type="spellStart"/>
      <w:r w:rsidRPr="00AF53F3">
        <w:rPr>
          <w:rFonts w:ascii="宋体" w:eastAsia="宋体" w:hAnsi="宋体" w:cs="宋体"/>
          <w:kern w:val="0"/>
          <w:sz w:val="24"/>
          <w:szCs w:val="24"/>
        </w:rPr>
        <w:t>requires_grad</w:t>
      </w:r>
      <w:proofErr w:type="spellEnd"/>
      <w:r w:rsidRPr="00AF53F3">
        <w:rPr>
          <w:rFonts w:ascii="宋体" w:eastAsia="宋体" w:hAnsi="宋体" w:cs="宋体"/>
          <w:kern w:val="0"/>
          <w:sz w:val="24"/>
          <w:szCs w:val="24"/>
        </w:rPr>
        <w:t>=True)</w:t>
      </w:r>
    </w:p>
    <w:p w14:paraId="6429D01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直接赋值张量会报错</w:t>
      </w:r>
    </w:p>
    <w:p w14:paraId="332068E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Traceback (most recent call last):</w:t>
      </w:r>
    </w:p>
    <w:p w14:paraId="7D6462D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File "&lt;pyshell#150&gt;", line 1, in &lt;module&gt;</w:t>
      </w:r>
    </w:p>
    <w:p w14:paraId="0F31C46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proofErr w:type="gramStart"/>
      <w:r w:rsidRPr="00AF53F3">
        <w:rPr>
          <w:rFonts w:ascii="宋体" w:eastAsia="宋体" w:hAnsi="宋体" w:cs="宋体"/>
          <w:kern w:val="0"/>
          <w:sz w:val="24"/>
          <w:szCs w:val="24"/>
        </w:rPr>
        <w:t>layer.weight</w:t>
      </w:r>
      <w:proofErr w:type="spellEnd"/>
      <w:proofErr w:type="gramEnd"/>
      <w:r w:rsidRPr="00AF53F3">
        <w:rPr>
          <w:rFonts w:ascii="宋体" w:eastAsia="宋体" w:hAnsi="宋体" w:cs="宋体"/>
          <w:kern w:val="0"/>
          <w:sz w:val="24"/>
          <w:szCs w:val="24"/>
        </w:rPr>
        <w:t xml:space="preserve"> = </w:t>
      </w:r>
      <w:proofErr w:type="spellStart"/>
      <w:r w:rsidRPr="00AF53F3">
        <w:rPr>
          <w:rFonts w:ascii="宋体" w:eastAsia="宋体" w:hAnsi="宋体" w:cs="宋体"/>
          <w:kern w:val="0"/>
          <w:sz w:val="24"/>
          <w:szCs w:val="24"/>
        </w:rPr>
        <w:t>torch.rand</w:t>
      </w:r>
      <w:proofErr w:type="spellEnd"/>
      <w:r w:rsidRPr="00AF53F3">
        <w:rPr>
          <w:rFonts w:ascii="宋体" w:eastAsia="宋体" w:hAnsi="宋体" w:cs="宋体"/>
          <w:kern w:val="0"/>
          <w:sz w:val="24"/>
          <w:szCs w:val="24"/>
        </w:rPr>
        <w:t>(2, 1)</w:t>
      </w:r>
    </w:p>
    <w:p w14:paraId="034870A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File "D:\python\lib\site-packages\torch\nn\modules\module.py", line 604, in __</w:t>
      </w:r>
      <w:proofErr w:type="spellStart"/>
      <w:r w:rsidRPr="00AF53F3">
        <w:rPr>
          <w:rFonts w:ascii="宋体" w:eastAsia="宋体" w:hAnsi="宋体" w:cs="宋体"/>
          <w:kern w:val="0"/>
          <w:sz w:val="24"/>
          <w:szCs w:val="24"/>
        </w:rPr>
        <w:t>setattr</w:t>
      </w:r>
      <w:proofErr w:type="spellEnd"/>
      <w:r w:rsidRPr="00AF53F3">
        <w:rPr>
          <w:rFonts w:ascii="宋体" w:eastAsia="宋体" w:hAnsi="宋体" w:cs="宋体"/>
          <w:kern w:val="0"/>
          <w:sz w:val="24"/>
          <w:szCs w:val="24"/>
        </w:rPr>
        <w:t>__</w:t>
      </w:r>
    </w:p>
    <w:p w14:paraId="0D17346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gramStart"/>
      <w:r w:rsidRPr="00AF53F3">
        <w:rPr>
          <w:rFonts w:ascii="宋体" w:eastAsia="宋体" w:hAnsi="宋体" w:cs="宋体"/>
          <w:kern w:val="0"/>
          <w:sz w:val="24"/>
          <w:szCs w:val="24"/>
        </w:rPr>
        <w:t>.format</w:t>
      </w:r>
      <w:proofErr w:type="gram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torch.typename</w:t>
      </w:r>
      <w:proofErr w:type="spellEnd"/>
      <w:r w:rsidRPr="00AF53F3">
        <w:rPr>
          <w:rFonts w:ascii="宋体" w:eastAsia="宋体" w:hAnsi="宋体" w:cs="宋体"/>
          <w:kern w:val="0"/>
          <w:sz w:val="24"/>
          <w:szCs w:val="24"/>
        </w:rPr>
        <w:t>(value), name))</w:t>
      </w:r>
    </w:p>
    <w:p w14:paraId="4E41221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AF53F3">
        <w:rPr>
          <w:rFonts w:ascii="宋体" w:eastAsia="宋体" w:hAnsi="宋体" w:cs="宋体"/>
          <w:kern w:val="0"/>
          <w:sz w:val="24"/>
          <w:szCs w:val="24"/>
        </w:rPr>
        <w:t>TypeError</w:t>
      </w:r>
      <w:proofErr w:type="spellEnd"/>
      <w:r w:rsidRPr="00AF53F3">
        <w:rPr>
          <w:rFonts w:ascii="宋体" w:eastAsia="宋体" w:hAnsi="宋体" w:cs="宋体"/>
          <w:kern w:val="0"/>
          <w:sz w:val="24"/>
          <w:szCs w:val="24"/>
        </w:rPr>
        <w:t>: cannot assign '</w:t>
      </w:r>
      <w:proofErr w:type="spellStart"/>
      <w:proofErr w:type="gramStart"/>
      <w:r w:rsidRPr="00AF53F3">
        <w:rPr>
          <w:rFonts w:ascii="宋体" w:eastAsia="宋体" w:hAnsi="宋体" w:cs="宋体"/>
          <w:kern w:val="0"/>
          <w:sz w:val="24"/>
          <w:szCs w:val="24"/>
        </w:rPr>
        <w:t>torch.FloatTensor</w:t>
      </w:r>
      <w:proofErr w:type="spellEnd"/>
      <w:proofErr w:type="gramEnd"/>
      <w:r w:rsidRPr="00AF53F3">
        <w:rPr>
          <w:rFonts w:ascii="宋体" w:eastAsia="宋体" w:hAnsi="宋体" w:cs="宋体"/>
          <w:kern w:val="0"/>
          <w:sz w:val="24"/>
          <w:szCs w:val="24"/>
        </w:rPr>
        <w:t>' as parameter 'weight' (</w:t>
      </w:r>
      <w:proofErr w:type="spellStart"/>
      <w:r w:rsidRPr="00AF53F3">
        <w:rPr>
          <w:rFonts w:ascii="宋体" w:eastAsia="宋体" w:hAnsi="宋体" w:cs="宋体"/>
          <w:kern w:val="0"/>
          <w:sz w:val="24"/>
          <w:szCs w:val="24"/>
        </w:rPr>
        <w:t>torch.nn.Parameter</w:t>
      </w:r>
      <w:proofErr w:type="spellEnd"/>
      <w:r w:rsidRPr="00AF53F3">
        <w:rPr>
          <w:rFonts w:ascii="宋体" w:eastAsia="宋体" w:hAnsi="宋体" w:cs="宋体"/>
          <w:kern w:val="0"/>
          <w:sz w:val="24"/>
          <w:szCs w:val="24"/>
        </w:rPr>
        <w:t xml:space="preserve"> or None expected)</w:t>
      </w:r>
    </w:p>
    <w:p w14:paraId="33C4B2D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layer.weight</w:t>
      </w:r>
      <w:proofErr w:type="spellEnd"/>
      <w:proofErr w:type="gramEnd"/>
      <w:r w:rsidRPr="00AF53F3">
        <w:rPr>
          <w:rFonts w:ascii="宋体" w:eastAsia="宋体" w:hAnsi="宋体" w:cs="宋体"/>
          <w:kern w:val="0"/>
          <w:sz w:val="24"/>
          <w:szCs w:val="24"/>
        </w:rPr>
        <w:t xml:space="preserve"> = </w:t>
      </w:r>
      <w:proofErr w:type="spellStart"/>
      <w:r w:rsidRPr="00AF53F3">
        <w:rPr>
          <w:rFonts w:ascii="宋体" w:eastAsia="宋体" w:hAnsi="宋体" w:cs="宋体"/>
          <w:kern w:val="0"/>
          <w:sz w:val="24"/>
          <w:szCs w:val="24"/>
        </w:rPr>
        <w:t>nn.parameter.Parameter</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torch.rand</w:t>
      </w:r>
      <w:proofErr w:type="spellEnd"/>
      <w:r w:rsidRPr="00AF53F3">
        <w:rPr>
          <w:rFonts w:ascii="宋体" w:eastAsia="宋体" w:hAnsi="宋体" w:cs="宋体"/>
          <w:kern w:val="0"/>
          <w:sz w:val="24"/>
          <w:szCs w:val="24"/>
        </w:rPr>
        <w:t>(2, 1))</w:t>
      </w:r>
    </w:p>
    <w:p w14:paraId="1C0CE5E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赋值Parameter类型的则可以</w:t>
      </w:r>
    </w:p>
    <w:p w14:paraId="35DB961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layer.weight</w:t>
      </w:r>
      <w:proofErr w:type="spellEnd"/>
      <w:proofErr w:type="gramEnd"/>
    </w:p>
    <w:p w14:paraId="4419064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可以看到修改成功</w:t>
      </w:r>
    </w:p>
    <w:p w14:paraId="0F11E40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Parameter containing:</w:t>
      </w:r>
    </w:p>
    <w:p w14:paraId="3C65900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[[0.7412],</w:t>
      </w:r>
    </w:p>
    <w:p w14:paraId="1F53FC5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[0.9723]], </w:t>
      </w:r>
      <w:proofErr w:type="spellStart"/>
      <w:r w:rsidRPr="00AF53F3">
        <w:rPr>
          <w:rFonts w:ascii="宋体" w:eastAsia="宋体" w:hAnsi="宋体" w:cs="宋体"/>
          <w:kern w:val="0"/>
          <w:sz w:val="24"/>
          <w:szCs w:val="24"/>
        </w:rPr>
        <w:t>requires_grad</w:t>
      </w:r>
      <w:proofErr w:type="spellEnd"/>
      <w:r w:rsidRPr="00AF53F3">
        <w:rPr>
          <w:rFonts w:ascii="宋体" w:eastAsia="宋体" w:hAnsi="宋体" w:cs="宋体"/>
          <w:kern w:val="0"/>
          <w:sz w:val="24"/>
          <w:szCs w:val="24"/>
        </w:rPr>
        <w:t>=True)</w:t>
      </w:r>
    </w:p>
    <w:p w14:paraId="74048997"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自定义神经网络</w:t>
      </w:r>
    </w:p>
    <w:p w14:paraId="6D1F6CF3"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当需要自己定义神经网络层的时候，首先需要继承于</w:t>
      </w:r>
      <w:proofErr w:type="spellStart"/>
      <w:r w:rsidRPr="00AF53F3">
        <w:rPr>
          <w:rFonts w:ascii="宋体" w:eastAsia="宋体" w:hAnsi="宋体" w:cs="宋体"/>
          <w:kern w:val="0"/>
          <w:sz w:val="24"/>
          <w:szCs w:val="24"/>
        </w:rPr>
        <w:t>torch.nn.Module</w:t>
      </w:r>
      <w:proofErr w:type="spellEnd"/>
      <w:r w:rsidRPr="00AF53F3">
        <w:rPr>
          <w:rFonts w:ascii="宋体" w:eastAsia="宋体" w:hAnsi="宋体" w:cs="宋体"/>
          <w:kern w:val="0"/>
          <w:sz w:val="24"/>
          <w:szCs w:val="24"/>
        </w:rPr>
        <w:t>，并在初始化时</w:t>
      </w:r>
      <w:proofErr w:type="gramStart"/>
      <w:r w:rsidRPr="00AF53F3">
        <w:rPr>
          <w:rFonts w:ascii="宋体" w:eastAsia="宋体" w:hAnsi="宋体" w:cs="宋体"/>
          <w:kern w:val="0"/>
          <w:sz w:val="24"/>
          <w:szCs w:val="24"/>
        </w:rPr>
        <w:t>调用父类的</w:t>
      </w:r>
      <w:proofErr w:type="gramEnd"/>
      <w:r w:rsidRPr="00AF53F3">
        <w:rPr>
          <w:rFonts w:ascii="宋体" w:eastAsia="宋体" w:hAnsi="宋体" w:cs="宋体"/>
          <w:kern w:val="0"/>
          <w:sz w:val="24"/>
          <w:szCs w:val="24"/>
        </w:rPr>
        <w:t>初始化方法，同时也要在forward方法里实现数据的前向传播，举例：</w:t>
      </w:r>
    </w:p>
    <w:p w14:paraId="69A3934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import torch</w:t>
      </w:r>
    </w:p>
    <w:p w14:paraId="4356AF8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F990E4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class Dense(</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nn.Module</w:t>
      </w:r>
      <w:proofErr w:type="spellEnd"/>
      <w:proofErr w:type="gramEnd"/>
      <w:r w:rsidRPr="00AF53F3">
        <w:rPr>
          <w:rFonts w:ascii="宋体" w:eastAsia="宋体" w:hAnsi="宋体" w:cs="宋体"/>
          <w:kern w:val="0"/>
          <w:sz w:val="24"/>
          <w:szCs w:val="24"/>
        </w:rPr>
        <w:t>):</w:t>
      </w:r>
    </w:p>
    <w:p w14:paraId="5DC6C9F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实现一个自定义全连接+</w:t>
      </w:r>
      <w:proofErr w:type="spellStart"/>
      <w:r w:rsidRPr="00AF53F3">
        <w:rPr>
          <w:rFonts w:ascii="宋体" w:eastAsia="宋体" w:hAnsi="宋体" w:cs="宋体"/>
          <w:kern w:val="0"/>
          <w:sz w:val="24"/>
          <w:szCs w:val="24"/>
        </w:rPr>
        <w:t>relu</w:t>
      </w:r>
      <w:proofErr w:type="spellEnd"/>
      <w:r w:rsidRPr="00AF53F3">
        <w:rPr>
          <w:rFonts w:ascii="宋体" w:eastAsia="宋体" w:hAnsi="宋体" w:cs="宋体"/>
          <w:kern w:val="0"/>
          <w:sz w:val="24"/>
          <w:szCs w:val="24"/>
        </w:rPr>
        <w:t>层，继承</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nn.Module</w:t>
      </w:r>
      <w:proofErr w:type="spellEnd"/>
      <w:proofErr w:type="gramEnd"/>
    </w:p>
    <w:p w14:paraId="2E3FA7E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def __</w:t>
      </w:r>
      <w:proofErr w:type="spellStart"/>
      <w:r w:rsidRPr="00AF53F3">
        <w:rPr>
          <w:rFonts w:ascii="宋体" w:eastAsia="宋体" w:hAnsi="宋体" w:cs="宋体"/>
          <w:kern w:val="0"/>
          <w:sz w:val="24"/>
          <w:szCs w:val="24"/>
        </w:rPr>
        <w:t>init</w:t>
      </w:r>
      <w:proofErr w:type="spellEnd"/>
      <w:r w:rsidRPr="00AF53F3">
        <w:rPr>
          <w:rFonts w:ascii="宋体" w:eastAsia="宋体" w:hAnsi="宋体" w:cs="宋体"/>
          <w:kern w:val="0"/>
          <w:sz w:val="24"/>
          <w:szCs w:val="24"/>
        </w:rPr>
        <w:t>_</w:t>
      </w:r>
      <w:proofErr w:type="gramStart"/>
      <w:r w:rsidRPr="00AF53F3">
        <w:rPr>
          <w:rFonts w:ascii="宋体" w:eastAsia="宋体" w:hAnsi="宋体" w:cs="宋体"/>
          <w:kern w:val="0"/>
          <w:sz w:val="24"/>
          <w:szCs w:val="24"/>
        </w:rPr>
        <w:t>_(</w:t>
      </w:r>
      <w:proofErr w:type="gramEnd"/>
      <w:r w:rsidRPr="00AF53F3">
        <w:rPr>
          <w:rFonts w:ascii="宋体" w:eastAsia="宋体" w:hAnsi="宋体" w:cs="宋体"/>
          <w:kern w:val="0"/>
          <w:sz w:val="24"/>
          <w:szCs w:val="24"/>
        </w:rPr>
        <w:t xml:space="preserve">self, </w:t>
      </w:r>
      <w:proofErr w:type="spellStart"/>
      <w:r w:rsidRPr="00AF53F3">
        <w:rPr>
          <w:rFonts w:ascii="宋体" w:eastAsia="宋体" w:hAnsi="宋体" w:cs="宋体"/>
          <w:kern w:val="0"/>
          <w:sz w:val="24"/>
          <w:szCs w:val="24"/>
        </w:rPr>
        <w:t>input_shape</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output_shape</w:t>
      </w:r>
      <w:proofErr w:type="spellEnd"/>
      <w:r w:rsidRPr="00AF53F3">
        <w:rPr>
          <w:rFonts w:ascii="宋体" w:eastAsia="宋体" w:hAnsi="宋体" w:cs="宋体"/>
          <w:kern w:val="0"/>
          <w:sz w:val="24"/>
          <w:szCs w:val="24"/>
        </w:rPr>
        <w:t>):</w:t>
      </w:r>
    </w:p>
    <w:p w14:paraId="5B1A381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gramStart"/>
      <w:r w:rsidRPr="00AF53F3">
        <w:rPr>
          <w:rFonts w:ascii="宋体" w:eastAsia="宋体" w:hAnsi="宋体" w:cs="宋体"/>
          <w:kern w:val="0"/>
          <w:sz w:val="24"/>
          <w:szCs w:val="24"/>
        </w:rPr>
        <w:t>super(</w:t>
      </w:r>
      <w:proofErr w:type="gramEnd"/>
      <w:r w:rsidRPr="00AF53F3">
        <w:rPr>
          <w:rFonts w:ascii="宋体" w:eastAsia="宋体" w:hAnsi="宋体" w:cs="宋体"/>
          <w:kern w:val="0"/>
          <w:sz w:val="24"/>
          <w:szCs w:val="24"/>
        </w:rPr>
        <w:t>Dense, self).__</w:t>
      </w:r>
      <w:proofErr w:type="spellStart"/>
      <w:r w:rsidRPr="00AF53F3">
        <w:rPr>
          <w:rFonts w:ascii="宋体" w:eastAsia="宋体" w:hAnsi="宋体" w:cs="宋体"/>
          <w:kern w:val="0"/>
          <w:sz w:val="24"/>
          <w:szCs w:val="24"/>
        </w:rPr>
        <w:t>init</w:t>
      </w:r>
      <w:proofErr w:type="spellEnd"/>
      <w:r w:rsidRPr="00AF53F3">
        <w:rPr>
          <w:rFonts w:ascii="宋体" w:eastAsia="宋体" w:hAnsi="宋体" w:cs="宋体"/>
          <w:kern w:val="0"/>
          <w:sz w:val="24"/>
          <w:szCs w:val="24"/>
        </w:rPr>
        <w:t>__()</w:t>
      </w:r>
    </w:p>
    <w:p w14:paraId="17E5BF8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首先初始化时</w:t>
      </w:r>
      <w:proofErr w:type="gramStart"/>
      <w:r w:rsidRPr="00AF53F3">
        <w:rPr>
          <w:rFonts w:ascii="宋体" w:eastAsia="宋体" w:hAnsi="宋体" w:cs="宋体"/>
          <w:kern w:val="0"/>
          <w:sz w:val="24"/>
          <w:szCs w:val="24"/>
        </w:rPr>
        <w:t>执行父类的</w:t>
      </w:r>
      <w:proofErr w:type="gramEnd"/>
      <w:r w:rsidRPr="00AF53F3">
        <w:rPr>
          <w:rFonts w:ascii="宋体" w:eastAsia="宋体" w:hAnsi="宋体" w:cs="宋体"/>
          <w:kern w:val="0"/>
          <w:sz w:val="24"/>
          <w:szCs w:val="24"/>
        </w:rPr>
        <w:t>初始化，这句话可以看</w:t>
      </w:r>
    </w:p>
    <w:p w14:paraId="63F0EE8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w:t>
      </w:r>
      <w:proofErr w:type="gramStart"/>
      <w:r w:rsidRPr="00AF53F3">
        <w:rPr>
          <w:rFonts w:ascii="宋体" w:eastAsia="宋体" w:hAnsi="宋体" w:cs="宋体"/>
          <w:kern w:val="0"/>
          <w:sz w:val="24"/>
          <w:szCs w:val="24"/>
        </w:rPr>
        <w:t>在父类初始化</w:t>
      </w:r>
      <w:proofErr w:type="gramEnd"/>
      <w:r w:rsidRPr="00AF53F3">
        <w:rPr>
          <w:rFonts w:ascii="宋体" w:eastAsia="宋体" w:hAnsi="宋体" w:cs="宋体"/>
          <w:kern w:val="0"/>
          <w:sz w:val="24"/>
          <w:szCs w:val="24"/>
        </w:rPr>
        <w:t>中会初始化很多变量</w:t>
      </w:r>
    </w:p>
    <w:p w14:paraId="2CFBF7D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proofErr w:type="gramStart"/>
      <w:r w:rsidRPr="00AF53F3">
        <w:rPr>
          <w:rFonts w:ascii="宋体" w:eastAsia="宋体" w:hAnsi="宋体" w:cs="宋体"/>
          <w:kern w:val="0"/>
          <w:sz w:val="24"/>
          <w:szCs w:val="24"/>
        </w:rPr>
        <w:t>self.w</w:t>
      </w:r>
      <w:proofErr w:type="spellEnd"/>
      <w:proofErr w:type="gramEnd"/>
      <w:r w:rsidRPr="00AF53F3">
        <w:rPr>
          <w:rFonts w:ascii="宋体" w:eastAsia="宋体" w:hAnsi="宋体" w:cs="宋体"/>
          <w:kern w:val="0"/>
          <w:sz w:val="24"/>
          <w:szCs w:val="24"/>
        </w:rPr>
        <w:t xml:space="preserve"> = </w:t>
      </w:r>
      <w:proofErr w:type="spellStart"/>
      <w:r w:rsidRPr="00AF53F3">
        <w:rPr>
          <w:rFonts w:ascii="宋体" w:eastAsia="宋体" w:hAnsi="宋体" w:cs="宋体"/>
          <w:kern w:val="0"/>
          <w:sz w:val="24"/>
          <w:szCs w:val="24"/>
        </w:rPr>
        <w:t>torch.nn.Parameter</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torch.randn</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output_shape</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input_shape</w:t>
      </w:r>
      <w:proofErr w:type="spellEnd"/>
      <w:r w:rsidRPr="00AF53F3">
        <w:rPr>
          <w:rFonts w:ascii="宋体" w:eastAsia="宋体" w:hAnsi="宋体" w:cs="宋体"/>
          <w:kern w:val="0"/>
          <w:sz w:val="24"/>
          <w:szCs w:val="24"/>
        </w:rPr>
        <w:t>))</w:t>
      </w:r>
    </w:p>
    <w:p w14:paraId="595F55B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初始化权重和偏置参数</w:t>
      </w:r>
    </w:p>
    <w:p w14:paraId="3968DF5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使用Parameter其会自动将参数设置为需要梯度信息，并且可以通过内置的parameters方法返回这些参数</w:t>
      </w:r>
    </w:p>
    <w:p w14:paraId="074D08D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proofErr w:type="gramStart"/>
      <w:r w:rsidRPr="00AF53F3">
        <w:rPr>
          <w:rFonts w:ascii="宋体" w:eastAsia="宋体" w:hAnsi="宋体" w:cs="宋体"/>
          <w:kern w:val="0"/>
          <w:sz w:val="24"/>
          <w:szCs w:val="24"/>
        </w:rPr>
        <w:t>self.b</w:t>
      </w:r>
      <w:proofErr w:type="spellEnd"/>
      <w:proofErr w:type="gramEnd"/>
      <w:r w:rsidRPr="00AF53F3">
        <w:rPr>
          <w:rFonts w:ascii="宋体" w:eastAsia="宋体" w:hAnsi="宋体" w:cs="宋体"/>
          <w:kern w:val="0"/>
          <w:sz w:val="24"/>
          <w:szCs w:val="24"/>
        </w:rPr>
        <w:t xml:space="preserve"> = </w:t>
      </w:r>
      <w:proofErr w:type="spellStart"/>
      <w:r w:rsidRPr="00AF53F3">
        <w:rPr>
          <w:rFonts w:ascii="宋体" w:eastAsia="宋体" w:hAnsi="宋体" w:cs="宋体"/>
          <w:kern w:val="0"/>
          <w:sz w:val="24"/>
          <w:szCs w:val="24"/>
        </w:rPr>
        <w:t>torch.nn.Parameter</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torch.rand</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output_shape</w:t>
      </w:r>
      <w:proofErr w:type="spellEnd"/>
      <w:r w:rsidRPr="00AF53F3">
        <w:rPr>
          <w:rFonts w:ascii="宋体" w:eastAsia="宋体" w:hAnsi="宋体" w:cs="宋体"/>
          <w:kern w:val="0"/>
          <w:sz w:val="24"/>
          <w:szCs w:val="24"/>
        </w:rPr>
        <w:t>))</w:t>
      </w:r>
    </w:p>
    <w:p w14:paraId="3158D9B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proofErr w:type="gramStart"/>
      <w:r w:rsidRPr="00AF53F3">
        <w:rPr>
          <w:rFonts w:ascii="宋体" w:eastAsia="宋体" w:hAnsi="宋体" w:cs="宋体"/>
          <w:kern w:val="0"/>
          <w:sz w:val="24"/>
          <w:szCs w:val="24"/>
        </w:rPr>
        <w:t>self.relu</w:t>
      </w:r>
      <w:proofErr w:type="spellEnd"/>
      <w:proofErr w:type="gramEnd"/>
      <w:r w:rsidRPr="00AF53F3">
        <w:rPr>
          <w:rFonts w:ascii="宋体" w:eastAsia="宋体" w:hAnsi="宋体" w:cs="宋体"/>
          <w:kern w:val="0"/>
          <w:sz w:val="24"/>
          <w:szCs w:val="24"/>
        </w:rPr>
        <w:t xml:space="preserve"> = </w:t>
      </w:r>
      <w:proofErr w:type="spellStart"/>
      <w:r w:rsidRPr="00AF53F3">
        <w:rPr>
          <w:rFonts w:ascii="宋体" w:eastAsia="宋体" w:hAnsi="宋体" w:cs="宋体"/>
          <w:kern w:val="0"/>
          <w:sz w:val="24"/>
          <w:szCs w:val="24"/>
        </w:rPr>
        <w:t>torch.nn.ReLU</w:t>
      </w:r>
      <w:proofErr w:type="spellEnd"/>
      <w:r w:rsidRPr="00AF53F3">
        <w:rPr>
          <w:rFonts w:ascii="宋体" w:eastAsia="宋体" w:hAnsi="宋体" w:cs="宋体"/>
          <w:kern w:val="0"/>
          <w:sz w:val="24"/>
          <w:szCs w:val="24"/>
        </w:rPr>
        <w:t>()</w:t>
      </w:r>
    </w:p>
    <w:p w14:paraId="38A5823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初始化</w:t>
      </w:r>
      <w:proofErr w:type="spellStart"/>
      <w:r w:rsidRPr="00AF53F3">
        <w:rPr>
          <w:rFonts w:ascii="宋体" w:eastAsia="宋体" w:hAnsi="宋体" w:cs="宋体"/>
          <w:kern w:val="0"/>
          <w:sz w:val="24"/>
          <w:szCs w:val="24"/>
        </w:rPr>
        <w:t>relu</w:t>
      </w:r>
      <w:proofErr w:type="spellEnd"/>
      <w:r w:rsidRPr="00AF53F3">
        <w:rPr>
          <w:rFonts w:ascii="宋体" w:eastAsia="宋体" w:hAnsi="宋体" w:cs="宋体"/>
          <w:kern w:val="0"/>
          <w:sz w:val="24"/>
          <w:szCs w:val="24"/>
        </w:rPr>
        <w:t>层</w:t>
      </w:r>
    </w:p>
    <w:p w14:paraId="408098E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76762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def </w:t>
      </w:r>
      <w:proofErr w:type="gramStart"/>
      <w:r w:rsidRPr="00AF53F3">
        <w:rPr>
          <w:rFonts w:ascii="宋体" w:eastAsia="宋体" w:hAnsi="宋体" w:cs="宋体"/>
          <w:kern w:val="0"/>
          <w:sz w:val="24"/>
          <w:szCs w:val="24"/>
        </w:rPr>
        <w:t>forward(</w:t>
      </w:r>
      <w:proofErr w:type="gramEnd"/>
      <w:r w:rsidRPr="00AF53F3">
        <w:rPr>
          <w:rFonts w:ascii="宋体" w:eastAsia="宋体" w:hAnsi="宋体" w:cs="宋体"/>
          <w:kern w:val="0"/>
          <w:sz w:val="24"/>
          <w:szCs w:val="24"/>
        </w:rPr>
        <w:t>self, x):</w:t>
      </w:r>
    </w:p>
    <w:p w14:paraId="7B9EFA9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定义前向传播方法</w:t>
      </w:r>
    </w:p>
    <w:p w14:paraId="1D00B04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x = x @ self.w.</w:t>
      </w:r>
      <w:proofErr w:type="gramStart"/>
      <w:r w:rsidRPr="00AF53F3">
        <w:rPr>
          <w:rFonts w:ascii="宋体" w:eastAsia="宋体" w:hAnsi="宋体" w:cs="宋体"/>
          <w:kern w:val="0"/>
          <w:sz w:val="24"/>
          <w:szCs w:val="24"/>
        </w:rPr>
        <w:t>t(</w:t>
      </w:r>
      <w:proofErr w:type="gramEnd"/>
      <w:r w:rsidRPr="00AF53F3">
        <w:rPr>
          <w:rFonts w:ascii="宋体" w:eastAsia="宋体" w:hAnsi="宋体" w:cs="宋体"/>
          <w:kern w:val="0"/>
          <w:sz w:val="24"/>
          <w:szCs w:val="24"/>
        </w:rPr>
        <w:t xml:space="preserve">) + </w:t>
      </w:r>
      <w:proofErr w:type="spellStart"/>
      <w:r w:rsidRPr="00AF53F3">
        <w:rPr>
          <w:rFonts w:ascii="宋体" w:eastAsia="宋体" w:hAnsi="宋体" w:cs="宋体"/>
          <w:kern w:val="0"/>
          <w:sz w:val="24"/>
          <w:szCs w:val="24"/>
        </w:rPr>
        <w:t>self.b</w:t>
      </w:r>
      <w:proofErr w:type="spellEnd"/>
    </w:p>
    <w:p w14:paraId="3E774E7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全连接层的功能就是矩阵相乘计算</w:t>
      </w:r>
    </w:p>
    <w:p w14:paraId="0209E75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x = </w:t>
      </w:r>
      <w:proofErr w:type="spellStart"/>
      <w:proofErr w:type="gramStart"/>
      <w:r w:rsidRPr="00AF53F3">
        <w:rPr>
          <w:rFonts w:ascii="宋体" w:eastAsia="宋体" w:hAnsi="宋体" w:cs="宋体"/>
          <w:kern w:val="0"/>
          <w:sz w:val="24"/>
          <w:szCs w:val="24"/>
        </w:rPr>
        <w:t>self.relu</w:t>
      </w:r>
      <w:proofErr w:type="spellEnd"/>
      <w:proofErr w:type="gramEnd"/>
      <w:r w:rsidRPr="00AF53F3">
        <w:rPr>
          <w:rFonts w:ascii="宋体" w:eastAsia="宋体" w:hAnsi="宋体" w:cs="宋体"/>
          <w:kern w:val="0"/>
          <w:sz w:val="24"/>
          <w:szCs w:val="24"/>
        </w:rPr>
        <w:t>(x)</w:t>
      </w:r>
    </w:p>
    <w:p w14:paraId="50FC288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进行</w:t>
      </w:r>
      <w:proofErr w:type="spellStart"/>
      <w:r w:rsidRPr="00AF53F3">
        <w:rPr>
          <w:rFonts w:ascii="宋体" w:eastAsia="宋体" w:hAnsi="宋体" w:cs="宋体"/>
          <w:kern w:val="0"/>
          <w:sz w:val="24"/>
          <w:szCs w:val="24"/>
        </w:rPr>
        <w:t>relu</w:t>
      </w:r>
      <w:proofErr w:type="spellEnd"/>
      <w:r w:rsidRPr="00AF53F3">
        <w:rPr>
          <w:rFonts w:ascii="宋体" w:eastAsia="宋体" w:hAnsi="宋体" w:cs="宋体"/>
          <w:kern w:val="0"/>
          <w:sz w:val="24"/>
          <w:szCs w:val="24"/>
        </w:rPr>
        <w:t>层计算</w:t>
      </w:r>
    </w:p>
    <w:p w14:paraId="74AC9B6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return x</w:t>
      </w:r>
    </w:p>
    <w:p w14:paraId="1CD31B7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9D12B5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def __call_</w:t>
      </w:r>
      <w:proofErr w:type="gramStart"/>
      <w:r w:rsidRPr="00AF53F3">
        <w:rPr>
          <w:rFonts w:ascii="宋体" w:eastAsia="宋体" w:hAnsi="宋体" w:cs="宋体"/>
          <w:kern w:val="0"/>
          <w:sz w:val="24"/>
          <w:szCs w:val="24"/>
        </w:rPr>
        <w:t>_(</w:t>
      </w:r>
      <w:proofErr w:type="gramEnd"/>
      <w:r w:rsidRPr="00AF53F3">
        <w:rPr>
          <w:rFonts w:ascii="宋体" w:eastAsia="宋体" w:hAnsi="宋体" w:cs="宋体"/>
          <w:kern w:val="0"/>
          <w:sz w:val="24"/>
          <w:szCs w:val="24"/>
        </w:rPr>
        <w:t>self, x):</w:t>
      </w:r>
    </w:p>
    <w:p w14:paraId="1878D8F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        # 调用该类对象执行时，调用前向传播方法</w:t>
      </w:r>
    </w:p>
    <w:p w14:paraId="6F292BB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 这个可以不写，直接通过调用forward方法也一样</w:t>
      </w:r>
    </w:p>
    <w:p w14:paraId="197EE21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return </w:t>
      </w:r>
      <w:proofErr w:type="spellStart"/>
      <w:r w:rsidRPr="00AF53F3">
        <w:rPr>
          <w:rFonts w:ascii="宋体" w:eastAsia="宋体" w:hAnsi="宋体" w:cs="宋体"/>
          <w:kern w:val="0"/>
          <w:sz w:val="24"/>
          <w:szCs w:val="24"/>
        </w:rPr>
        <w:t>self.forward</w:t>
      </w:r>
      <w:proofErr w:type="spellEnd"/>
      <w:r w:rsidRPr="00AF53F3">
        <w:rPr>
          <w:rFonts w:ascii="宋体" w:eastAsia="宋体" w:hAnsi="宋体" w:cs="宋体"/>
          <w:kern w:val="0"/>
          <w:sz w:val="24"/>
          <w:szCs w:val="24"/>
        </w:rPr>
        <w:t>(x)</w:t>
      </w:r>
    </w:p>
    <w:p w14:paraId="33B4B20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1E5AF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layer = </w:t>
      </w:r>
      <w:proofErr w:type="gramStart"/>
      <w:r w:rsidRPr="00AF53F3">
        <w:rPr>
          <w:rFonts w:ascii="宋体" w:eastAsia="宋体" w:hAnsi="宋体" w:cs="宋体"/>
          <w:kern w:val="0"/>
          <w:sz w:val="24"/>
          <w:szCs w:val="24"/>
        </w:rPr>
        <w:t>Dense(</w:t>
      </w:r>
      <w:proofErr w:type="gramEnd"/>
      <w:r w:rsidRPr="00AF53F3">
        <w:rPr>
          <w:rFonts w:ascii="宋体" w:eastAsia="宋体" w:hAnsi="宋体" w:cs="宋体"/>
          <w:kern w:val="0"/>
          <w:sz w:val="24"/>
          <w:szCs w:val="24"/>
        </w:rPr>
        <w:t>10, 1)</w:t>
      </w:r>
    </w:p>
    <w:p w14:paraId="45944D7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x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(2, 10)</w:t>
      </w:r>
    </w:p>
    <w:p w14:paraId="656D57C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output = layer(x)</w:t>
      </w:r>
    </w:p>
    <w:p w14:paraId="2ECD3CF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print(output)</w:t>
      </w:r>
    </w:p>
    <w:p w14:paraId="12A7C69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输出结果：</w:t>
      </w:r>
    </w:p>
    <w:p w14:paraId="497B3F7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[[0.1780],</w:t>
      </w:r>
    </w:p>
    <w:p w14:paraId="183D93B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gramStart"/>
      <w:r w:rsidRPr="00AF53F3">
        <w:rPr>
          <w:rFonts w:ascii="宋体" w:eastAsia="宋体" w:hAnsi="宋体" w:cs="宋体"/>
          <w:kern w:val="0"/>
          <w:sz w:val="24"/>
          <w:szCs w:val="24"/>
        </w:rPr>
        <w:t xml:space="preserve">   [</w:t>
      </w:r>
      <w:proofErr w:type="gramEnd"/>
      <w:r w:rsidRPr="00AF53F3">
        <w:rPr>
          <w:rFonts w:ascii="宋体" w:eastAsia="宋体" w:hAnsi="宋体" w:cs="宋体"/>
          <w:kern w:val="0"/>
          <w:sz w:val="24"/>
          <w:szCs w:val="24"/>
        </w:rPr>
        <w:t xml:space="preserve">0.0000]], </w:t>
      </w:r>
      <w:proofErr w:type="spellStart"/>
      <w:r w:rsidRPr="00AF53F3">
        <w:rPr>
          <w:rFonts w:ascii="宋体" w:eastAsia="宋体" w:hAnsi="宋体" w:cs="宋体"/>
          <w:kern w:val="0"/>
          <w:sz w:val="24"/>
          <w:szCs w:val="24"/>
        </w:rPr>
        <w:t>grad_fn</w:t>
      </w:r>
      <w:proofErr w:type="spellEnd"/>
      <w:r w:rsidRPr="00AF53F3">
        <w:rPr>
          <w:rFonts w:ascii="宋体" w:eastAsia="宋体" w:hAnsi="宋体" w:cs="宋体"/>
          <w:kern w:val="0"/>
          <w:sz w:val="24"/>
          <w:szCs w:val="24"/>
        </w:rPr>
        <w:t>=&lt;ThresholdBackward0&gt;)</w:t>
      </w:r>
    </w:p>
    <w:p w14:paraId="0D57A547"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冻结网络层</w:t>
      </w:r>
    </w:p>
    <w:p w14:paraId="766C3C34"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如果希望训练过程当中，对某些网络层的权重不进行训练的话（该场景在迁移学习当中比较常见），可以设置该层的权重、偏差等属性为False，举例：</w:t>
      </w:r>
    </w:p>
    <w:p w14:paraId="314E859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net =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nn.Sequential</w:t>
      </w:r>
      <w:proofErr w:type="spellEnd"/>
      <w:proofErr w:type="gramEnd"/>
      <w:r w:rsidRPr="00AF53F3">
        <w:rPr>
          <w:rFonts w:ascii="宋体" w:eastAsia="宋体" w:hAnsi="宋体" w:cs="宋体"/>
          <w:kern w:val="0"/>
          <w:sz w:val="24"/>
          <w:szCs w:val="24"/>
        </w:rPr>
        <w:t>(</w:t>
      </w:r>
    </w:p>
    <w:p w14:paraId="2C66A3B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nn.Linear</w:t>
      </w:r>
      <w:proofErr w:type="spellEnd"/>
      <w:proofErr w:type="gramEnd"/>
      <w:r w:rsidRPr="00AF53F3">
        <w:rPr>
          <w:rFonts w:ascii="宋体" w:eastAsia="宋体" w:hAnsi="宋体" w:cs="宋体"/>
          <w:kern w:val="0"/>
          <w:sz w:val="24"/>
          <w:szCs w:val="24"/>
        </w:rPr>
        <w:t>(100, 10),</w:t>
      </w:r>
    </w:p>
    <w:p w14:paraId="78A3FC2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nn.Dropout</w:t>
      </w:r>
      <w:proofErr w:type="spellEnd"/>
      <w:proofErr w:type="gramEnd"/>
      <w:r w:rsidRPr="00AF53F3">
        <w:rPr>
          <w:rFonts w:ascii="宋体" w:eastAsia="宋体" w:hAnsi="宋体" w:cs="宋体"/>
          <w:kern w:val="0"/>
          <w:sz w:val="24"/>
          <w:szCs w:val="24"/>
        </w:rPr>
        <w:t>(0.7),</w:t>
      </w:r>
    </w:p>
    <w:p w14:paraId="460E098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nn.ReLU</w:t>
      </w:r>
      <w:proofErr w:type="spellEnd"/>
      <w:proofErr w:type="gramEnd"/>
      <w:r w:rsidRPr="00AF53F3">
        <w:rPr>
          <w:rFonts w:ascii="宋体" w:eastAsia="宋体" w:hAnsi="宋体" w:cs="宋体"/>
          <w:kern w:val="0"/>
          <w:sz w:val="24"/>
          <w:szCs w:val="24"/>
        </w:rPr>
        <w:t>(),</w:t>
      </w:r>
    </w:p>
    <w:p w14:paraId="238FC53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nn.Linear</w:t>
      </w:r>
      <w:proofErr w:type="spellEnd"/>
      <w:proofErr w:type="gramEnd"/>
      <w:r w:rsidRPr="00AF53F3">
        <w:rPr>
          <w:rFonts w:ascii="宋体" w:eastAsia="宋体" w:hAnsi="宋体" w:cs="宋体"/>
          <w:kern w:val="0"/>
          <w:sz w:val="24"/>
          <w:szCs w:val="24"/>
        </w:rPr>
        <w:t>(10, 1)</w:t>
      </w:r>
    </w:p>
    <w:p w14:paraId="5D8E055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
    <w:p w14:paraId="2C70523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net</w:t>
      </w:r>
    </w:p>
    <w:p w14:paraId="6C0FFAB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Sequential(</w:t>
      </w:r>
      <w:proofErr w:type="gramEnd"/>
    </w:p>
    <w:p w14:paraId="3C12821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 </w:t>
      </w:r>
      <w:proofErr w:type="gramStart"/>
      <w:r w:rsidRPr="00AF53F3">
        <w:rPr>
          <w:rFonts w:ascii="宋体" w:eastAsia="宋体" w:hAnsi="宋体" w:cs="宋体"/>
          <w:kern w:val="0"/>
          <w:sz w:val="24"/>
          <w:szCs w:val="24"/>
        </w:rPr>
        <w:t>Linear(</w:t>
      </w:r>
      <w:proofErr w:type="spellStart"/>
      <w:proofErr w:type="gramEnd"/>
      <w:r w:rsidRPr="00AF53F3">
        <w:rPr>
          <w:rFonts w:ascii="宋体" w:eastAsia="宋体" w:hAnsi="宋体" w:cs="宋体"/>
          <w:kern w:val="0"/>
          <w:sz w:val="24"/>
          <w:szCs w:val="24"/>
        </w:rPr>
        <w:t>in_features</w:t>
      </w:r>
      <w:proofErr w:type="spellEnd"/>
      <w:r w:rsidRPr="00AF53F3">
        <w:rPr>
          <w:rFonts w:ascii="宋体" w:eastAsia="宋体" w:hAnsi="宋体" w:cs="宋体"/>
          <w:kern w:val="0"/>
          <w:sz w:val="24"/>
          <w:szCs w:val="24"/>
        </w:rPr>
        <w:t xml:space="preserve">=100, </w:t>
      </w:r>
      <w:proofErr w:type="spellStart"/>
      <w:r w:rsidRPr="00AF53F3">
        <w:rPr>
          <w:rFonts w:ascii="宋体" w:eastAsia="宋体" w:hAnsi="宋体" w:cs="宋体"/>
          <w:kern w:val="0"/>
          <w:sz w:val="24"/>
          <w:szCs w:val="24"/>
        </w:rPr>
        <w:t>out_features</w:t>
      </w:r>
      <w:proofErr w:type="spellEnd"/>
      <w:r w:rsidRPr="00AF53F3">
        <w:rPr>
          <w:rFonts w:ascii="宋体" w:eastAsia="宋体" w:hAnsi="宋体" w:cs="宋体"/>
          <w:kern w:val="0"/>
          <w:sz w:val="24"/>
          <w:szCs w:val="24"/>
        </w:rPr>
        <w:t>=10, bias=True)</w:t>
      </w:r>
    </w:p>
    <w:p w14:paraId="2D169CE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 </w:t>
      </w:r>
      <w:proofErr w:type="gramStart"/>
      <w:r w:rsidRPr="00AF53F3">
        <w:rPr>
          <w:rFonts w:ascii="宋体" w:eastAsia="宋体" w:hAnsi="宋体" w:cs="宋体"/>
          <w:kern w:val="0"/>
          <w:sz w:val="24"/>
          <w:szCs w:val="24"/>
        </w:rPr>
        <w:t>Dropout(</w:t>
      </w:r>
      <w:proofErr w:type="gramEnd"/>
      <w:r w:rsidRPr="00AF53F3">
        <w:rPr>
          <w:rFonts w:ascii="宋体" w:eastAsia="宋体" w:hAnsi="宋体" w:cs="宋体"/>
          <w:kern w:val="0"/>
          <w:sz w:val="24"/>
          <w:szCs w:val="24"/>
        </w:rPr>
        <w:t xml:space="preserve">p=0.7, </w:t>
      </w:r>
      <w:proofErr w:type="spellStart"/>
      <w:r w:rsidRPr="00AF53F3">
        <w:rPr>
          <w:rFonts w:ascii="宋体" w:eastAsia="宋体" w:hAnsi="宋体" w:cs="宋体"/>
          <w:kern w:val="0"/>
          <w:sz w:val="24"/>
          <w:szCs w:val="24"/>
        </w:rPr>
        <w:t>inplace</w:t>
      </w:r>
      <w:proofErr w:type="spellEnd"/>
      <w:r w:rsidRPr="00AF53F3">
        <w:rPr>
          <w:rFonts w:ascii="宋体" w:eastAsia="宋体" w:hAnsi="宋体" w:cs="宋体"/>
          <w:kern w:val="0"/>
          <w:sz w:val="24"/>
          <w:szCs w:val="24"/>
        </w:rPr>
        <w:t>=False)</w:t>
      </w:r>
    </w:p>
    <w:p w14:paraId="578F1CB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(2): </w:t>
      </w:r>
      <w:proofErr w:type="spellStart"/>
      <w:proofErr w:type="gramStart"/>
      <w:r w:rsidRPr="00AF53F3">
        <w:rPr>
          <w:rFonts w:ascii="宋体" w:eastAsia="宋体" w:hAnsi="宋体" w:cs="宋体"/>
          <w:kern w:val="0"/>
          <w:sz w:val="24"/>
          <w:szCs w:val="24"/>
        </w:rPr>
        <w:t>ReLU</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t>
      </w:r>
    </w:p>
    <w:p w14:paraId="284E8D6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(3): </w:t>
      </w:r>
      <w:proofErr w:type="gramStart"/>
      <w:r w:rsidRPr="00AF53F3">
        <w:rPr>
          <w:rFonts w:ascii="宋体" w:eastAsia="宋体" w:hAnsi="宋体" w:cs="宋体"/>
          <w:kern w:val="0"/>
          <w:sz w:val="24"/>
          <w:szCs w:val="24"/>
        </w:rPr>
        <w:t>Linear(</w:t>
      </w:r>
      <w:proofErr w:type="spellStart"/>
      <w:proofErr w:type="gramEnd"/>
      <w:r w:rsidRPr="00AF53F3">
        <w:rPr>
          <w:rFonts w:ascii="宋体" w:eastAsia="宋体" w:hAnsi="宋体" w:cs="宋体"/>
          <w:kern w:val="0"/>
          <w:sz w:val="24"/>
          <w:szCs w:val="24"/>
        </w:rPr>
        <w:t>in_features</w:t>
      </w:r>
      <w:proofErr w:type="spellEnd"/>
      <w:r w:rsidRPr="00AF53F3">
        <w:rPr>
          <w:rFonts w:ascii="宋体" w:eastAsia="宋体" w:hAnsi="宋体" w:cs="宋体"/>
          <w:kern w:val="0"/>
          <w:sz w:val="24"/>
          <w:szCs w:val="24"/>
        </w:rPr>
        <w:t xml:space="preserve">=10, </w:t>
      </w:r>
      <w:proofErr w:type="spellStart"/>
      <w:r w:rsidRPr="00AF53F3">
        <w:rPr>
          <w:rFonts w:ascii="宋体" w:eastAsia="宋体" w:hAnsi="宋体" w:cs="宋体"/>
          <w:kern w:val="0"/>
          <w:sz w:val="24"/>
          <w:szCs w:val="24"/>
        </w:rPr>
        <w:t>out_features</w:t>
      </w:r>
      <w:proofErr w:type="spellEnd"/>
      <w:r w:rsidRPr="00AF53F3">
        <w:rPr>
          <w:rFonts w:ascii="宋体" w:eastAsia="宋体" w:hAnsi="宋体" w:cs="宋体"/>
          <w:kern w:val="0"/>
          <w:sz w:val="24"/>
          <w:szCs w:val="24"/>
        </w:rPr>
        <w:t>=1, bias=True)</w:t>
      </w:r>
    </w:p>
    <w:p w14:paraId="68935CD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
    <w:p w14:paraId="785E902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for name, value in </w:t>
      </w:r>
      <w:proofErr w:type="spellStart"/>
      <w:proofErr w:type="gramStart"/>
      <w:r w:rsidRPr="00AF53F3">
        <w:rPr>
          <w:rFonts w:ascii="宋体" w:eastAsia="宋体" w:hAnsi="宋体" w:cs="宋体"/>
          <w:kern w:val="0"/>
          <w:sz w:val="24"/>
          <w:szCs w:val="24"/>
        </w:rPr>
        <w:t>net.named</w:t>
      </w:r>
      <w:proofErr w:type="gramEnd"/>
      <w:r w:rsidRPr="00AF53F3">
        <w:rPr>
          <w:rFonts w:ascii="宋体" w:eastAsia="宋体" w:hAnsi="宋体" w:cs="宋体"/>
          <w:kern w:val="0"/>
          <w:sz w:val="24"/>
          <w:szCs w:val="24"/>
        </w:rPr>
        <w:t>_parameters</w:t>
      </w:r>
      <w:proofErr w:type="spellEnd"/>
      <w:r w:rsidRPr="00AF53F3">
        <w:rPr>
          <w:rFonts w:ascii="宋体" w:eastAsia="宋体" w:hAnsi="宋体" w:cs="宋体"/>
          <w:kern w:val="0"/>
          <w:sz w:val="24"/>
          <w:szCs w:val="24"/>
        </w:rPr>
        <w:t>():</w:t>
      </w:r>
    </w:p>
    <w:p w14:paraId="5ECE254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gramStart"/>
      <w:r w:rsidRPr="00AF53F3">
        <w:rPr>
          <w:rFonts w:ascii="宋体" w:eastAsia="宋体" w:hAnsi="宋体" w:cs="宋体"/>
          <w:kern w:val="0"/>
          <w:sz w:val="24"/>
          <w:szCs w:val="24"/>
        </w:rPr>
        <w:t>print(</w:t>
      </w:r>
      <w:proofErr w:type="gramEnd"/>
      <w:r w:rsidRPr="00AF53F3">
        <w:rPr>
          <w:rFonts w:ascii="宋体" w:eastAsia="宋体" w:hAnsi="宋体" w:cs="宋体"/>
          <w:kern w:val="0"/>
          <w:sz w:val="24"/>
          <w:szCs w:val="24"/>
        </w:rPr>
        <w:t xml:space="preserve">name, </w:t>
      </w:r>
      <w:proofErr w:type="spellStart"/>
      <w:r w:rsidRPr="00AF53F3">
        <w:rPr>
          <w:rFonts w:ascii="宋体" w:eastAsia="宋体" w:hAnsi="宋体" w:cs="宋体"/>
          <w:kern w:val="0"/>
          <w:sz w:val="24"/>
          <w:szCs w:val="24"/>
        </w:rPr>
        <w:t>value.requires_grad</w:t>
      </w:r>
      <w:proofErr w:type="spellEnd"/>
      <w:r w:rsidRPr="00AF53F3">
        <w:rPr>
          <w:rFonts w:ascii="宋体" w:eastAsia="宋体" w:hAnsi="宋体" w:cs="宋体"/>
          <w:kern w:val="0"/>
          <w:sz w:val="24"/>
          <w:szCs w:val="24"/>
        </w:rPr>
        <w:t>)</w:t>
      </w:r>
    </w:p>
    <w:p w14:paraId="257801D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可以看到网络层的两个全连接层的权重和偏置都可求导  </w:t>
      </w:r>
    </w:p>
    <w:p w14:paraId="07EC273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0.weight True</w:t>
      </w:r>
    </w:p>
    <w:p w14:paraId="09A86D9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0.bias True</w:t>
      </w:r>
    </w:p>
    <w:p w14:paraId="1D80740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3.weight True</w:t>
      </w:r>
    </w:p>
    <w:p w14:paraId="63EFD8E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3.bias True</w:t>
      </w:r>
    </w:p>
    <w:p w14:paraId="0361F8A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gramStart"/>
      <w:r w:rsidRPr="00AF53F3">
        <w:rPr>
          <w:rFonts w:ascii="宋体" w:eastAsia="宋体" w:hAnsi="宋体" w:cs="宋体"/>
          <w:kern w:val="0"/>
          <w:sz w:val="24"/>
          <w:szCs w:val="24"/>
        </w:rPr>
        <w:t>net[</w:t>
      </w:r>
      <w:proofErr w:type="gramEnd"/>
      <w:r w:rsidRPr="00AF53F3">
        <w:rPr>
          <w:rFonts w:ascii="宋体" w:eastAsia="宋体" w:hAnsi="宋体" w:cs="宋体"/>
          <w:kern w:val="0"/>
          <w:sz w:val="24"/>
          <w:szCs w:val="24"/>
        </w:rPr>
        <w:t>0].</w:t>
      </w:r>
      <w:proofErr w:type="spellStart"/>
      <w:r w:rsidRPr="00AF53F3">
        <w:rPr>
          <w:rFonts w:ascii="宋体" w:eastAsia="宋体" w:hAnsi="宋体" w:cs="宋体"/>
          <w:kern w:val="0"/>
          <w:sz w:val="24"/>
          <w:szCs w:val="24"/>
        </w:rPr>
        <w:t>weight.requires_grad</w:t>
      </w:r>
      <w:proofErr w:type="spellEnd"/>
      <w:r w:rsidRPr="00AF53F3">
        <w:rPr>
          <w:rFonts w:ascii="宋体" w:eastAsia="宋体" w:hAnsi="宋体" w:cs="宋体"/>
          <w:kern w:val="0"/>
          <w:sz w:val="24"/>
          <w:szCs w:val="24"/>
        </w:rPr>
        <w:t xml:space="preserve"> = False</w:t>
      </w:r>
    </w:p>
    <w:p w14:paraId="608C0DF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冻结第一个全连接的权重</w:t>
      </w:r>
    </w:p>
    <w:p w14:paraId="780139A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gramStart"/>
      <w:r w:rsidRPr="00AF53F3">
        <w:rPr>
          <w:rFonts w:ascii="宋体" w:eastAsia="宋体" w:hAnsi="宋体" w:cs="宋体"/>
          <w:kern w:val="0"/>
          <w:sz w:val="24"/>
          <w:szCs w:val="24"/>
        </w:rPr>
        <w:t>net[</w:t>
      </w:r>
      <w:proofErr w:type="gramEnd"/>
      <w:r w:rsidRPr="00AF53F3">
        <w:rPr>
          <w:rFonts w:ascii="宋体" w:eastAsia="宋体" w:hAnsi="宋体" w:cs="宋体"/>
          <w:kern w:val="0"/>
          <w:sz w:val="24"/>
          <w:szCs w:val="24"/>
        </w:rPr>
        <w:t>0].</w:t>
      </w:r>
      <w:proofErr w:type="spellStart"/>
      <w:r w:rsidRPr="00AF53F3">
        <w:rPr>
          <w:rFonts w:ascii="宋体" w:eastAsia="宋体" w:hAnsi="宋体" w:cs="宋体"/>
          <w:kern w:val="0"/>
          <w:sz w:val="24"/>
          <w:szCs w:val="24"/>
        </w:rPr>
        <w:t>bias.requires_grad</w:t>
      </w:r>
      <w:proofErr w:type="spellEnd"/>
      <w:r w:rsidRPr="00AF53F3">
        <w:rPr>
          <w:rFonts w:ascii="宋体" w:eastAsia="宋体" w:hAnsi="宋体" w:cs="宋体"/>
          <w:kern w:val="0"/>
          <w:sz w:val="24"/>
          <w:szCs w:val="24"/>
        </w:rPr>
        <w:t xml:space="preserve"> = False</w:t>
      </w:r>
    </w:p>
    <w:p w14:paraId="620EF72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for name, value in </w:t>
      </w:r>
      <w:proofErr w:type="spellStart"/>
      <w:proofErr w:type="gramStart"/>
      <w:r w:rsidRPr="00AF53F3">
        <w:rPr>
          <w:rFonts w:ascii="宋体" w:eastAsia="宋体" w:hAnsi="宋体" w:cs="宋体"/>
          <w:kern w:val="0"/>
          <w:sz w:val="24"/>
          <w:szCs w:val="24"/>
        </w:rPr>
        <w:t>net.named</w:t>
      </w:r>
      <w:proofErr w:type="gramEnd"/>
      <w:r w:rsidRPr="00AF53F3">
        <w:rPr>
          <w:rFonts w:ascii="宋体" w:eastAsia="宋体" w:hAnsi="宋体" w:cs="宋体"/>
          <w:kern w:val="0"/>
          <w:sz w:val="24"/>
          <w:szCs w:val="24"/>
        </w:rPr>
        <w:t>_parameters</w:t>
      </w:r>
      <w:proofErr w:type="spellEnd"/>
      <w:r w:rsidRPr="00AF53F3">
        <w:rPr>
          <w:rFonts w:ascii="宋体" w:eastAsia="宋体" w:hAnsi="宋体" w:cs="宋体"/>
          <w:kern w:val="0"/>
          <w:sz w:val="24"/>
          <w:szCs w:val="24"/>
        </w:rPr>
        <w:t>():</w:t>
      </w:r>
    </w:p>
    <w:p w14:paraId="732D0B8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gramStart"/>
      <w:r w:rsidRPr="00AF53F3">
        <w:rPr>
          <w:rFonts w:ascii="宋体" w:eastAsia="宋体" w:hAnsi="宋体" w:cs="宋体"/>
          <w:kern w:val="0"/>
          <w:sz w:val="24"/>
          <w:szCs w:val="24"/>
        </w:rPr>
        <w:t>print(</w:t>
      </w:r>
      <w:proofErr w:type="gramEnd"/>
      <w:r w:rsidRPr="00AF53F3">
        <w:rPr>
          <w:rFonts w:ascii="宋体" w:eastAsia="宋体" w:hAnsi="宋体" w:cs="宋体"/>
          <w:kern w:val="0"/>
          <w:sz w:val="24"/>
          <w:szCs w:val="24"/>
        </w:rPr>
        <w:t xml:space="preserve">name, </w:t>
      </w:r>
      <w:proofErr w:type="spellStart"/>
      <w:r w:rsidRPr="00AF53F3">
        <w:rPr>
          <w:rFonts w:ascii="宋体" w:eastAsia="宋体" w:hAnsi="宋体" w:cs="宋体"/>
          <w:kern w:val="0"/>
          <w:sz w:val="24"/>
          <w:szCs w:val="24"/>
        </w:rPr>
        <w:t>value.requires_grad</w:t>
      </w:r>
      <w:proofErr w:type="spellEnd"/>
      <w:r w:rsidRPr="00AF53F3">
        <w:rPr>
          <w:rFonts w:ascii="宋体" w:eastAsia="宋体" w:hAnsi="宋体" w:cs="宋体"/>
          <w:kern w:val="0"/>
          <w:sz w:val="24"/>
          <w:szCs w:val="24"/>
        </w:rPr>
        <w:t>)</w:t>
      </w:r>
    </w:p>
    <w:p w14:paraId="222125B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可以看到第一个全连接的权重和偏置都被冻结</w:t>
      </w:r>
    </w:p>
    <w:p w14:paraId="6CB1DE3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0.weight False</w:t>
      </w:r>
    </w:p>
    <w:p w14:paraId="7EA7996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0.bias False</w:t>
      </w:r>
    </w:p>
    <w:p w14:paraId="7EB6180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3.weight True</w:t>
      </w:r>
    </w:p>
    <w:p w14:paraId="2AC5BE1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3.bias True</w:t>
      </w:r>
    </w:p>
    <w:p w14:paraId="7F1AF6BC"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保存和载入网络</w:t>
      </w:r>
    </w:p>
    <w:p w14:paraId="48787DD6"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对于所有继承自</w:t>
      </w:r>
      <w:proofErr w:type="spellStart"/>
      <w:r w:rsidRPr="00AF53F3">
        <w:rPr>
          <w:rFonts w:ascii="宋体" w:eastAsia="宋体" w:hAnsi="宋体" w:cs="宋体"/>
          <w:kern w:val="0"/>
          <w:sz w:val="24"/>
          <w:szCs w:val="24"/>
        </w:rPr>
        <w:t>torch.nn.Module</w:t>
      </w:r>
      <w:proofErr w:type="spellEnd"/>
      <w:r w:rsidRPr="00AF53F3">
        <w:rPr>
          <w:rFonts w:ascii="宋体" w:eastAsia="宋体" w:hAnsi="宋体" w:cs="宋体"/>
          <w:kern w:val="0"/>
          <w:sz w:val="24"/>
          <w:szCs w:val="24"/>
        </w:rPr>
        <w:t>下的网络，保存时首先通过内置的方法</w:t>
      </w:r>
      <w:proofErr w:type="spellStart"/>
      <w:r w:rsidRPr="00AF53F3">
        <w:rPr>
          <w:rFonts w:ascii="宋体" w:eastAsia="宋体" w:hAnsi="宋体" w:cs="宋体"/>
          <w:kern w:val="0"/>
          <w:sz w:val="24"/>
          <w:szCs w:val="24"/>
        </w:rPr>
        <w:t>state_dict</w:t>
      </w:r>
      <w:proofErr w:type="spellEnd"/>
      <w:r w:rsidRPr="00AF53F3">
        <w:rPr>
          <w:rFonts w:ascii="宋体" w:eastAsia="宋体" w:hAnsi="宋体" w:cs="宋体"/>
          <w:kern w:val="0"/>
          <w:sz w:val="24"/>
          <w:szCs w:val="24"/>
        </w:rPr>
        <w:t>()返回当前模型的所有参数，然后通过</w:t>
      </w:r>
      <w:proofErr w:type="spellStart"/>
      <w:r w:rsidRPr="00AF53F3">
        <w:rPr>
          <w:rFonts w:ascii="宋体" w:eastAsia="宋体" w:hAnsi="宋体" w:cs="宋体"/>
          <w:kern w:val="0"/>
          <w:sz w:val="24"/>
          <w:szCs w:val="24"/>
        </w:rPr>
        <w:t>torch.save</w:t>
      </w:r>
      <w:proofErr w:type="spellEnd"/>
      <w:r w:rsidRPr="00AF53F3">
        <w:rPr>
          <w:rFonts w:ascii="宋体" w:eastAsia="宋体" w:hAnsi="宋体" w:cs="宋体"/>
          <w:kern w:val="0"/>
          <w:sz w:val="24"/>
          <w:szCs w:val="24"/>
        </w:rPr>
        <w:t>()方法保存成文件（也可以不保存参数，直接保存模型，但这样可控性低，不推荐）；载入时通过</w:t>
      </w:r>
      <w:proofErr w:type="spellStart"/>
      <w:r w:rsidRPr="00AF53F3">
        <w:rPr>
          <w:rFonts w:ascii="宋体" w:eastAsia="宋体" w:hAnsi="宋体" w:cs="宋体"/>
          <w:kern w:val="0"/>
          <w:sz w:val="24"/>
          <w:szCs w:val="24"/>
        </w:rPr>
        <w:t>torch.load</w:t>
      </w:r>
      <w:proofErr w:type="spellEnd"/>
      <w:r w:rsidRPr="00AF53F3">
        <w:rPr>
          <w:rFonts w:ascii="宋体" w:eastAsia="宋体" w:hAnsi="宋体" w:cs="宋体"/>
          <w:kern w:val="0"/>
          <w:sz w:val="24"/>
          <w:szCs w:val="24"/>
        </w:rPr>
        <w:t>()方法载入文件，并通过内置的</w:t>
      </w:r>
      <w:proofErr w:type="spellStart"/>
      <w:r w:rsidRPr="00AF53F3">
        <w:rPr>
          <w:rFonts w:ascii="宋体" w:eastAsia="宋体" w:hAnsi="宋体" w:cs="宋体"/>
          <w:kern w:val="0"/>
          <w:sz w:val="24"/>
          <w:szCs w:val="24"/>
        </w:rPr>
        <w:t>load_state_dict</w:t>
      </w:r>
      <w:proofErr w:type="spellEnd"/>
      <w:r w:rsidRPr="00AF53F3">
        <w:rPr>
          <w:rFonts w:ascii="宋体" w:eastAsia="宋体" w:hAnsi="宋体" w:cs="宋体"/>
          <w:kern w:val="0"/>
          <w:sz w:val="24"/>
          <w:szCs w:val="24"/>
        </w:rPr>
        <w:t>()方法载入所有的参数，举例：</w:t>
      </w:r>
    </w:p>
    <w:p w14:paraId="5180582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layer =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nn.Linear</w:t>
      </w:r>
      <w:proofErr w:type="spellEnd"/>
      <w:proofErr w:type="gramEnd"/>
      <w:r w:rsidRPr="00AF53F3">
        <w:rPr>
          <w:rFonts w:ascii="宋体" w:eastAsia="宋体" w:hAnsi="宋体" w:cs="宋体"/>
          <w:kern w:val="0"/>
          <w:sz w:val="24"/>
          <w:szCs w:val="24"/>
        </w:rPr>
        <w:t>(10, 1)</w:t>
      </w:r>
    </w:p>
    <w:p w14:paraId="43C3A39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layer.state</w:t>
      </w:r>
      <w:proofErr w:type="gramEnd"/>
      <w:r w:rsidRPr="00AF53F3">
        <w:rPr>
          <w:rFonts w:ascii="宋体" w:eastAsia="宋体" w:hAnsi="宋体" w:cs="宋体"/>
          <w:kern w:val="0"/>
          <w:sz w:val="24"/>
          <w:szCs w:val="24"/>
        </w:rPr>
        <w:t>_dict</w:t>
      </w:r>
      <w:proofErr w:type="spellEnd"/>
      <w:r w:rsidRPr="00AF53F3">
        <w:rPr>
          <w:rFonts w:ascii="宋体" w:eastAsia="宋体" w:hAnsi="宋体" w:cs="宋体"/>
          <w:kern w:val="0"/>
          <w:sz w:val="24"/>
          <w:szCs w:val="24"/>
        </w:rPr>
        <w:t>()</w:t>
      </w:r>
    </w:p>
    <w:p w14:paraId="4367D19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OrderedDict</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[('weight', tensor([[-0.1597,  0.0573,  0.0976, -0.1028, -0.1264, -0.0400,  0.0308,  0.2192,</w:t>
      </w:r>
    </w:p>
    <w:p w14:paraId="00E1543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-0.0150, -0.3148]])), ('bias', </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[0.0557]))])</w:t>
      </w:r>
    </w:p>
    <w:p w14:paraId="5F69B10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可以看到layer里定义的参数配置</w:t>
      </w:r>
    </w:p>
    <w:p w14:paraId="74BA3A7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torch.save</w:t>
      </w:r>
      <w:proofErr w:type="spellEnd"/>
      <w:proofErr w:type="gram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layer.state_dict</w:t>
      </w:r>
      <w:proofErr w:type="spellEnd"/>
      <w:r w:rsidRPr="00AF53F3">
        <w:rPr>
          <w:rFonts w:ascii="宋体" w:eastAsia="宋体" w:hAnsi="宋体" w:cs="宋体"/>
          <w:kern w:val="0"/>
          <w:sz w:val="24"/>
          <w:szCs w:val="24"/>
        </w:rPr>
        <w:t>(), "</w:t>
      </w:r>
      <w:proofErr w:type="spellStart"/>
      <w:r w:rsidRPr="00AF53F3">
        <w:rPr>
          <w:rFonts w:ascii="宋体" w:eastAsia="宋体" w:hAnsi="宋体" w:cs="宋体"/>
          <w:kern w:val="0"/>
          <w:sz w:val="24"/>
          <w:szCs w:val="24"/>
        </w:rPr>
        <w:t>ckpt.mdl</w:t>
      </w:r>
      <w:proofErr w:type="spellEnd"/>
      <w:r w:rsidRPr="00AF53F3">
        <w:rPr>
          <w:rFonts w:ascii="宋体" w:eastAsia="宋体" w:hAnsi="宋体" w:cs="宋体"/>
          <w:kern w:val="0"/>
          <w:sz w:val="24"/>
          <w:szCs w:val="24"/>
        </w:rPr>
        <w:t>")</w:t>
      </w:r>
    </w:p>
    <w:p w14:paraId="27616DA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现在保存这个网络参数</w:t>
      </w:r>
    </w:p>
    <w:p w14:paraId="5FB9514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layer1 =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nn.Linear</w:t>
      </w:r>
      <w:proofErr w:type="spellEnd"/>
      <w:proofErr w:type="gramEnd"/>
      <w:r w:rsidRPr="00AF53F3">
        <w:rPr>
          <w:rFonts w:ascii="宋体" w:eastAsia="宋体" w:hAnsi="宋体" w:cs="宋体"/>
          <w:kern w:val="0"/>
          <w:sz w:val="24"/>
          <w:szCs w:val="24"/>
        </w:rPr>
        <w:t>(10, 1)</w:t>
      </w:r>
    </w:p>
    <w:p w14:paraId="6370CD7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新建一个网络</w:t>
      </w:r>
    </w:p>
    <w:p w14:paraId="7986330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layer1.state_</w:t>
      </w:r>
      <w:proofErr w:type="gramStart"/>
      <w:r w:rsidRPr="00AF53F3">
        <w:rPr>
          <w:rFonts w:ascii="宋体" w:eastAsia="宋体" w:hAnsi="宋体" w:cs="宋体"/>
          <w:kern w:val="0"/>
          <w:sz w:val="24"/>
          <w:szCs w:val="24"/>
        </w:rPr>
        <w:t>dict(</w:t>
      </w:r>
      <w:proofErr w:type="gramEnd"/>
      <w:r w:rsidRPr="00AF53F3">
        <w:rPr>
          <w:rFonts w:ascii="宋体" w:eastAsia="宋体" w:hAnsi="宋体" w:cs="宋体"/>
          <w:kern w:val="0"/>
          <w:sz w:val="24"/>
          <w:szCs w:val="24"/>
        </w:rPr>
        <w:t>)</w:t>
      </w:r>
    </w:p>
    <w:p w14:paraId="2C61731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OrderedDict</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[('weight', tensor([[-0.2506, -0.2960, -0.3083,  0.0629,  0.1707,  0.3018,  0.2345, -0.1922,</w:t>
      </w:r>
    </w:p>
    <w:p w14:paraId="3189B68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-0.0527, -0.1894]])), ('bias', </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[-0.0069]))])</w:t>
      </w:r>
    </w:p>
    <w:p w14:paraId="0B2C9CE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显然layer1参数和layer的不一样</w:t>
      </w:r>
    </w:p>
    <w:p w14:paraId="498C42C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layer1.load_state_dict(</w:t>
      </w:r>
      <w:proofErr w:type="spellStart"/>
      <w:proofErr w:type="gramStart"/>
      <w:r w:rsidRPr="00AF53F3">
        <w:rPr>
          <w:rFonts w:ascii="宋体" w:eastAsia="宋体" w:hAnsi="宋体" w:cs="宋体"/>
          <w:kern w:val="0"/>
          <w:sz w:val="24"/>
          <w:szCs w:val="24"/>
        </w:rPr>
        <w:t>torch.load</w:t>
      </w:r>
      <w:proofErr w:type="spellEnd"/>
      <w:proofErr w:type="gram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ckpt.mdl</w:t>
      </w:r>
      <w:proofErr w:type="spellEnd"/>
      <w:r w:rsidRPr="00AF53F3">
        <w:rPr>
          <w:rFonts w:ascii="宋体" w:eastAsia="宋体" w:hAnsi="宋体" w:cs="宋体"/>
          <w:kern w:val="0"/>
          <w:sz w:val="24"/>
          <w:szCs w:val="24"/>
        </w:rPr>
        <w:t>"))</w:t>
      </w:r>
    </w:p>
    <w:p w14:paraId="24EAA59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layer1载入前面的layer网络参数</w:t>
      </w:r>
    </w:p>
    <w:p w14:paraId="58E018E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layer1.state_</w:t>
      </w:r>
      <w:proofErr w:type="gramStart"/>
      <w:r w:rsidRPr="00AF53F3">
        <w:rPr>
          <w:rFonts w:ascii="宋体" w:eastAsia="宋体" w:hAnsi="宋体" w:cs="宋体"/>
          <w:kern w:val="0"/>
          <w:sz w:val="24"/>
          <w:szCs w:val="24"/>
        </w:rPr>
        <w:t>dict(</w:t>
      </w:r>
      <w:proofErr w:type="gramEnd"/>
      <w:r w:rsidRPr="00AF53F3">
        <w:rPr>
          <w:rFonts w:ascii="宋体" w:eastAsia="宋体" w:hAnsi="宋体" w:cs="宋体"/>
          <w:kern w:val="0"/>
          <w:sz w:val="24"/>
          <w:szCs w:val="24"/>
        </w:rPr>
        <w:t>)</w:t>
      </w:r>
    </w:p>
    <w:p w14:paraId="2829325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OrderedDict</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[('weight', tensor([[-0.1597,  0.0573,  0.0976, -0.1028, -0.1264, -0.0400,  0.0308,  0.2192,</w:t>
      </w:r>
    </w:p>
    <w:p w14:paraId="4F7CD8D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-0.0150, -0.3148]])), ('bias', </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[0.0557]))])</w:t>
      </w:r>
    </w:p>
    <w:p w14:paraId="0397BAE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可以发现layer1的参数变得和layer保存的参数一样</w:t>
      </w:r>
    </w:p>
    <w:p w14:paraId="6EE8E622" w14:textId="77777777" w:rsidR="00AF53F3" w:rsidRPr="00AF53F3" w:rsidRDefault="00AF53F3" w:rsidP="00AF53F3">
      <w:pPr>
        <w:widowControl/>
        <w:spacing w:before="100" w:beforeAutospacing="1" w:after="100" w:afterAutospacing="1"/>
        <w:jc w:val="left"/>
        <w:outlineLvl w:val="2"/>
        <w:rPr>
          <w:rFonts w:ascii="宋体" w:eastAsia="宋体" w:hAnsi="宋体" w:cs="宋体"/>
          <w:b/>
          <w:bCs/>
          <w:kern w:val="0"/>
          <w:sz w:val="27"/>
          <w:szCs w:val="27"/>
        </w:rPr>
      </w:pPr>
      <w:r w:rsidRPr="00AF53F3">
        <w:rPr>
          <w:rFonts w:ascii="宋体" w:eastAsia="宋体" w:hAnsi="宋体" w:cs="宋体"/>
          <w:b/>
          <w:bCs/>
          <w:kern w:val="0"/>
          <w:sz w:val="27"/>
          <w:szCs w:val="27"/>
        </w:rPr>
        <w:t>优化器</w:t>
      </w:r>
    </w:p>
    <w:p w14:paraId="77D1A07B" w14:textId="77777777" w:rsidR="00AF53F3" w:rsidRPr="00AF53F3" w:rsidRDefault="00AF53F3" w:rsidP="00AF53F3">
      <w:pPr>
        <w:widowControl/>
        <w:spacing w:before="100" w:beforeAutospacing="1" w:after="100" w:afterAutospacing="1"/>
        <w:jc w:val="left"/>
        <w:outlineLvl w:val="4"/>
        <w:rPr>
          <w:rFonts w:ascii="宋体" w:eastAsia="宋体" w:hAnsi="宋体" w:cs="宋体"/>
          <w:b/>
          <w:bCs/>
          <w:kern w:val="0"/>
          <w:sz w:val="20"/>
          <w:szCs w:val="20"/>
        </w:rPr>
      </w:pPr>
      <w:proofErr w:type="spellStart"/>
      <w:proofErr w:type="gramStart"/>
      <w:r w:rsidRPr="00AF53F3">
        <w:rPr>
          <w:rFonts w:ascii="宋体" w:eastAsia="宋体" w:hAnsi="宋体" w:cs="宋体"/>
          <w:b/>
          <w:bCs/>
          <w:kern w:val="0"/>
          <w:sz w:val="20"/>
          <w:szCs w:val="20"/>
        </w:rPr>
        <w:t>torch.optim</w:t>
      </w:r>
      <w:proofErr w:type="spellEnd"/>
      <w:proofErr w:type="gramEnd"/>
    </w:p>
    <w:p w14:paraId="400691E2"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定义了各种优化器，将优化器实例化后（传入需要求导的参数和学习率），通过step()方法进行梯度下降</w:t>
      </w:r>
    </w:p>
    <w:p w14:paraId="5717670A" w14:textId="77777777" w:rsidR="00AF53F3" w:rsidRPr="00AF53F3" w:rsidRDefault="00AF53F3" w:rsidP="00AF53F3">
      <w:pPr>
        <w:widowControl/>
        <w:numPr>
          <w:ilvl w:val="0"/>
          <w:numId w:val="15"/>
        </w:numPr>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Adam</w:t>
      </w:r>
    </w:p>
    <w:p w14:paraId="37D8BF9A" w14:textId="77777777" w:rsidR="00AF53F3" w:rsidRPr="00AF53F3" w:rsidRDefault="00AF53F3" w:rsidP="00AF53F3">
      <w:pPr>
        <w:widowControl/>
        <w:numPr>
          <w:ilvl w:val="0"/>
          <w:numId w:val="15"/>
        </w:numPr>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SGD</w:t>
      </w:r>
    </w:p>
    <w:p w14:paraId="113B500A" w14:textId="77777777" w:rsidR="00AF53F3" w:rsidRPr="00AF53F3" w:rsidRDefault="00AF53F3" w:rsidP="00AF53F3">
      <w:pPr>
        <w:widowControl/>
        <w:spacing w:before="100" w:beforeAutospacing="1" w:after="100" w:afterAutospacing="1"/>
        <w:jc w:val="left"/>
        <w:outlineLvl w:val="4"/>
        <w:rPr>
          <w:rFonts w:ascii="宋体" w:eastAsia="宋体" w:hAnsi="宋体" w:cs="宋体"/>
          <w:b/>
          <w:bCs/>
          <w:kern w:val="0"/>
          <w:sz w:val="20"/>
          <w:szCs w:val="20"/>
        </w:rPr>
      </w:pPr>
      <w:r w:rsidRPr="00AF53F3">
        <w:rPr>
          <w:rFonts w:ascii="宋体" w:eastAsia="宋体" w:hAnsi="宋体" w:cs="宋体"/>
          <w:b/>
          <w:bCs/>
          <w:kern w:val="0"/>
          <w:sz w:val="20"/>
          <w:szCs w:val="20"/>
        </w:rPr>
        <w:t>动态调整优化</w:t>
      </w:r>
      <w:proofErr w:type="gramStart"/>
      <w:r w:rsidRPr="00AF53F3">
        <w:rPr>
          <w:rFonts w:ascii="宋体" w:eastAsia="宋体" w:hAnsi="宋体" w:cs="宋体"/>
          <w:b/>
          <w:bCs/>
          <w:kern w:val="0"/>
          <w:sz w:val="20"/>
          <w:szCs w:val="20"/>
        </w:rPr>
        <w:t>器学习</w:t>
      </w:r>
      <w:proofErr w:type="gramEnd"/>
      <w:r w:rsidRPr="00AF53F3">
        <w:rPr>
          <w:rFonts w:ascii="宋体" w:eastAsia="宋体" w:hAnsi="宋体" w:cs="宋体"/>
          <w:b/>
          <w:bCs/>
          <w:kern w:val="0"/>
          <w:sz w:val="20"/>
          <w:szCs w:val="20"/>
        </w:rPr>
        <w:t>率</w:t>
      </w:r>
    </w:p>
    <w:p w14:paraId="2B7A41FC"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对于实例化的优化器，其参数都将存放到一个属性</w:t>
      </w:r>
      <w:proofErr w:type="spellStart"/>
      <w:r w:rsidRPr="00AF53F3">
        <w:rPr>
          <w:rFonts w:ascii="宋体" w:eastAsia="宋体" w:hAnsi="宋体" w:cs="宋体"/>
          <w:kern w:val="0"/>
          <w:sz w:val="24"/>
          <w:szCs w:val="24"/>
        </w:rPr>
        <w:t>param_groups</w:t>
      </w:r>
      <w:proofErr w:type="spellEnd"/>
      <w:r w:rsidRPr="00AF53F3">
        <w:rPr>
          <w:rFonts w:ascii="宋体" w:eastAsia="宋体" w:hAnsi="宋体" w:cs="宋体"/>
          <w:kern w:val="0"/>
          <w:sz w:val="24"/>
          <w:szCs w:val="24"/>
        </w:rPr>
        <w:t>[0]里，举例：</w:t>
      </w:r>
    </w:p>
    <w:p w14:paraId="0C423CC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AF53F3">
        <w:rPr>
          <w:rFonts w:ascii="宋体" w:eastAsia="宋体" w:hAnsi="宋体" w:cs="宋体"/>
          <w:kern w:val="0"/>
          <w:sz w:val="24"/>
          <w:szCs w:val="24"/>
        </w:rPr>
        <w:t>optim</w:t>
      </w:r>
      <w:proofErr w:type="spellEnd"/>
      <w:r w:rsidRPr="00AF53F3">
        <w:rPr>
          <w:rFonts w:ascii="宋体" w:eastAsia="宋体" w:hAnsi="宋体" w:cs="宋体"/>
          <w:kern w:val="0"/>
          <w:sz w:val="24"/>
          <w:szCs w:val="24"/>
        </w:rPr>
        <w:t xml:space="preserve"> = </w:t>
      </w:r>
      <w:proofErr w:type="spellStart"/>
      <w:proofErr w:type="gramStart"/>
      <w:r w:rsidRPr="00AF53F3">
        <w:rPr>
          <w:rFonts w:ascii="宋体" w:eastAsia="宋体" w:hAnsi="宋体" w:cs="宋体"/>
          <w:kern w:val="0"/>
          <w:sz w:val="24"/>
          <w:szCs w:val="24"/>
        </w:rPr>
        <w:t>torch.optim</w:t>
      </w:r>
      <w:proofErr w:type="gramEnd"/>
      <w:r w:rsidRPr="00AF53F3">
        <w:rPr>
          <w:rFonts w:ascii="宋体" w:eastAsia="宋体" w:hAnsi="宋体" w:cs="宋体"/>
          <w:kern w:val="0"/>
          <w:sz w:val="24"/>
          <w:szCs w:val="24"/>
        </w:rPr>
        <w:t>.Adam</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model.parameters</w:t>
      </w:r>
      <w:proofErr w:type="spell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lr</w:t>
      </w:r>
      <w:proofErr w:type="spellEnd"/>
      <w:r w:rsidRPr="00AF53F3">
        <w:rPr>
          <w:rFonts w:ascii="宋体" w:eastAsia="宋体" w:hAnsi="宋体" w:cs="宋体"/>
          <w:kern w:val="0"/>
          <w:sz w:val="24"/>
          <w:szCs w:val="24"/>
        </w:rPr>
        <w:t>=0.01)</w:t>
      </w:r>
    </w:p>
    <w:p w14:paraId="6422B57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print(</w:t>
      </w:r>
      <w:proofErr w:type="spellStart"/>
      <w:r w:rsidRPr="00AF53F3">
        <w:rPr>
          <w:rFonts w:ascii="宋体" w:eastAsia="宋体" w:hAnsi="宋体" w:cs="宋体"/>
          <w:kern w:val="0"/>
          <w:sz w:val="24"/>
          <w:szCs w:val="24"/>
        </w:rPr>
        <w:t>optim</w:t>
      </w:r>
      <w:proofErr w:type="spellEnd"/>
      <w:r w:rsidRPr="00AF53F3">
        <w:rPr>
          <w:rFonts w:ascii="宋体" w:eastAsia="宋体" w:hAnsi="宋体" w:cs="宋体"/>
          <w:kern w:val="0"/>
          <w:sz w:val="24"/>
          <w:szCs w:val="24"/>
        </w:rPr>
        <w:t>)</w:t>
      </w:r>
    </w:p>
    <w:p w14:paraId="2299B81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38BE0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结果：</w:t>
      </w:r>
    </w:p>
    <w:p w14:paraId="61DEBA5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Adam (</w:t>
      </w:r>
    </w:p>
    <w:p w14:paraId="389F13B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Parameter Group 0</w:t>
      </w:r>
    </w:p>
    <w:p w14:paraId="49C510B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amsgrad</w:t>
      </w:r>
      <w:proofErr w:type="spellEnd"/>
      <w:r w:rsidRPr="00AF53F3">
        <w:rPr>
          <w:rFonts w:ascii="宋体" w:eastAsia="宋体" w:hAnsi="宋体" w:cs="宋体"/>
          <w:kern w:val="0"/>
          <w:sz w:val="24"/>
          <w:szCs w:val="24"/>
        </w:rPr>
        <w:t>: False</w:t>
      </w:r>
    </w:p>
    <w:p w14:paraId="281F8BF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betas: (0.9, 0.999)</w:t>
      </w:r>
    </w:p>
    <w:p w14:paraId="5D490E6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eps: 1e-08</w:t>
      </w:r>
    </w:p>
    <w:p w14:paraId="56BB059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lr</w:t>
      </w:r>
      <w:proofErr w:type="spellEnd"/>
      <w:r w:rsidRPr="00AF53F3">
        <w:rPr>
          <w:rFonts w:ascii="宋体" w:eastAsia="宋体" w:hAnsi="宋体" w:cs="宋体"/>
          <w:kern w:val="0"/>
          <w:sz w:val="24"/>
          <w:szCs w:val="24"/>
        </w:rPr>
        <w:t>: 0.01</w:t>
      </w:r>
    </w:p>
    <w:p w14:paraId="5FD2998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weight_decay</w:t>
      </w:r>
      <w:proofErr w:type="spellEnd"/>
      <w:r w:rsidRPr="00AF53F3">
        <w:rPr>
          <w:rFonts w:ascii="宋体" w:eastAsia="宋体" w:hAnsi="宋体" w:cs="宋体"/>
          <w:kern w:val="0"/>
          <w:sz w:val="24"/>
          <w:szCs w:val="24"/>
        </w:rPr>
        <w:t>: 0</w:t>
      </w:r>
    </w:p>
    <w:p w14:paraId="2D5956F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w:t>
      </w:r>
    </w:p>
    <w:p w14:paraId="576A2A08"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而</w:t>
      </w:r>
      <w:proofErr w:type="spellStart"/>
      <w:r w:rsidRPr="00AF53F3">
        <w:rPr>
          <w:rFonts w:ascii="宋体" w:eastAsia="宋体" w:hAnsi="宋体" w:cs="宋体"/>
          <w:kern w:val="0"/>
          <w:sz w:val="24"/>
          <w:szCs w:val="24"/>
        </w:rPr>
        <w:t>param_groups</w:t>
      </w:r>
      <w:proofErr w:type="spellEnd"/>
      <w:r w:rsidRPr="00AF53F3">
        <w:rPr>
          <w:rFonts w:ascii="宋体" w:eastAsia="宋体" w:hAnsi="宋体" w:cs="宋体"/>
          <w:kern w:val="0"/>
          <w:sz w:val="24"/>
          <w:szCs w:val="24"/>
        </w:rPr>
        <w:t>[0]是一个字典对象，所以要动态修改学习率等参数，可以通过下面代码实现：</w:t>
      </w:r>
    </w:p>
    <w:p w14:paraId="1EDB48C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lastRenderedPageBreak/>
        <w:t>optim.param</w:t>
      </w:r>
      <w:proofErr w:type="gramEnd"/>
      <w:r w:rsidRPr="00AF53F3">
        <w:rPr>
          <w:rFonts w:ascii="宋体" w:eastAsia="宋体" w:hAnsi="宋体" w:cs="宋体"/>
          <w:kern w:val="0"/>
          <w:sz w:val="24"/>
          <w:szCs w:val="24"/>
        </w:rPr>
        <w:t>_groups</w:t>
      </w:r>
      <w:proofErr w:type="spellEnd"/>
      <w:r w:rsidRPr="00AF53F3">
        <w:rPr>
          <w:rFonts w:ascii="宋体" w:eastAsia="宋体" w:hAnsi="宋体" w:cs="宋体"/>
          <w:kern w:val="0"/>
          <w:sz w:val="24"/>
          <w:szCs w:val="24"/>
        </w:rPr>
        <w:t>[0]['</w:t>
      </w:r>
      <w:proofErr w:type="spellStart"/>
      <w:r w:rsidRPr="00AF53F3">
        <w:rPr>
          <w:rFonts w:ascii="宋体" w:eastAsia="宋体" w:hAnsi="宋体" w:cs="宋体"/>
          <w:kern w:val="0"/>
          <w:sz w:val="24"/>
          <w:szCs w:val="24"/>
        </w:rPr>
        <w:t>lr</w:t>
      </w:r>
      <w:proofErr w:type="spellEnd"/>
      <w:r w:rsidRPr="00AF53F3">
        <w:rPr>
          <w:rFonts w:ascii="宋体" w:eastAsia="宋体" w:hAnsi="宋体" w:cs="宋体"/>
          <w:kern w:val="0"/>
          <w:sz w:val="24"/>
          <w:szCs w:val="24"/>
        </w:rPr>
        <w:t xml:space="preserve">'] = </w:t>
      </w:r>
      <w:proofErr w:type="spellStart"/>
      <w:r w:rsidRPr="00AF53F3">
        <w:rPr>
          <w:rFonts w:ascii="宋体" w:eastAsia="宋体" w:hAnsi="宋体" w:cs="宋体"/>
          <w:kern w:val="0"/>
          <w:sz w:val="24"/>
          <w:szCs w:val="24"/>
        </w:rPr>
        <w:t>new_lr</w:t>
      </w:r>
      <w:proofErr w:type="spellEnd"/>
    </w:p>
    <w:p w14:paraId="5D82D167"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上面介绍的是修改优化器的学习率，如果希望对网络的不同层采用不用的学习率可以参考：</w:t>
      </w:r>
      <w:r w:rsidRPr="00AF53F3">
        <w:rPr>
          <w:rFonts w:ascii="宋体" w:eastAsia="宋体" w:hAnsi="宋体" w:cs="宋体"/>
          <w:kern w:val="0"/>
          <w:sz w:val="24"/>
          <w:szCs w:val="24"/>
        </w:rPr>
        <w:br/>
      </w:r>
      <w:hyperlink r:id="rId51" w:tgtFrame="_blank" w:history="1">
        <w:r w:rsidRPr="00AF53F3">
          <w:rPr>
            <w:rFonts w:ascii="宋体" w:eastAsia="宋体" w:hAnsi="宋体" w:cs="宋体"/>
            <w:color w:val="0000FF"/>
            <w:kern w:val="0"/>
            <w:sz w:val="24"/>
            <w:szCs w:val="24"/>
            <w:u w:val="single"/>
          </w:rPr>
          <w:t>https://blog.csdn.net/jdzwanghao/article/details/83239111</w:t>
        </w:r>
      </w:hyperlink>
    </w:p>
    <w:p w14:paraId="7EA84C95" w14:textId="77777777" w:rsidR="00AF53F3" w:rsidRPr="00AF53F3" w:rsidRDefault="00AF53F3" w:rsidP="00AF53F3">
      <w:pPr>
        <w:widowControl/>
        <w:spacing w:before="100" w:beforeAutospacing="1" w:after="100" w:afterAutospacing="1"/>
        <w:jc w:val="left"/>
        <w:outlineLvl w:val="2"/>
        <w:rPr>
          <w:rFonts w:ascii="宋体" w:eastAsia="宋体" w:hAnsi="宋体" w:cs="宋体"/>
          <w:b/>
          <w:bCs/>
          <w:kern w:val="0"/>
          <w:sz w:val="27"/>
          <w:szCs w:val="27"/>
        </w:rPr>
      </w:pPr>
      <w:r w:rsidRPr="00AF53F3">
        <w:rPr>
          <w:rFonts w:ascii="宋体" w:eastAsia="宋体" w:hAnsi="宋体" w:cs="宋体"/>
          <w:b/>
          <w:bCs/>
          <w:kern w:val="0"/>
          <w:sz w:val="27"/>
          <w:szCs w:val="27"/>
        </w:rPr>
        <w:t>激活函数</w:t>
      </w:r>
    </w:p>
    <w:p w14:paraId="198EED1D"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sigmoid</w:t>
      </w:r>
    </w:p>
    <w:p w14:paraId="1B2B241D"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公式：</w:t>
      </w:r>
    </w:p>
    <w:p w14:paraId="61153750" w14:textId="77777777" w:rsidR="00AF53F3" w:rsidRPr="00AF53F3" w:rsidRDefault="00AF53F3" w:rsidP="00AF53F3">
      <w:pPr>
        <w:widowControl/>
        <w:spacing w:beforeAutospacing="1" w:afterAutospacing="1"/>
        <w:jc w:val="left"/>
        <w:rPr>
          <w:rFonts w:ascii="宋体" w:eastAsia="宋体" w:hAnsi="宋体" w:cs="宋体"/>
          <w:kern w:val="0"/>
          <w:sz w:val="24"/>
          <w:szCs w:val="24"/>
        </w:rPr>
      </w:pPr>
      <w:r w:rsidRPr="00AF53F3">
        <w:rPr>
          <w:rFonts w:ascii="宋体" w:eastAsia="宋体" w:hAnsi="宋体" w:cs="宋体"/>
          <w:kern w:val="0"/>
          <w:sz w:val="24"/>
          <w:szCs w:val="24"/>
        </w:rPr>
        <w:t>1 / ( 1 + e^-x )</w:t>
      </w:r>
      <w:r w:rsidRPr="00AF53F3">
        <w:rPr>
          <w:rFonts w:ascii="宋体" w:eastAsia="宋体" w:hAnsi="宋体" w:cs="宋体"/>
          <w:kern w:val="0"/>
          <w:sz w:val="24"/>
          <w:szCs w:val="24"/>
        </w:rPr>
        <w:br/>
        <w:t>注：该公式可以将值控制在0~1之间，适合概率之类的问题，但因为当x特别大时，导数几乎为0，容易发生梯度弥散（梯度长时间得不到更新，损失值不下降）之类的问题</w:t>
      </w:r>
    </w:p>
    <w:p w14:paraId="05F7DC8C"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函数式API：</w:t>
      </w:r>
      <w:proofErr w:type="spellStart"/>
      <w:r w:rsidRPr="00AF53F3">
        <w:rPr>
          <w:rFonts w:ascii="宋体" w:eastAsia="宋体" w:hAnsi="宋体" w:cs="宋体"/>
          <w:kern w:val="0"/>
          <w:sz w:val="24"/>
          <w:szCs w:val="24"/>
        </w:rPr>
        <w:t>torch.nn.functional.sigmoid</w:t>
      </w:r>
      <w:proofErr w:type="spellEnd"/>
      <w:r w:rsidRPr="00AF53F3">
        <w:rPr>
          <w:rFonts w:ascii="宋体" w:eastAsia="宋体" w:hAnsi="宋体" w:cs="宋体"/>
          <w:kern w:val="0"/>
          <w:sz w:val="24"/>
          <w:szCs w:val="24"/>
        </w:rPr>
        <w:t>，类API：</w:t>
      </w:r>
      <w:proofErr w:type="spellStart"/>
      <w:r w:rsidRPr="00AF53F3">
        <w:rPr>
          <w:rFonts w:ascii="宋体" w:eastAsia="宋体" w:hAnsi="宋体" w:cs="宋体"/>
          <w:kern w:val="0"/>
          <w:sz w:val="24"/>
          <w:szCs w:val="24"/>
        </w:rPr>
        <w:t>torch.nn.Sigmoid</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自带：</w:t>
      </w:r>
      <w:proofErr w:type="spellStart"/>
      <w:r w:rsidRPr="00AF53F3">
        <w:rPr>
          <w:rFonts w:ascii="宋体" w:eastAsia="宋体" w:hAnsi="宋体" w:cs="宋体"/>
          <w:kern w:val="0"/>
          <w:sz w:val="24"/>
          <w:szCs w:val="24"/>
        </w:rPr>
        <w:t>torch.sigmoid</w:t>
      </w:r>
      <w:proofErr w:type="spellEnd"/>
      <w:r w:rsidRPr="00AF53F3">
        <w:rPr>
          <w:rFonts w:ascii="宋体" w:eastAsia="宋体" w:hAnsi="宋体" w:cs="宋体"/>
          <w:kern w:val="0"/>
          <w:sz w:val="24"/>
          <w:szCs w:val="24"/>
        </w:rPr>
        <w:t>，举例：</w:t>
      </w:r>
    </w:p>
    <w:p w14:paraId="10D48A3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a = </w:t>
      </w:r>
      <w:proofErr w:type="spellStart"/>
      <w:proofErr w:type="gramStart"/>
      <w:r w:rsidRPr="00AF53F3">
        <w:rPr>
          <w:rFonts w:ascii="宋体" w:eastAsia="宋体" w:hAnsi="宋体" w:cs="宋体"/>
          <w:kern w:val="0"/>
          <w:sz w:val="24"/>
          <w:szCs w:val="24"/>
        </w:rPr>
        <w:t>torch.linspace</w:t>
      </w:r>
      <w:proofErr w:type="spellEnd"/>
      <w:proofErr w:type="gramEnd"/>
      <w:r w:rsidRPr="00AF53F3">
        <w:rPr>
          <w:rFonts w:ascii="宋体" w:eastAsia="宋体" w:hAnsi="宋体" w:cs="宋体"/>
          <w:kern w:val="0"/>
          <w:sz w:val="24"/>
          <w:szCs w:val="24"/>
        </w:rPr>
        <w:t>(-100, 100, 10)</w:t>
      </w:r>
    </w:p>
    <w:p w14:paraId="44C7A2B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a</w:t>
      </w:r>
    </w:p>
    <w:p w14:paraId="39BA49E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[-100.0000,  -77.7778,  -55.5556,  -33.3333,  -11.1111,   11.1111,</w:t>
      </w:r>
    </w:p>
    <w:p w14:paraId="3AB213B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33.3333,   55.5555,   77.7778</w:t>
      </w:r>
      <w:proofErr w:type="gramStart"/>
      <w:r w:rsidRPr="00AF53F3">
        <w:rPr>
          <w:rFonts w:ascii="宋体" w:eastAsia="宋体" w:hAnsi="宋体" w:cs="宋体"/>
          <w:kern w:val="0"/>
          <w:sz w:val="24"/>
          <w:szCs w:val="24"/>
        </w:rPr>
        <w:t>,  100.0000</w:t>
      </w:r>
      <w:proofErr w:type="gramEnd"/>
      <w:r w:rsidRPr="00AF53F3">
        <w:rPr>
          <w:rFonts w:ascii="宋体" w:eastAsia="宋体" w:hAnsi="宋体" w:cs="宋体"/>
          <w:kern w:val="0"/>
          <w:sz w:val="24"/>
          <w:szCs w:val="24"/>
        </w:rPr>
        <w:t>])</w:t>
      </w:r>
    </w:p>
    <w:p w14:paraId="5CAA089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torch.sigmoid</w:t>
      </w:r>
      <w:proofErr w:type="spellEnd"/>
      <w:proofErr w:type="gramEnd"/>
      <w:r w:rsidRPr="00AF53F3">
        <w:rPr>
          <w:rFonts w:ascii="宋体" w:eastAsia="宋体" w:hAnsi="宋体" w:cs="宋体"/>
          <w:kern w:val="0"/>
          <w:sz w:val="24"/>
          <w:szCs w:val="24"/>
        </w:rPr>
        <w:t>(a)</w:t>
      </w:r>
    </w:p>
    <w:p w14:paraId="0217CDB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[0.0000e+00, 1.6655e-34, 7.4564e-25, 3.3382e-15, 1.4945e-05, 9.9999e-01,</w:t>
      </w:r>
    </w:p>
    <w:p w14:paraId="663C996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1.0000e+00, 1.0000e+00, 1.0000e+00, 1.0000e+00])</w:t>
      </w:r>
    </w:p>
    <w:p w14:paraId="3DD725F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w:t>
      </w:r>
      <w:proofErr w:type="gramStart"/>
      <w:r w:rsidRPr="00AF53F3">
        <w:rPr>
          <w:rFonts w:ascii="宋体" w:eastAsia="宋体" w:hAnsi="宋体" w:cs="宋体"/>
          <w:kern w:val="0"/>
          <w:sz w:val="24"/>
          <w:szCs w:val="24"/>
        </w:rPr>
        <w:t>看到值</w:t>
      </w:r>
      <w:proofErr w:type="gramEnd"/>
      <w:r w:rsidRPr="00AF53F3">
        <w:rPr>
          <w:rFonts w:ascii="宋体" w:eastAsia="宋体" w:hAnsi="宋体" w:cs="宋体"/>
          <w:kern w:val="0"/>
          <w:sz w:val="24"/>
          <w:szCs w:val="24"/>
        </w:rPr>
        <w:t>都被映射在0~1之间</w:t>
      </w:r>
    </w:p>
    <w:p w14:paraId="01D97CFC"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tanh</w:t>
      </w:r>
    </w:p>
    <w:p w14:paraId="0F9C7EC1"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公式：</w:t>
      </w:r>
    </w:p>
    <w:p w14:paraId="01B7763B" w14:textId="77777777" w:rsidR="00AF53F3" w:rsidRPr="00AF53F3" w:rsidRDefault="00AF53F3" w:rsidP="00AF53F3">
      <w:pPr>
        <w:widowControl/>
        <w:spacing w:beforeAutospacing="1" w:afterAutospacing="1"/>
        <w:jc w:val="left"/>
        <w:rPr>
          <w:rFonts w:ascii="宋体" w:eastAsia="宋体" w:hAnsi="宋体" w:cs="宋体"/>
          <w:kern w:val="0"/>
          <w:sz w:val="24"/>
          <w:szCs w:val="24"/>
        </w:rPr>
      </w:pPr>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e^x</w:t>
      </w:r>
      <w:proofErr w:type="spellEnd"/>
      <w:r w:rsidRPr="00AF53F3">
        <w:rPr>
          <w:rFonts w:ascii="宋体" w:eastAsia="宋体" w:hAnsi="宋体" w:cs="宋体"/>
          <w:kern w:val="0"/>
          <w:sz w:val="24"/>
          <w:szCs w:val="24"/>
        </w:rPr>
        <w:t xml:space="preserve"> - e^-x) / (</w:t>
      </w:r>
      <w:proofErr w:type="spellStart"/>
      <w:r w:rsidRPr="00AF53F3">
        <w:rPr>
          <w:rFonts w:ascii="宋体" w:eastAsia="宋体" w:hAnsi="宋体" w:cs="宋体"/>
          <w:kern w:val="0"/>
          <w:sz w:val="24"/>
          <w:szCs w:val="24"/>
        </w:rPr>
        <w:t>e^x</w:t>
      </w:r>
      <w:proofErr w:type="spellEnd"/>
      <w:r w:rsidRPr="00AF53F3">
        <w:rPr>
          <w:rFonts w:ascii="宋体" w:eastAsia="宋体" w:hAnsi="宋体" w:cs="宋体"/>
          <w:kern w:val="0"/>
          <w:sz w:val="24"/>
          <w:szCs w:val="24"/>
        </w:rPr>
        <w:t xml:space="preserve"> + e^-x)</w:t>
      </w:r>
      <w:r w:rsidRPr="00AF53F3">
        <w:rPr>
          <w:rFonts w:ascii="宋体" w:eastAsia="宋体" w:hAnsi="宋体" w:cs="宋体"/>
          <w:kern w:val="0"/>
          <w:sz w:val="24"/>
          <w:szCs w:val="24"/>
        </w:rPr>
        <w:br/>
        <w:t>注：该公式可以将值控制在-1~1之间</w:t>
      </w:r>
    </w:p>
    <w:p w14:paraId="763F5DD1"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函数式API：</w:t>
      </w:r>
      <w:proofErr w:type="spellStart"/>
      <w:r w:rsidRPr="00AF53F3">
        <w:rPr>
          <w:rFonts w:ascii="宋体" w:eastAsia="宋体" w:hAnsi="宋体" w:cs="宋体"/>
          <w:kern w:val="0"/>
          <w:sz w:val="24"/>
          <w:szCs w:val="24"/>
        </w:rPr>
        <w:t>torch.nn.functional.tanh</w:t>
      </w:r>
      <w:proofErr w:type="spellEnd"/>
      <w:r w:rsidRPr="00AF53F3">
        <w:rPr>
          <w:rFonts w:ascii="宋体" w:eastAsia="宋体" w:hAnsi="宋体" w:cs="宋体"/>
          <w:kern w:val="0"/>
          <w:sz w:val="24"/>
          <w:szCs w:val="24"/>
        </w:rPr>
        <w:t>，类API：</w:t>
      </w:r>
      <w:proofErr w:type="spellStart"/>
      <w:r w:rsidRPr="00AF53F3">
        <w:rPr>
          <w:rFonts w:ascii="宋体" w:eastAsia="宋体" w:hAnsi="宋体" w:cs="宋体"/>
          <w:kern w:val="0"/>
          <w:sz w:val="24"/>
          <w:szCs w:val="24"/>
        </w:rPr>
        <w:t>torch.nn.Tanh</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自带：</w:t>
      </w:r>
      <w:proofErr w:type="spellStart"/>
      <w:proofErr w:type="gramStart"/>
      <w:r w:rsidRPr="00AF53F3">
        <w:rPr>
          <w:rFonts w:ascii="宋体" w:eastAsia="宋体" w:hAnsi="宋体" w:cs="宋体"/>
          <w:kern w:val="0"/>
          <w:sz w:val="24"/>
          <w:szCs w:val="24"/>
        </w:rPr>
        <w:t>torch.tanh</w:t>
      </w:r>
      <w:proofErr w:type="spellEnd"/>
      <w:proofErr w:type="gramEnd"/>
    </w:p>
    <w:p w14:paraId="77FF1775"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r w:rsidRPr="00AF53F3">
        <w:rPr>
          <w:rFonts w:ascii="宋体" w:eastAsia="宋体" w:hAnsi="宋体" w:cs="宋体"/>
          <w:b/>
          <w:bCs/>
          <w:kern w:val="0"/>
          <w:sz w:val="15"/>
          <w:szCs w:val="15"/>
        </w:rPr>
        <w:lastRenderedPageBreak/>
        <w:t>relu</w:t>
      </w:r>
      <w:proofErr w:type="spellEnd"/>
    </w:p>
    <w:p w14:paraId="1033D014"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公式：</w:t>
      </w:r>
    </w:p>
    <w:p w14:paraId="2EC24A63" w14:textId="77777777" w:rsidR="00AF53F3" w:rsidRPr="00AF53F3" w:rsidRDefault="00AF53F3" w:rsidP="00AF53F3">
      <w:pPr>
        <w:widowControl/>
        <w:spacing w:beforeAutospacing="1" w:afterAutospacing="1"/>
        <w:jc w:val="left"/>
        <w:rPr>
          <w:rFonts w:ascii="宋体" w:eastAsia="宋体" w:hAnsi="宋体" w:cs="宋体"/>
          <w:kern w:val="0"/>
          <w:sz w:val="24"/>
          <w:szCs w:val="24"/>
        </w:rPr>
      </w:pPr>
      <w:r w:rsidRPr="00AF53F3">
        <w:rPr>
          <w:rFonts w:ascii="宋体" w:eastAsia="宋体" w:hAnsi="宋体" w:cs="宋体"/>
          <w:kern w:val="0"/>
          <w:sz w:val="24"/>
          <w:szCs w:val="24"/>
        </w:rPr>
        <w:t>0, x &lt;= 0</w:t>
      </w:r>
      <w:r w:rsidRPr="00AF53F3">
        <w:rPr>
          <w:rFonts w:ascii="宋体" w:eastAsia="宋体" w:hAnsi="宋体" w:cs="宋体"/>
          <w:kern w:val="0"/>
          <w:sz w:val="24"/>
          <w:szCs w:val="24"/>
        </w:rPr>
        <w:br/>
        <w:t>x, x &gt; 0</w:t>
      </w:r>
      <w:r w:rsidRPr="00AF53F3">
        <w:rPr>
          <w:rFonts w:ascii="宋体" w:eastAsia="宋体" w:hAnsi="宋体" w:cs="宋体"/>
          <w:kern w:val="0"/>
          <w:sz w:val="24"/>
          <w:szCs w:val="24"/>
        </w:rPr>
        <w:br/>
        <w:t>注：该公式可以将值控制在0~+∞之间</w:t>
      </w:r>
    </w:p>
    <w:p w14:paraId="6EAC7780"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函数式API：</w:t>
      </w:r>
      <w:proofErr w:type="spellStart"/>
      <w:r w:rsidRPr="00AF53F3">
        <w:rPr>
          <w:rFonts w:ascii="宋体" w:eastAsia="宋体" w:hAnsi="宋体" w:cs="宋体"/>
          <w:kern w:val="0"/>
          <w:sz w:val="24"/>
          <w:szCs w:val="24"/>
        </w:rPr>
        <w:t>torch.nn.functional.relu</w:t>
      </w:r>
      <w:proofErr w:type="spellEnd"/>
      <w:r w:rsidRPr="00AF53F3">
        <w:rPr>
          <w:rFonts w:ascii="宋体" w:eastAsia="宋体" w:hAnsi="宋体" w:cs="宋体"/>
          <w:kern w:val="0"/>
          <w:sz w:val="24"/>
          <w:szCs w:val="24"/>
        </w:rPr>
        <w:t>，类API：</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nn.ReLU</w:t>
      </w:r>
      <w:proofErr w:type="spellEnd"/>
      <w:proofErr w:type="gramEnd"/>
    </w:p>
    <w:p w14:paraId="69716AE6"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r w:rsidRPr="00AF53F3">
        <w:rPr>
          <w:rFonts w:ascii="宋体" w:eastAsia="宋体" w:hAnsi="宋体" w:cs="宋体"/>
          <w:b/>
          <w:bCs/>
          <w:kern w:val="0"/>
          <w:sz w:val="15"/>
          <w:szCs w:val="15"/>
        </w:rPr>
        <w:t>leakyrelu</w:t>
      </w:r>
      <w:proofErr w:type="spellEnd"/>
    </w:p>
    <w:p w14:paraId="3F1EEE12"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公式：</w:t>
      </w:r>
    </w:p>
    <w:p w14:paraId="209FED53" w14:textId="77777777" w:rsidR="00AF53F3" w:rsidRPr="00AF53F3" w:rsidRDefault="00AF53F3" w:rsidP="00AF53F3">
      <w:pPr>
        <w:widowControl/>
        <w:spacing w:beforeAutospacing="1" w:afterAutospacing="1"/>
        <w:jc w:val="left"/>
        <w:rPr>
          <w:rFonts w:ascii="宋体" w:eastAsia="宋体" w:hAnsi="宋体" w:cs="宋体"/>
          <w:kern w:val="0"/>
          <w:sz w:val="24"/>
          <w:szCs w:val="24"/>
        </w:rPr>
      </w:pPr>
      <w:r w:rsidRPr="00AF53F3">
        <w:rPr>
          <w:rFonts w:ascii="宋体" w:eastAsia="宋体" w:hAnsi="宋体" w:cs="宋体"/>
          <w:kern w:val="0"/>
          <w:sz w:val="24"/>
          <w:szCs w:val="24"/>
        </w:rPr>
        <w:t>ax, x &lt;= 0</w:t>
      </w:r>
      <w:r w:rsidRPr="00AF53F3">
        <w:rPr>
          <w:rFonts w:ascii="宋体" w:eastAsia="宋体" w:hAnsi="宋体" w:cs="宋体"/>
          <w:kern w:val="0"/>
          <w:sz w:val="24"/>
          <w:szCs w:val="24"/>
        </w:rPr>
        <w:br/>
        <w:t>x, x &gt; 0</w:t>
      </w:r>
      <w:r w:rsidRPr="00AF53F3">
        <w:rPr>
          <w:rFonts w:ascii="宋体" w:eastAsia="宋体" w:hAnsi="宋体" w:cs="宋体"/>
          <w:kern w:val="0"/>
          <w:sz w:val="24"/>
          <w:szCs w:val="24"/>
        </w:rPr>
        <w:br/>
        <w:t>注：a是一个很小的参数值，该公式在</w:t>
      </w:r>
      <w:proofErr w:type="spellStart"/>
      <w:r w:rsidRPr="00AF53F3">
        <w:rPr>
          <w:rFonts w:ascii="宋体" w:eastAsia="宋体" w:hAnsi="宋体" w:cs="宋体"/>
          <w:kern w:val="0"/>
          <w:sz w:val="24"/>
          <w:szCs w:val="24"/>
        </w:rPr>
        <w:t>relu</w:t>
      </w:r>
      <w:proofErr w:type="spellEnd"/>
      <w:r w:rsidRPr="00AF53F3">
        <w:rPr>
          <w:rFonts w:ascii="宋体" w:eastAsia="宋体" w:hAnsi="宋体" w:cs="宋体"/>
          <w:kern w:val="0"/>
          <w:sz w:val="24"/>
          <w:szCs w:val="24"/>
        </w:rPr>
        <w:t>的基础上，使负区间的数不为0，而是保持在一个很小的梯度上</w:t>
      </w:r>
    </w:p>
    <w:p w14:paraId="32605940"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函数式API：</w:t>
      </w:r>
      <w:proofErr w:type="spellStart"/>
      <w:r w:rsidRPr="00AF53F3">
        <w:rPr>
          <w:rFonts w:ascii="宋体" w:eastAsia="宋体" w:hAnsi="宋体" w:cs="宋体"/>
          <w:kern w:val="0"/>
          <w:sz w:val="24"/>
          <w:szCs w:val="24"/>
        </w:rPr>
        <w:t>torch.nn.functional.leaky_relu</w:t>
      </w:r>
      <w:proofErr w:type="spellEnd"/>
      <w:r w:rsidRPr="00AF53F3">
        <w:rPr>
          <w:rFonts w:ascii="宋体" w:eastAsia="宋体" w:hAnsi="宋体" w:cs="宋体"/>
          <w:kern w:val="0"/>
          <w:sz w:val="24"/>
          <w:szCs w:val="24"/>
        </w:rPr>
        <w:t>，类API：</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nn.LeakyReLU</w:t>
      </w:r>
      <w:proofErr w:type="spellEnd"/>
      <w:proofErr w:type="gramEnd"/>
    </w:p>
    <w:p w14:paraId="354CCCC2"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proofErr w:type="spellStart"/>
      <w:r w:rsidRPr="00AF53F3">
        <w:rPr>
          <w:rFonts w:ascii="宋体" w:eastAsia="宋体" w:hAnsi="宋体" w:cs="宋体"/>
          <w:b/>
          <w:bCs/>
          <w:kern w:val="0"/>
          <w:sz w:val="15"/>
          <w:szCs w:val="15"/>
        </w:rPr>
        <w:t>softmax</w:t>
      </w:r>
      <w:proofErr w:type="spellEnd"/>
    </w:p>
    <w:p w14:paraId="5E580684"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公式：</w:t>
      </w:r>
    </w:p>
    <w:p w14:paraId="71FEE033" w14:textId="77777777" w:rsidR="00AF53F3" w:rsidRPr="00AF53F3" w:rsidRDefault="00AF53F3" w:rsidP="00AF53F3">
      <w:pPr>
        <w:widowControl/>
        <w:spacing w:beforeAutospacing="1" w:afterAutospacing="1"/>
        <w:jc w:val="left"/>
        <w:rPr>
          <w:rFonts w:ascii="宋体" w:eastAsia="宋体" w:hAnsi="宋体" w:cs="宋体"/>
          <w:kern w:val="0"/>
          <w:sz w:val="24"/>
          <w:szCs w:val="24"/>
        </w:rPr>
      </w:pPr>
      <w:proofErr w:type="spellStart"/>
      <w:r w:rsidRPr="00AF53F3">
        <w:rPr>
          <w:rFonts w:ascii="宋体" w:eastAsia="宋体" w:hAnsi="宋体" w:cs="宋体"/>
          <w:kern w:val="0"/>
          <w:sz w:val="24"/>
          <w:szCs w:val="24"/>
        </w:rPr>
        <w:t>e^xi</w:t>
      </w:r>
      <w:proofErr w:type="spellEnd"/>
      <w:r w:rsidRPr="00AF53F3">
        <w:rPr>
          <w:rFonts w:ascii="宋体" w:eastAsia="宋体" w:hAnsi="宋体" w:cs="宋体"/>
          <w:kern w:val="0"/>
          <w:sz w:val="24"/>
          <w:szCs w:val="24"/>
        </w:rPr>
        <w:t xml:space="preserve"> / </w:t>
      </w:r>
      <w:proofErr w:type="spellStart"/>
      <w:r w:rsidRPr="00AF53F3">
        <w:rPr>
          <w:rFonts w:ascii="宋体" w:eastAsia="宋体" w:hAnsi="宋体" w:cs="宋体"/>
          <w:kern w:val="0"/>
          <w:sz w:val="24"/>
          <w:szCs w:val="24"/>
        </w:rPr>
        <w:t>Σe^xi</w:t>
      </w:r>
      <w:proofErr w:type="spellEnd"/>
      <w:r w:rsidRPr="00AF53F3">
        <w:rPr>
          <w:rFonts w:ascii="宋体" w:eastAsia="宋体" w:hAnsi="宋体" w:cs="宋体"/>
          <w:kern w:val="0"/>
          <w:sz w:val="24"/>
          <w:szCs w:val="24"/>
        </w:rPr>
        <w:br/>
        <w:t>注：该公式可以将值控制在0~1之间，并且所有的值总和为1，适合分类之类的问题，并且可以发现通过e阶函数，其还会把大的值（特征）放大，小的缩小</w:t>
      </w:r>
    </w:p>
    <w:p w14:paraId="59EBF418"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函数式API：</w:t>
      </w:r>
      <w:proofErr w:type="spellStart"/>
      <w:r w:rsidRPr="00AF53F3">
        <w:rPr>
          <w:rFonts w:ascii="宋体" w:eastAsia="宋体" w:hAnsi="宋体" w:cs="宋体"/>
          <w:kern w:val="0"/>
          <w:sz w:val="24"/>
          <w:szCs w:val="24"/>
        </w:rPr>
        <w:t>torch.nn.functional.softmax</w:t>
      </w:r>
      <w:proofErr w:type="spellEnd"/>
      <w:r w:rsidRPr="00AF53F3">
        <w:rPr>
          <w:rFonts w:ascii="宋体" w:eastAsia="宋体" w:hAnsi="宋体" w:cs="宋体"/>
          <w:kern w:val="0"/>
          <w:sz w:val="24"/>
          <w:szCs w:val="24"/>
        </w:rPr>
        <w:t>，类API：</w:t>
      </w:r>
      <w:proofErr w:type="spellStart"/>
      <w:r w:rsidRPr="00AF53F3">
        <w:rPr>
          <w:rFonts w:ascii="宋体" w:eastAsia="宋体" w:hAnsi="宋体" w:cs="宋体"/>
          <w:kern w:val="0"/>
          <w:sz w:val="24"/>
          <w:szCs w:val="24"/>
        </w:rPr>
        <w:t>torch.nn.Softmax</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自带：</w:t>
      </w:r>
      <w:proofErr w:type="spellStart"/>
      <w:proofErr w:type="gramStart"/>
      <w:r w:rsidRPr="00AF53F3">
        <w:rPr>
          <w:rFonts w:ascii="宋体" w:eastAsia="宋体" w:hAnsi="宋体" w:cs="宋体"/>
          <w:kern w:val="0"/>
          <w:sz w:val="24"/>
          <w:szCs w:val="24"/>
        </w:rPr>
        <w:t>torch.softmax</w:t>
      </w:r>
      <w:proofErr w:type="spellEnd"/>
      <w:proofErr w:type="gramEnd"/>
    </w:p>
    <w:p w14:paraId="4C002864" w14:textId="77777777" w:rsidR="00AF53F3" w:rsidRPr="00AF53F3" w:rsidRDefault="00AF53F3" w:rsidP="00AF53F3">
      <w:pPr>
        <w:widowControl/>
        <w:spacing w:before="100" w:beforeAutospacing="1" w:after="100" w:afterAutospacing="1"/>
        <w:jc w:val="left"/>
        <w:outlineLvl w:val="2"/>
        <w:rPr>
          <w:rFonts w:ascii="宋体" w:eastAsia="宋体" w:hAnsi="宋体" w:cs="宋体"/>
          <w:b/>
          <w:bCs/>
          <w:kern w:val="0"/>
          <w:sz w:val="27"/>
          <w:szCs w:val="27"/>
        </w:rPr>
      </w:pPr>
      <w:r w:rsidRPr="00AF53F3">
        <w:rPr>
          <w:rFonts w:ascii="宋体" w:eastAsia="宋体" w:hAnsi="宋体" w:cs="宋体"/>
          <w:b/>
          <w:bCs/>
          <w:kern w:val="0"/>
          <w:sz w:val="27"/>
          <w:szCs w:val="27"/>
        </w:rPr>
        <w:t>损失函数</w:t>
      </w:r>
    </w:p>
    <w:p w14:paraId="3D1A5ED8"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均方差</w:t>
      </w:r>
    </w:p>
    <w:p w14:paraId="37B54821"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lastRenderedPageBreak/>
        <w:t>就是计算的y与实际y之差的平方取平均值，函数式API：</w:t>
      </w:r>
      <w:proofErr w:type="spellStart"/>
      <w:r w:rsidRPr="00AF53F3">
        <w:rPr>
          <w:rFonts w:ascii="宋体" w:eastAsia="宋体" w:hAnsi="宋体" w:cs="宋体"/>
          <w:kern w:val="0"/>
          <w:sz w:val="24"/>
          <w:szCs w:val="24"/>
        </w:rPr>
        <w:t>torch.nn.functional.mse_loss</w:t>
      </w:r>
      <w:proofErr w:type="spellEnd"/>
      <w:r w:rsidRPr="00AF53F3">
        <w:rPr>
          <w:rFonts w:ascii="宋体" w:eastAsia="宋体" w:hAnsi="宋体" w:cs="宋体"/>
          <w:kern w:val="0"/>
          <w:sz w:val="24"/>
          <w:szCs w:val="24"/>
        </w:rPr>
        <w:t>，类API：</w:t>
      </w:r>
      <w:proofErr w:type="spellStart"/>
      <w:r w:rsidRPr="00AF53F3">
        <w:rPr>
          <w:rFonts w:ascii="宋体" w:eastAsia="宋体" w:hAnsi="宋体" w:cs="宋体"/>
          <w:kern w:val="0"/>
          <w:sz w:val="24"/>
          <w:szCs w:val="24"/>
        </w:rPr>
        <w:t>torch.nn.MSELoss</w:t>
      </w:r>
      <w:proofErr w:type="spellEnd"/>
      <w:r w:rsidRPr="00AF53F3">
        <w:rPr>
          <w:rFonts w:ascii="宋体" w:eastAsia="宋体" w:hAnsi="宋体" w:cs="宋体"/>
          <w:kern w:val="0"/>
          <w:sz w:val="24"/>
          <w:szCs w:val="24"/>
        </w:rPr>
        <w:t>，第一个参数是y，第二个参数是y对应的公式，举例：</w:t>
      </w:r>
    </w:p>
    <w:p w14:paraId="409CF4A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w:t>
      </w:r>
    </w:p>
    <w:p w14:paraId="60627C4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(2.)</w:t>
      </w:r>
    </w:p>
    <w:p w14:paraId="3D460F2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b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(0.)</w:t>
      </w:r>
    </w:p>
    <w:p w14:paraId="43BF10F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y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w:t>
      </w:r>
    </w:p>
    <w:p w14:paraId="13FAEBD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mse</w:t>
      </w:r>
      <w:proofErr w:type="spellEnd"/>
      <w:r w:rsidRPr="00AF53F3">
        <w:rPr>
          <w:rFonts w:ascii="宋体" w:eastAsia="宋体" w:hAnsi="宋体" w:cs="宋体"/>
          <w:kern w:val="0"/>
          <w:sz w:val="24"/>
          <w:szCs w:val="24"/>
        </w:rPr>
        <w:t xml:space="preserve"> = </w:t>
      </w:r>
      <w:proofErr w:type="spellStart"/>
      <w:r w:rsidRPr="00AF53F3">
        <w:rPr>
          <w:rFonts w:ascii="宋体" w:eastAsia="宋体" w:hAnsi="宋体" w:cs="宋体"/>
          <w:kern w:val="0"/>
          <w:sz w:val="24"/>
          <w:szCs w:val="24"/>
        </w:rPr>
        <w:t>torch.nn.functional.mse_</w:t>
      </w:r>
      <w:proofErr w:type="gramStart"/>
      <w:r w:rsidRPr="00AF53F3">
        <w:rPr>
          <w:rFonts w:ascii="宋体" w:eastAsia="宋体" w:hAnsi="宋体" w:cs="宋体"/>
          <w:kern w:val="0"/>
          <w:sz w:val="24"/>
          <w:szCs w:val="24"/>
        </w:rPr>
        <w:t>loss</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y, w*</w:t>
      </w:r>
      <w:proofErr w:type="spellStart"/>
      <w:r w:rsidRPr="00AF53F3">
        <w:rPr>
          <w:rFonts w:ascii="宋体" w:eastAsia="宋体" w:hAnsi="宋体" w:cs="宋体"/>
          <w:kern w:val="0"/>
          <w:sz w:val="24"/>
          <w:szCs w:val="24"/>
        </w:rPr>
        <w:t>x+b</w:t>
      </w:r>
      <w:proofErr w:type="spellEnd"/>
      <w:r w:rsidRPr="00AF53F3">
        <w:rPr>
          <w:rFonts w:ascii="宋体" w:eastAsia="宋体" w:hAnsi="宋体" w:cs="宋体"/>
          <w:kern w:val="0"/>
          <w:sz w:val="24"/>
          <w:szCs w:val="24"/>
        </w:rPr>
        <w:t>)</w:t>
      </w:r>
    </w:p>
    <w:p w14:paraId="1C36403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计算y=</w:t>
      </w:r>
      <w:proofErr w:type="spellStart"/>
      <w:r w:rsidRPr="00AF53F3">
        <w:rPr>
          <w:rFonts w:ascii="宋体" w:eastAsia="宋体" w:hAnsi="宋体" w:cs="宋体"/>
          <w:kern w:val="0"/>
          <w:sz w:val="24"/>
          <w:szCs w:val="24"/>
        </w:rPr>
        <w:t>wx+b</w:t>
      </w:r>
      <w:proofErr w:type="spellEnd"/>
      <w:r w:rsidRPr="00AF53F3">
        <w:rPr>
          <w:rFonts w:ascii="宋体" w:eastAsia="宋体" w:hAnsi="宋体" w:cs="宋体"/>
          <w:kern w:val="0"/>
          <w:sz w:val="24"/>
          <w:szCs w:val="24"/>
        </w:rPr>
        <w:t>在点(1, 1)时的均方差：(1 - (2*1+0</w:t>
      </w:r>
      <w:proofErr w:type="gramStart"/>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2 = 1</w:t>
      </w:r>
    </w:p>
    <w:p w14:paraId="684B59A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mse</w:t>
      </w:r>
      <w:proofErr w:type="spellEnd"/>
    </w:p>
    <w:p w14:paraId="2DBB07F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w:t>
      </w:r>
    </w:p>
    <w:p w14:paraId="7B2CDC86"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交叉</w:t>
      </w:r>
      <w:proofErr w:type="gramStart"/>
      <w:r w:rsidRPr="00AF53F3">
        <w:rPr>
          <w:rFonts w:ascii="宋体" w:eastAsia="宋体" w:hAnsi="宋体" w:cs="宋体"/>
          <w:b/>
          <w:bCs/>
          <w:kern w:val="0"/>
          <w:sz w:val="15"/>
          <w:szCs w:val="15"/>
        </w:rPr>
        <w:t>熵</w:t>
      </w:r>
      <w:proofErr w:type="gramEnd"/>
    </w:p>
    <w:p w14:paraId="03150C6D"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通过含有的信息量大小来进行判断，一般用于分类，函数式API：</w:t>
      </w:r>
      <w:proofErr w:type="spellStart"/>
      <w:r w:rsidRPr="00AF53F3">
        <w:rPr>
          <w:rFonts w:ascii="宋体" w:eastAsia="宋体" w:hAnsi="宋体" w:cs="宋体"/>
          <w:kern w:val="0"/>
          <w:sz w:val="24"/>
          <w:szCs w:val="24"/>
        </w:rPr>
        <w:t>torch.nn.functional.cross_entropy</w:t>
      </w:r>
      <w:proofErr w:type="spellEnd"/>
      <w:r w:rsidRPr="00AF53F3">
        <w:rPr>
          <w:rFonts w:ascii="宋体" w:eastAsia="宋体" w:hAnsi="宋体" w:cs="宋体"/>
          <w:kern w:val="0"/>
          <w:sz w:val="24"/>
          <w:szCs w:val="24"/>
        </w:rPr>
        <w:t>，类API：</w:t>
      </w:r>
      <w:proofErr w:type="spellStart"/>
      <w:r w:rsidRPr="00AF53F3">
        <w:rPr>
          <w:rFonts w:ascii="宋体" w:eastAsia="宋体" w:hAnsi="宋体" w:cs="宋体"/>
          <w:kern w:val="0"/>
          <w:sz w:val="24"/>
          <w:szCs w:val="24"/>
        </w:rPr>
        <w:t>torch.nn.CrossEntropyLoss</w:t>
      </w:r>
      <w:proofErr w:type="spellEnd"/>
      <w:r w:rsidRPr="00AF53F3">
        <w:rPr>
          <w:rFonts w:ascii="宋体" w:eastAsia="宋体" w:hAnsi="宋体" w:cs="宋体"/>
          <w:kern w:val="0"/>
          <w:sz w:val="24"/>
          <w:szCs w:val="24"/>
        </w:rPr>
        <w:t>，要注意的是目标y的格式要求为Long类型，值为每个one-hot数据对应的argmax处，举例：</w:t>
      </w:r>
    </w:p>
    <w:p w14:paraId="598A5BE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output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(5,10)</w:t>
      </w:r>
    </w:p>
    <w:p w14:paraId="2BF5AB5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输出结果，假设5条数据，每条数据有10个特征</w:t>
      </w:r>
    </w:p>
    <w:p w14:paraId="0ABB902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target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([0, 2, 9, 9, 2]).long()</w:t>
      </w:r>
    </w:p>
    <w:p w14:paraId="58954C8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目标y，数据必须为long型，值分别为每条数据的特征，比如第一个0代表第一条数据的第一个特征</w:t>
      </w:r>
    </w:p>
    <w:p w14:paraId="72A5D19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output.shape</w:t>
      </w:r>
      <w:proofErr w:type="spellEnd"/>
      <w:proofErr w:type="gramEnd"/>
    </w:p>
    <w:p w14:paraId="5E67C74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([5, 10])</w:t>
      </w:r>
    </w:p>
    <w:p w14:paraId="4E540A9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target.shape</w:t>
      </w:r>
      <w:proofErr w:type="spellEnd"/>
      <w:proofErr w:type="gramEnd"/>
    </w:p>
    <w:p w14:paraId="0928087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AF53F3">
        <w:rPr>
          <w:rFonts w:ascii="宋体" w:eastAsia="宋体" w:hAnsi="宋体" w:cs="宋体"/>
          <w:kern w:val="0"/>
          <w:sz w:val="24"/>
          <w:szCs w:val="24"/>
        </w:rPr>
        <w:t>torch.Size</w:t>
      </w:r>
      <w:proofErr w:type="spellEnd"/>
      <w:proofErr w:type="gramEnd"/>
      <w:r w:rsidRPr="00AF53F3">
        <w:rPr>
          <w:rFonts w:ascii="宋体" w:eastAsia="宋体" w:hAnsi="宋体" w:cs="宋体"/>
          <w:kern w:val="0"/>
          <w:sz w:val="24"/>
          <w:szCs w:val="24"/>
        </w:rPr>
        <w:t>([5])</w:t>
      </w:r>
    </w:p>
    <w:p w14:paraId="5FDAB35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目标y的要求还要求是1维的</w:t>
      </w:r>
    </w:p>
    <w:p w14:paraId="641F348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loss =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nn.CrossEntropyLoss</w:t>
      </w:r>
      <w:proofErr w:type="spellEnd"/>
      <w:proofErr w:type="gramEnd"/>
      <w:r w:rsidRPr="00AF53F3">
        <w:rPr>
          <w:rFonts w:ascii="宋体" w:eastAsia="宋体" w:hAnsi="宋体" w:cs="宋体"/>
          <w:kern w:val="0"/>
          <w:sz w:val="24"/>
          <w:szCs w:val="24"/>
        </w:rPr>
        <w:t>()</w:t>
      </w:r>
    </w:p>
    <w:p w14:paraId="1C2FC92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gramStart"/>
      <w:r w:rsidRPr="00AF53F3">
        <w:rPr>
          <w:rFonts w:ascii="宋体" w:eastAsia="宋体" w:hAnsi="宋体" w:cs="宋体"/>
          <w:kern w:val="0"/>
          <w:sz w:val="24"/>
          <w:szCs w:val="24"/>
        </w:rPr>
        <w:t>loss(</w:t>
      </w:r>
      <w:proofErr w:type="gramEnd"/>
      <w:r w:rsidRPr="00AF53F3">
        <w:rPr>
          <w:rFonts w:ascii="宋体" w:eastAsia="宋体" w:hAnsi="宋体" w:cs="宋体"/>
          <w:kern w:val="0"/>
          <w:sz w:val="24"/>
          <w:szCs w:val="24"/>
        </w:rPr>
        <w:t>output, target)</w:t>
      </w:r>
    </w:p>
    <w:p w14:paraId="7045E03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2.2185)</w:t>
      </w:r>
    </w:p>
    <w:p w14:paraId="43B8B85D"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b/>
          <w:bCs/>
          <w:kern w:val="0"/>
          <w:sz w:val="24"/>
          <w:szCs w:val="24"/>
        </w:rPr>
        <w:t>注：</w:t>
      </w:r>
      <w:r w:rsidRPr="00AF53F3">
        <w:rPr>
          <w:rFonts w:ascii="宋体" w:eastAsia="宋体" w:hAnsi="宋体" w:cs="宋体"/>
          <w:kern w:val="0"/>
          <w:sz w:val="24"/>
          <w:szCs w:val="24"/>
        </w:rPr>
        <w:br/>
        <w:t>对于分类问题一般会选择最后一层激活函数用</w:t>
      </w:r>
      <w:proofErr w:type="spellStart"/>
      <w:r w:rsidRPr="00AF53F3">
        <w:rPr>
          <w:rFonts w:ascii="宋体" w:eastAsia="宋体" w:hAnsi="宋体" w:cs="宋体"/>
          <w:kern w:val="0"/>
          <w:sz w:val="24"/>
          <w:szCs w:val="24"/>
        </w:rPr>
        <w:t>softmax</w:t>
      </w:r>
      <w:proofErr w:type="spellEnd"/>
      <w:r w:rsidRPr="00AF53F3">
        <w:rPr>
          <w:rFonts w:ascii="宋体" w:eastAsia="宋体" w:hAnsi="宋体" w:cs="宋体"/>
          <w:kern w:val="0"/>
          <w:sz w:val="24"/>
          <w:szCs w:val="24"/>
        </w:rPr>
        <w:t>，并且损失函数使用交叉熵，但是在</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的</w:t>
      </w:r>
      <w:proofErr w:type="gramStart"/>
      <w:r w:rsidRPr="00AF53F3">
        <w:rPr>
          <w:rFonts w:ascii="宋体" w:eastAsia="宋体" w:hAnsi="宋体" w:cs="宋体"/>
          <w:kern w:val="0"/>
          <w:sz w:val="24"/>
          <w:szCs w:val="24"/>
        </w:rPr>
        <w:t>交叉熵中已经</w:t>
      </w:r>
      <w:proofErr w:type="gramEnd"/>
      <w:r w:rsidRPr="00AF53F3">
        <w:rPr>
          <w:rFonts w:ascii="宋体" w:eastAsia="宋体" w:hAnsi="宋体" w:cs="宋体"/>
          <w:kern w:val="0"/>
          <w:sz w:val="24"/>
          <w:szCs w:val="24"/>
        </w:rPr>
        <w:t>内置了</w:t>
      </w:r>
      <w:proofErr w:type="spellStart"/>
      <w:r w:rsidRPr="00AF53F3">
        <w:rPr>
          <w:rFonts w:ascii="宋体" w:eastAsia="宋体" w:hAnsi="宋体" w:cs="宋体"/>
          <w:kern w:val="0"/>
          <w:sz w:val="24"/>
          <w:szCs w:val="24"/>
        </w:rPr>
        <w:t>softmax</w:t>
      </w:r>
      <w:proofErr w:type="spellEnd"/>
      <w:r w:rsidRPr="00AF53F3">
        <w:rPr>
          <w:rFonts w:ascii="宋体" w:eastAsia="宋体" w:hAnsi="宋体" w:cs="宋体"/>
          <w:kern w:val="0"/>
          <w:sz w:val="24"/>
          <w:szCs w:val="24"/>
        </w:rPr>
        <w:t>，所以在使用</w:t>
      </w:r>
      <w:proofErr w:type="gramStart"/>
      <w:r w:rsidRPr="00AF53F3">
        <w:rPr>
          <w:rFonts w:ascii="宋体" w:eastAsia="宋体" w:hAnsi="宋体" w:cs="宋体"/>
          <w:kern w:val="0"/>
          <w:sz w:val="24"/>
          <w:szCs w:val="24"/>
        </w:rPr>
        <w:t>交叉熵时就</w:t>
      </w:r>
      <w:proofErr w:type="gramEnd"/>
      <w:r w:rsidRPr="00AF53F3">
        <w:rPr>
          <w:rFonts w:ascii="宋体" w:eastAsia="宋体" w:hAnsi="宋体" w:cs="宋体"/>
          <w:kern w:val="0"/>
          <w:sz w:val="24"/>
          <w:szCs w:val="24"/>
        </w:rPr>
        <w:t>不需要再自己使用</w:t>
      </w:r>
      <w:proofErr w:type="spellStart"/>
      <w:r w:rsidRPr="00AF53F3">
        <w:rPr>
          <w:rFonts w:ascii="宋体" w:eastAsia="宋体" w:hAnsi="宋体" w:cs="宋体"/>
          <w:kern w:val="0"/>
          <w:sz w:val="24"/>
          <w:szCs w:val="24"/>
        </w:rPr>
        <w:t>softmax</w:t>
      </w:r>
      <w:proofErr w:type="spellEnd"/>
      <w:r w:rsidRPr="00AF53F3">
        <w:rPr>
          <w:rFonts w:ascii="宋体" w:eastAsia="宋体" w:hAnsi="宋体" w:cs="宋体"/>
          <w:kern w:val="0"/>
          <w:sz w:val="24"/>
          <w:szCs w:val="24"/>
        </w:rPr>
        <w:t>了</w:t>
      </w:r>
    </w:p>
    <w:p w14:paraId="20859BC8"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二分类交叉</w:t>
      </w:r>
      <w:proofErr w:type="gramStart"/>
      <w:r w:rsidRPr="00AF53F3">
        <w:rPr>
          <w:rFonts w:ascii="宋体" w:eastAsia="宋体" w:hAnsi="宋体" w:cs="宋体"/>
          <w:b/>
          <w:bCs/>
          <w:kern w:val="0"/>
          <w:sz w:val="15"/>
          <w:szCs w:val="15"/>
        </w:rPr>
        <w:t>熵</w:t>
      </w:r>
      <w:proofErr w:type="gramEnd"/>
    </w:p>
    <w:p w14:paraId="40B612E2"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lastRenderedPageBreak/>
        <w:t>顾名思义，是一种特殊的交叉熵，专门在2分类时使用，比如GAN的</w:t>
      </w:r>
      <w:proofErr w:type="gramStart"/>
      <w:r w:rsidRPr="00AF53F3">
        <w:rPr>
          <w:rFonts w:ascii="宋体" w:eastAsia="宋体" w:hAnsi="宋体" w:cs="宋体"/>
          <w:kern w:val="0"/>
          <w:sz w:val="24"/>
          <w:szCs w:val="24"/>
        </w:rPr>
        <w:t>判别器</w:t>
      </w:r>
      <w:proofErr w:type="gramEnd"/>
      <w:r w:rsidRPr="00AF53F3">
        <w:rPr>
          <w:rFonts w:ascii="宋体" w:eastAsia="宋体" w:hAnsi="宋体" w:cs="宋体"/>
          <w:kern w:val="0"/>
          <w:sz w:val="24"/>
          <w:szCs w:val="24"/>
        </w:rPr>
        <w:t>里，函数式API：</w:t>
      </w:r>
      <w:proofErr w:type="spellStart"/>
      <w:r w:rsidRPr="00AF53F3">
        <w:rPr>
          <w:rFonts w:ascii="宋体" w:eastAsia="宋体" w:hAnsi="宋体" w:cs="宋体"/>
          <w:kern w:val="0"/>
          <w:sz w:val="24"/>
          <w:szCs w:val="24"/>
        </w:rPr>
        <w:t>torch.nn.functional.binary_cross_entropy</w:t>
      </w:r>
      <w:proofErr w:type="spellEnd"/>
      <w:r w:rsidRPr="00AF53F3">
        <w:rPr>
          <w:rFonts w:ascii="宋体" w:eastAsia="宋体" w:hAnsi="宋体" w:cs="宋体"/>
          <w:kern w:val="0"/>
          <w:sz w:val="24"/>
          <w:szCs w:val="24"/>
        </w:rPr>
        <w:t>，类API：</w:t>
      </w:r>
      <w:proofErr w:type="spellStart"/>
      <w:r w:rsidRPr="00AF53F3">
        <w:rPr>
          <w:rFonts w:ascii="宋体" w:eastAsia="宋体" w:hAnsi="宋体" w:cs="宋体"/>
          <w:kern w:val="0"/>
          <w:sz w:val="24"/>
          <w:szCs w:val="24"/>
        </w:rPr>
        <w:t>torch.nn.BCELoss</w:t>
      </w:r>
      <w:proofErr w:type="spellEnd"/>
      <w:r w:rsidRPr="00AF53F3">
        <w:rPr>
          <w:rFonts w:ascii="宋体" w:eastAsia="宋体" w:hAnsi="宋体" w:cs="宋体"/>
          <w:kern w:val="0"/>
          <w:sz w:val="24"/>
          <w:szCs w:val="24"/>
        </w:rPr>
        <w:t>，使用举例：</w:t>
      </w:r>
    </w:p>
    <w:p w14:paraId="23FF500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batch_size</w:t>
      </w:r>
      <w:proofErr w:type="spellEnd"/>
      <w:r w:rsidRPr="00AF53F3">
        <w:rPr>
          <w:rFonts w:ascii="宋体" w:eastAsia="宋体" w:hAnsi="宋体" w:cs="宋体"/>
          <w:kern w:val="0"/>
          <w:sz w:val="24"/>
          <w:szCs w:val="24"/>
        </w:rPr>
        <w:t xml:space="preserve"> = 5</w:t>
      </w:r>
    </w:p>
    <w:p w14:paraId="14ADF3E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5条数据</w:t>
      </w:r>
    </w:p>
    <w:p w14:paraId="7073038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output = </w:t>
      </w:r>
      <w:proofErr w:type="spellStart"/>
      <w:proofErr w:type="gramStart"/>
      <w:r w:rsidRPr="00AF53F3">
        <w:rPr>
          <w:rFonts w:ascii="宋体" w:eastAsia="宋体" w:hAnsi="宋体" w:cs="宋体"/>
          <w:kern w:val="0"/>
          <w:sz w:val="24"/>
          <w:szCs w:val="24"/>
        </w:rPr>
        <w:t>torch.rand</w:t>
      </w:r>
      <w:proofErr w:type="spellEnd"/>
      <w:proofErr w:type="gram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batch_size</w:t>
      </w:r>
      <w:proofErr w:type="spellEnd"/>
      <w:r w:rsidRPr="00AF53F3">
        <w:rPr>
          <w:rFonts w:ascii="宋体" w:eastAsia="宋体" w:hAnsi="宋体" w:cs="宋体"/>
          <w:kern w:val="0"/>
          <w:sz w:val="24"/>
          <w:szCs w:val="24"/>
        </w:rPr>
        <w:t>, 1)</w:t>
      </w:r>
    </w:p>
    <w:p w14:paraId="075BB36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output</w:t>
      </w:r>
    </w:p>
    <w:p w14:paraId="63FF44D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每个数据的正确率</w:t>
      </w:r>
    </w:p>
    <w:p w14:paraId="53001F8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[[0.3546],</w:t>
      </w:r>
    </w:p>
    <w:p w14:paraId="46C665D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[0.9064],</w:t>
      </w:r>
    </w:p>
    <w:p w14:paraId="443CF2B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[0.0617],</w:t>
      </w:r>
    </w:p>
    <w:p w14:paraId="713856F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[0.2839],</w:t>
      </w:r>
    </w:p>
    <w:p w14:paraId="196DC8B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[0.3106]])</w:t>
      </w:r>
    </w:p>
    <w:p w14:paraId="23BA76F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target = </w:t>
      </w:r>
      <w:proofErr w:type="spellStart"/>
      <w:proofErr w:type="gramStart"/>
      <w:r w:rsidRPr="00AF53F3">
        <w:rPr>
          <w:rFonts w:ascii="宋体" w:eastAsia="宋体" w:hAnsi="宋体" w:cs="宋体"/>
          <w:kern w:val="0"/>
          <w:sz w:val="24"/>
          <w:szCs w:val="24"/>
        </w:rPr>
        <w:t>torch.ones</w:t>
      </w:r>
      <w:proofErr w:type="spellEnd"/>
      <w:proofErr w:type="gram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batch_size</w:t>
      </w:r>
      <w:proofErr w:type="spellEnd"/>
      <w:r w:rsidRPr="00AF53F3">
        <w:rPr>
          <w:rFonts w:ascii="宋体" w:eastAsia="宋体" w:hAnsi="宋体" w:cs="宋体"/>
          <w:kern w:val="0"/>
          <w:sz w:val="24"/>
          <w:szCs w:val="24"/>
        </w:rPr>
        <w:t>, 1)</w:t>
      </w:r>
    </w:p>
    <w:p w14:paraId="4373A59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target</w:t>
      </w:r>
    </w:p>
    <w:p w14:paraId="46A3ADD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正确的概率是1</w:t>
      </w:r>
    </w:p>
    <w:p w14:paraId="1050650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w:t>
      </w:r>
    </w:p>
    <w:p w14:paraId="77415EB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w:t>
      </w:r>
    </w:p>
    <w:p w14:paraId="21DA844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w:t>
      </w:r>
    </w:p>
    <w:p w14:paraId="5711082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w:t>
      </w:r>
    </w:p>
    <w:p w14:paraId="4371DB9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[1.]])</w:t>
      </w:r>
    </w:p>
    <w:p w14:paraId="0202F90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loss = </w:t>
      </w:r>
      <w:proofErr w:type="spellStart"/>
      <w:r w:rsidRPr="00AF53F3">
        <w:rPr>
          <w:rFonts w:ascii="宋体" w:eastAsia="宋体" w:hAnsi="宋体" w:cs="宋体"/>
          <w:kern w:val="0"/>
          <w:sz w:val="24"/>
          <w:szCs w:val="24"/>
        </w:rPr>
        <w:t>torch.</w:t>
      </w:r>
      <w:proofErr w:type="gramStart"/>
      <w:r w:rsidRPr="00AF53F3">
        <w:rPr>
          <w:rFonts w:ascii="宋体" w:eastAsia="宋体" w:hAnsi="宋体" w:cs="宋体"/>
          <w:kern w:val="0"/>
          <w:sz w:val="24"/>
          <w:szCs w:val="24"/>
        </w:rPr>
        <w:t>nn.BCELoss</w:t>
      </w:r>
      <w:proofErr w:type="spellEnd"/>
      <w:proofErr w:type="gramEnd"/>
      <w:r w:rsidRPr="00AF53F3">
        <w:rPr>
          <w:rFonts w:ascii="宋体" w:eastAsia="宋体" w:hAnsi="宋体" w:cs="宋体"/>
          <w:kern w:val="0"/>
          <w:sz w:val="24"/>
          <w:szCs w:val="24"/>
        </w:rPr>
        <w:t>()</w:t>
      </w:r>
    </w:p>
    <w:p w14:paraId="4717E64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gramStart"/>
      <w:r w:rsidRPr="00AF53F3">
        <w:rPr>
          <w:rFonts w:ascii="宋体" w:eastAsia="宋体" w:hAnsi="宋体" w:cs="宋体"/>
          <w:kern w:val="0"/>
          <w:sz w:val="24"/>
          <w:szCs w:val="24"/>
        </w:rPr>
        <w:t>loss(</w:t>
      </w:r>
      <w:proofErr w:type="gramEnd"/>
      <w:r w:rsidRPr="00AF53F3">
        <w:rPr>
          <w:rFonts w:ascii="宋体" w:eastAsia="宋体" w:hAnsi="宋体" w:cs="宋体"/>
          <w:kern w:val="0"/>
          <w:sz w:val="24"/>
          <w:szCs w:val="24"/>
        </w:rPr>
        <w:t>output, target)</w:t>
      </w:r>
    </w:p>
    <w:p w14:paraId="7AE9BA6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1.2697)</w:t>
      </w:r>
    </w:p>
    <w:p w14:paraId="73A13AB6"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更多参考</w:t>
      </w:r>
    </w:p>
    <w:p w14:paraId="0B565FF7" w14:textId="77777777" w:rsidR="00AF53F3" w:rsidRPr="00AF53F3" w:rsidRDefault="00182E2A" w:rsidP="00AF53F3">
      <w:pPr>
        <w:widowControl/>
        <w:spacing w:before="100" w:beforeAutospacing="1" w:after="100" w:afterAutospacing="1"/>
        <w:jc w:val="left"/>
        <w:rPr>
          <w:rFonts w:ascii="宋体" w:eastAsia="宋体" w:hAnsi="宋体" w:cs="宋体"/>
          <w:kern w:val="0"/>
          <w:sz w:val="24"/>
          <w:szCs w:val="24"/>
        </w:rPr>
      </w:pPr>
      <w:hyperlink r:id="rId52" w:tgtFrame="_blank" w:history="1">
        <w:r w:rsidR="00AF53F3" w:rsidRPr="00AF53F3">
          <w:rPr>
            <w:rFonts w:ascii="宋体" w:eastAsia="宋体" w:hAnsi="宋体" w:cs="宋体"/>
            <w:color w:val="0000FF"/>
            <w:kern w:val="0"/>
            <w:sz w:val="24"/>
            <w:szCs w:val="24"/>
            <w:u w:val="single"/>
          </w:rPr>
          <w:t>https://blog.csdn.net/shanglianlm/article/details/85019768</w:t>
        </w:r>
      </w:hyperlink>
      <w:r w:rsidR="00AF53F3" w:rsidRPr="00AF53F3">
        <w:rPr>
          <w:rFonts w:ascii="宋体" w:eastAsia="宋体" w:hAnsi="宋体" w:cs="宋体"/>
          <w:kern w:val="0"/>
          <w:sz w:val="24"/>
          <w:szCs w:val="24"/>
        </w:rPr>
        <w:br/>
      </w:r>
      <w:hyperlink r:id="rId53" w:tgtFrame="_blank" w:history="1">
        <w:r w:rsidR="00AF53F3" w:rsidRPr="00AF53F3">
          <w:rPr>
            <w:rFonts w:ascii="宋体" w:eastAsia="宋体" w:hAnsi="宋体" w:cs="宋体"/>
            <w:color w:val="0000FF"/>
            <w:kern w:val="0"/>
            <w:sz w:val="24"/>
            <w:szCs w:val="24"/>
            <w:u w:val="single"/>
          </w:rPr>
          <w:t>https://blog.csdn.net/jacke121/article/details/82812218</w:t>
        </w:r>
      </w:hyperlink>
    </w:p>
    <w:p w14:paraId="0BAC4659" w14:textId="77777777" w:rsidR="00AF53F3" w:rsidRPr="00AF53F3" w:rsidRDefault="00AF53F3" w:rsidP="00AF53F3">
      <w:pPr>
        <w:widowControl/>
        <w:spacing w:before="100" w:beforeAutospacing="1" w:after="100" w:afterAutospacing="1"/>
        <w:jc w:val="left"/>
        <w:outlineLvl w:val="2"/>
        <w:rPr>
          <w:rFonts w:ascii="宋体" w:eastAsia="宋体" w:hAnsi="宋体" w:cs="宋体"/>
          <w:b/>
          <w:bCs/>
          <w:kern w:val="0"/>
          <w:sz w:val="27"/>
          <w:szCs w:val="27"/>
        </w:rPr>
      </w:pPr>
      <w:r w:rsidRPr="00AF53F3">
        <w:rPr>
          <w:rFonts w:ascii="宋体" w:eastAsia="宋体" w:hAnsi="宋体" w:cs="宋体"/>
          <w:b/>
          <w:bCs/>
          <w:kern w:val="0"/>
          <w:sz w:val="27"/>
          <w:szCs w:val="27"/>
        </w:rPr>
        <w:t>求导机制</w:t>
      </w:r>
    </w:p>
    <w:p w14:paraId="6B137FF9"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在</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中定义了自动求导的机制，方便了我们在反向传播时更新参数等操作</w:t>
      </w:r>
    </w:p>
    <w:p w14:paraId="662163C6" w14:textId="77777777" w:rsidR="00AF53F3" w:rsidRPr="00AF53F3" w:rsidRDefault="00AF53F3" w:rsidP="00AF53F3">
      <w:pPr>
        <w:widowControl/>
        <w:spacing w:before="100" w:beforeAutospacing="1" w:after="100" w:afterAutospacing="1"/>
        <w:jc w:val="left"/>
        <w:outlineLvl w:val="4"/>
        <w:rPr>
          <w:rFonts w:ascii="宋体" w:eastAsia="宋体" w:hAnsi="宋体" w:cs="宋体"/>
          <w:b/>
          <w:bCs/>
          <w:kern w:val="0"/>
          <w:sz w:val="20"/>
          <w:szCs w:val="20"/>
        </w:rPr>
      </w:pPr>
      <w:proofErr w:type="spellStart"/>
      <w:proofErr w:type="gramStart"/>
      <w:r w:rsidRPr="00AF53F3">
        <w:rPr>
          <w:rFonts w:ascii="宋体" w:eastAsia="宋体" w:hAnsi="宋体" w:cs="宋体"/>
          <w:b/>
          <w:bCs/>
          <w:kern w:val="0"/>
          <w:sz w:val="20"/>
          <w:szCs w:val="20"/>
        </w:rPr>
        <w:lastRenderedPageBreak/>
        <w:t>torch.autograd</w:t>
      </w:r>
      <w:proofErr w:type="gramEnd"/>
      <w:r w:rsidRPr="00AF53F3">
        <w:rPr>
          <w:rFonts w:ascii="宋体" w:eastAsia="宋体" w:hAnsi="宋体" w:cs="宋体"/>
          <w:b/>
          <w:bCs/>
          <w:kern w:val="0"/>
          <w:sz w:val="20"/>
          <w:szCs w:val="20"/>
        </w:rPr>
        <w:t>.grad</w:t>
      </w:r>
      <w:proofErr w:type="spellEnd"/>
    </w:p>
    <w:p w14:paraId="29FD878F"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定义了自动求导，传入第一个参数是对应的公式，第二个参数是一个列表，里面存放所有要求导的变量，并且在求导前的变量需要通过</w:t>
      </w:r>
      <w:proofErr w:type="spellStart"/>
      <w:r w:rsidRPr="00AF53F3">
        <w:rPr>
          <w:rFonts w:ascii="宋体" w:eastAsia="宋体" w:hAnsi="宋体" w:cs="宋体"/>
          <w:kern w:val="0"/>
          <w:sz w:val="24"/>
          <w:szCs w:val="24"/>
        </w:rPr>
        <w:t>require_grad</w:t>
      </w:r>
      <w:proofErr w:type="spellEnd"/>
      <w:r w:rsidRPr="00AF53F3">
        <w:rPr>
          <w:rFonts w:ascii="宋体" w:eastAsia="宋体" w:hAnsi="宋体" w:cs="宋体"/>
          <w:kern w:val="0"/>
          <w:sz w:val="24"/>
          <w:szCs w:val="24"/>
        </w:rPr>
        <w:t>()方法来声明该公式的某个变量是需要求导的（或者在定义时就设置</w:t>
      </w:r>
      <w:proofErr w:type="spellStart"/>
      <w:r w:rsidRPr="00AF53F3">
        <w:rPr>
          <w:rFonts w:ascii="宋体" w:eastAsia="宋体" w:hAnsi="宋体" w:cs="宋体"/>
          <w:kern w:val="0"/>
          <w:sz w:val="24"/>
          <w:szCs w:val="24"/>
        </w:rPr>
        <w:t>requires_grad</w:t>
      </w:r>
      <w:proofErr w:type="spellEnd"/>
      <w:r w:rsidRPr="00AF53F3">
        <w:rPr>
          <w:rFonts w:ascii="宋体" w:eastAsia="宋体" w:hAnsi="宋体" w:cs="宋体"/>
          <w:kern w:val="0"/>
          <w:sz w:val="24"/>
          <w:szCs w:val="24"/>
        </w:rPr>
        <w:t>参数为True），返回一个元组，里面是对应每个变量的求导信息，举例：</w:t>
      </w:r>
    </w:p>
    <w:p w14:paraId="7E46509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w:t>
      </w:r>
    </w:p>
    <w:p w14:paraId="6A8F84C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(2.)</w:t>
      </w:r>
    </w:p>
    <w:p w14:paraId="1EE6B0B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b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(0.)</w:t>
      </w:r>
    </w:p>
    <w:p w14:paraId="1316738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y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w:t>
      </w:r>
    </w:p>
    <w:p w14:paraId="5F5B2FC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mse</w:t>
      </w:r>
      <w:proofErr w:type="spellEnd"/>
      <w:r w:rsidRPr="00AF53F3">
        <w:rPr>
          <w:rFonts w:ascii="宋体" w:eastAsia="宋体" w:hAnsi="宋体" w:cs="宋体"/>
          <w:kern w:val="0"/>
          <w:sz w:val="24"/>
          <w:szCs w:val="24"/>
        </w:rPr>
        <w:t xml:space="preserve"> = </w:t>
      </w:r>
      <w:proofErr w:type="spellStart"/>
      <w:r w:rsidRPr="00AF53F3">
        <w:rPr>
          <w:rFonts w:ascii="宋体" w:eastAsia="宋体" w:hAnsi="宋体" w:cs="宋体"/>
          <w:kern w:val="0"/>
          <w:sz w:val="24"/>
          <w:szCs w:val="24"/>
        </w:rPr>
        <w:t>torch.nn.functional.mse_</w:t>
      </w:r>
      <w:proofErr w:type="gramStart"/>
      <w:r w:rsidRPr="00AF53F3">
        <w:rPr>
          <w:rFonts w:ascii="宋体" w:eastAsia="宋体" w:hAnsi="宋体" w:cs="宋体"/>
          <w:kern w:val="0"/>
          <w:sz w:val="24"/>
          <w:szCs w:val="24"/>
        </w:rPr>
        <w:t>loss</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y, w*</w:t>
      </w:r>
      <w:proofErr w:type="spellStart"/>
      <w:r w:rsidRPr="00AF53F3">
        <w:rPr>
          <w:rFonts w:ascii="宋体" w:eastAsia="宋体" w:hAnsi="宋体" w:cs="宋体"/>
          <w:kern w:val="0"/>
          <w:sz w:val="24"/>
          <w:szCs w:val="24"/>
        </w:rPr>
        <w:t>x+b</w:t>
      </w:r>
      <w:proofErr w:type="spellEnd"/>
      <w:r w:rsidRPr="00AF53F3">
        <w:rPr>
          <w:rFonts w:ascii="宋体" w:eastAsia="宋体" w:hAnsi="宋体" w:cs="宋体"/>
          <w:kern w:val="0"/>
          <w:sz w:val="24"/>
          <w:szCs w:val="24"/>
        </w:rPr>
        <w:t>)</w:t>
      </w:r>
    </w:p>
    <w:p w14:paraId="4845ADE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模拟一个y=</w:t>
      </w:r>
      <w:proofErr w:type="spellStart"/>
      <w:r w:rsidRPr="00AF53F3">
        <w:rPr>
          <w:rFonts w:ascii="宋体" w:eastAsia="宋体" w:hAnsi="宋体" w:cs="宋体"/>
          <w:kern w:val="0"/>
          <w:sz w:val="24"/>
          <w:szCs w:val="24"/>
        </w:rPr>
        <w:t>wx+b</w:t>
      </w:r>
      <w:proofErr w:type="spellEnd"/>
      <w:r w:rsidRPr="00AF53F3">
        <w:rPr>
          <w:rFonts w:ascii="宋体" w:eastAsia="宋体" w:hAnsi="宋体" w:cs="宋体"/>
          <w:kern w:val="0"/>
          <w:sz w:val="24"/>
          <w:szCs w:val="24"/>
        </w:rPr>
        <w:t>的函数</w:t>
      </w:r>
    </w:p>
    <w:p w14:paraId="342E50D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mse</w:t>
      </w:r>
      <w:proofErr w:type="spellEnd"/>
    </w:p>
    <w:p w14:paraId="6FE0FA1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w:t>
      </w:r>
    </w:p>
    <w:p w14:paraId="24E7FD7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torch.autograd</w:t>
      </w:r>
      <w:proofErr w:type="gramEnd"/>
      <w:r w:rsidRPr="00AF53F3">
        <w:rPr>
          <w:rFonts w:ascii="宋体" w:eastAsia="宋体" w:hAnsi="宋体" w:cs="宋体"/>
          <w:kern w:val="0"/>
          <w:sz w:val="24"/>
          <w:szCs w:val="24"/>
        </w:rPr>
        <w:t>.grad</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mse</w:t>
      </w:r>
      <w:proofErr w:type="spellEnd"/>
      <w:r w:rsidRPr="00AF53F3">
        <w:rPr>
          <w:rFonts w:ascii="宋体" w:eastAsia="宋体" w:hAnsi="宋体" w:cs="宋体"/>
          <w:kern w:val="0"/>
          <w:sz w:val="24"/>
          <w:szCs w:val="24"/>
        </w:rPr>
        <w:t>, [w])</w:t>
      </w:r>
    </w:p>
    <w:p w14:paraId="72F4348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此时没有变量声明过是需要求导的</w:t>
      </w:r>
    </w:p>
    <w:p w14:paraId="1D8FAE2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w.requires</w:t>
      </w:r>
      <w:proofErr w:type="gramEnd"/>
      <w:r w:rsidRPr="00AF53F3">
        <w:rPr>
          <w:rFonts w:ascii="宋体" w:eastAsia="宋体" w:hAnsi="宋体" w:cs="宋体"/>
          <w:kern w:val="0"/>
          <w:sz w:val="24"/>
          <w:szCs w:val="24"/>
        </w:rPr>
        <w:t>_grad</w:t>
      </w:r>
      <w:proofErr w:type="spellEnd"/>
      <w:r w:rsidRPr="00AF53F3">
        <w:rPr>
          <w:rFonts w:ascii="宋体" w:eastAsia="宋体" w:hAnsi="宋体" w:cs="宋体"/>
          <w:kern w:val="0"/>
          <w:sz w:val="24"/>
          <w:szCs w:val="24"/>
        </w:rPr>
        <w:t>_()</w:t>
      </w:r>
    </w:p>
    <w:p w14:paraId="2C19E8D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xml:space="preserve">2., </w:t>
      </w:r>
      <w:proofErr w:type="spellStart"/>
      <w:r w:rsidRPr="00AF53F3">
        <w:rPr>
          <w:rFonts w:ascii="宋体" w:eastAsia="宋体" w:hAnsi="宋体" w:cs="宋体"/>
          <w:kern w:val="0"/>
          <w:sz w:val="24"/>
          <w:szCs w:val="24"/>
        </w:rPr>
        <w:t>requires_grad</w:t>
      </w:r>
      <w:proofErr w:type="spellEnd"/>
      <w:r w:rsidRPr="00AF53F3">
        <w:rPr>
          <w:rFonts w:ascii="宋体" w:eastAsia="宋体" w:hAnsi="宋体" w:cs="宋体"/>
          <w:kern w:val="0"/>
          <w:sz w:val="24"/>
          <w:szCs w:val="24"/>
        </w:rPr>
        <w:t>=True)</w:t>
      </w:r>
    </w:p>
    <w:p w14:paraId="79072B1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声明w需要求导，可以看到一开始就定义w = </w:t>
      </w:r>
      <w:proofErr w:type="spellStart"/>
      <w:r w:rsidRPr="00AF53F3">
        <w:rPr>
          <w:rFonts w:ascii="宋体" w:eastAsia="宋体" w:hAnsi="宋体" w:cs="宋体"/>
          <w:kern w:val="0"/>
          <w:sz w:val="24"/>
          <w:szCs w:val="24"/>
        </w:rPr>
        <w:t>torch.tensor</w:t>
      </w:r>
      <w:proofErr w:type="spellEnd"/>
      <w:r w:rsidRPr="00AF53F3">
        <w:rPr>
          <w:rFonts w:ascii="宋体" w:eastAsia="宋体" w:hAnsi="宋体" w:cs="宋体"/>
          <w:kern w:val="0"/>
          <w:sz w:val="24"/>
          <w:szCs w:val="24"/>
        </w:rPr>
        <w:t xml:space="preserve">(2., </w:t>
      </w:r>
      <w:proofErr w:type="spellStart"/>
      <w:r w:rsidRPr="00AF53F3">
        <w:rPr>
          <w:rFonts w:ascii="宋体" w:eastAsia="宋体" w:hAnsi="宋体" w:cs="宋体"/>
          <w:kern w:val="0"/>
          <w:sz w:val="24"/>
          <w:szCs w:val="24"/>
        </w:rPr>
        <w:t>requires_grad</w:t>
      </w:r>
      <w:proofErr w:type="spellEnd"/>
      <w:r w:rsidRPr="00AF53F3">
        <w:rPr>
          <w:rFonts w:ascii="宋体" w:eastAsia="宋体" w:hAnsi="宋体" w:cs="宋体"/>
          <w:kern w:val="0"/>
          <w:sz w:val="24"/>
          <w:szCs w:val="24"/>
        </w:rPr>
        <w:t>=True)效果也是一样的</w:t>
      </w:r>
    </w:p>
    <w:p w14:paraId="230C21A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加下划线代表为in-place类型，直接对w进行修改，也可以替换成：w = </w:t>
      </w:r>
      <w:proofErr w:type="spellStart"/>
      <w:proofErr w:type="gramStart"/>
      <w:r w:rsidRPr="00AF53F3">
        <w:rPr>
          <w:rFonts w:ascii="宋体" w:eastAsia="宋体" w:hAnsi="宋体" w:cs="宋体"/>
          <w:kern w:val="0"/>
          <w:sz w:val="24"/>
          <w:szCs w:val="24"/>
        </w:rPr>
        <w:t>w.requires</w:t>
      </w:r>
      <w:proofErr w:type="gramEnd"/>
      <w:r w:rsidRPr="00AF53F3">
        <w:rPr>
          <w:rFonts w:ascii="宋体" w:eastAsia="宋体" w:hAnsi="宋体" w:cs="宋体"/>
          <w:kern w:val="0"/>
          <w:sz w:val="24"/>
          <w:szCs w:val="24"/>
        </w:rPr>
        <w:t>_grad</w:t>
      </w:r>
      <w:proofErr w:type="spellEnd"/>
      <w:r w:rsidRPr="00AF53F3">
        <w:rPr>
          <w:rFonts w:ascii="宋体" w:eastAsia="宋体" w:hAnsi="宋体" w:cs="宋体"/>
          <w:kern w:val="0"/>
          <w:sz w:val="24"/>
          <w:szCs w:val="24"/>
        </w:rPr>
        <w:t>()</w:t>
      </w:r>
    </w:p>
    <w:p w14:paraId="23734AC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torch.autograd</w:t>
      </w:r>
      <w:proofErr w:type="gramEnd"/>
      <w:r w:rsidRPr="00AF53F3">
        <w:rPr>
          <w:rFonts w:ascii="宋体" w:eastAsia="宋体" w:hAnsi="宋体" w:cs="宋体"/>
          <w:kern w:val="0"/>
          <w:sz w:val="24"/>
          <w:szCs w:val="24"/>
        </w:rPr>
        <w:t>.grad</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mse</w:t>
      </w:r>
      <w:proofErr w:type="spellEnd"/>
      <w:r w:rsidRPr="00AF53F3">
        <w:rPr>
          <w:rFonts w:ascii="宋体" w:eastAsia="宋体" w:hAnsi="宋体" w:cs="宋体"/>
          <w:kern w:val="0"/>
          <w:sz w:val="24"/>
          <w:szCs w:val="24"/>
        </w:rPr>
        <w:t>, [w])</w:t>
      </w:r>
    </w:p>
    <w:p w14:paraId="1909531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报错，因为</w:t>
      </w:r>
      <w:proofErr w:type="spellStart"/>
      <w:r w:rsidRPr="00AF53F3">
        <w:rPr>
          <w:rFonts w:ascii="宋体" w:eastAsia="宋体" w:hAnsi="宋体" w:cs="宋体"/>
          <w:kern w:val="0"/>
          <w:sz w:val="24"/>
          <w:szCs w:val="24"/>
        </w:rPr>
        <w:t>mse</w:t>
      </w:r>
      <w:proofErr w:type="spellEnd"/>
      <w:r w:rsidRPr="00AF53F3">
        <w:rPr>
          <w:rFonts w:ascii="宋体" w:eastAsia="宋体" w:hAnsi="宋体" w:cs="宋体"/>
          <w:kern w:val="0"/>
          <w:sz w:val="24"/>
          <w:szCs w:val="24"/>
        </w:rPr>
        <w:t>里的w还是之前的w，需要更新一下</w:t>
      </w:r>
      <w:proofErr w:type="spellStart"/>
      <w:r w:rsidRPr="00AF53F3">
        <w:rPr>
          <w:rFonts w:ascii="宋体" w:eastAsia="宋体" w:hAnsi="宋体" w:cs="宋体"/>
          <w:kern w:val="0"/>
          <w:sz w:val="24"/>
          <w:szCs w:val="24"/>
        </w:rPr>
        <w:t>mse</w:t>
      </w:r>
      <w:proofErr w:type="spellEnd"/>
      <w:r w:rsidRPr="00AF53F3">
        <w:rPr>
          <w:rFonts w:ascii="宋体" w:eastAsia="宋体" w:hAnsi="宋体" w:cs="宋体"/>
          <w:kern w:val="0"/>
          <w:sz w:val="24"/>
          <w:szCs w:val="24"/>
        </w:rPr>
        <w:t>里的w</w:t>
      </w:r>
    </w:p>
    <w:p w14:paraId="15C68C0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mse</w:t>
      </w:r>
      <w:proofErr w:type="spellEnd"/>
      <w:r w:rsidRPr="00AF53F3">
        <w:rPr>
          <w:rFonts w:ascii="宋体" w:eastAsia="宋体" w:hAnsi="宋体" w:cs="宋体"/>
          <w:kern w:val="0"/>
          <w:sz w:val="24"/>
          <w:szCs w:val="24"/>
        </w:rPr>
        <w:t xml:space="preserve"> = </w:t>
      </w:r>
      <w:proofErr w:type="spellStart"/>
      <w:r w:rsidRPr="00AF53F3">
        <w:rPr>
          <w:rFonts w:ascii="宋体" w:eastAsia="宋体" w:hAnsi="宋体" w:cs="宋体"/>
          <w:kern w:val="0"/>
          <w:sz w:val="24"/>
          <w:szCs w:val="24"/>
        </w:rPr>
        <w:t>torch.nn.functional.mse_</w:t>
      </w:r>
      <w:proofErr w:type="gramStart"/>
      <w:r w:rsidRPr="00AF53F3">
        <w:rPr>
          <w:rFonts w:ascii="宋体" w:eastAsia="宋体" w:hAnsi="宋体" w:cs="宋体"/>
          <w:kern w:val="0"/>
          <w:sz w:val="24"/>
          <w:szCs w:val="24"/>
        </w:rPr>
        <w:t>loss</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y, w*</w:t>
      </w:r>
      <w:proofErr w:type="spellStart"/>
      <w:r w:rsidRPr="00AF53F3">
        <w:rPr>
          <w:rFonts w:ascii="宋体" w:eastAsia="宋体" w:hAnsi="宋体" w:cs="宋体"/>
          <w:kern w:val="0"/>
          <w:sz w:val="24"/>
          <w:szCs w:val="24"/>
        </w:rPr>
        <w:t>x+b</w:t>
      </w:r>
      <w:proofErr w:type="spellEnd"/>
      <w:r w:rsidRPr="00AF53F3">
        <w:rPr>
          <w:rFonts w:ascii="宋体" w:eastAsia="宋体" w:hAnsi="宋体" w:cs="宋体"/>
          <w:kern w:val="0"/>
          <w:sz w:val="24"/>
          <w:szCs w:val="24"/>
        </w:rPr>
        <w:t>)</w:t>
      </w:r>
    </w:p>
    <w:p w14:paraId="7CF6B21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更新</w:t>
      </w:r>
      <w:proofErr w:type="spellStart"/>
      <w:r w:rsidRPr="00AF53F3">
        <w:rPr>
          <w:rFonts w:ascii="宋体" w:eastAsia="宋体" w:hAnsi="宋体" w:cs="宋体"/>
          <w:kern w:val="0"/>
          <w:sz w:val="24"/>
          <w:szCs w:val="24"/>
        </w:rPr>
        <w:t>mse</w:t>
      </w:r>
      <w:proofErr w:type="spellEnd"/>
      <w:r w:rsidRPr="00AF53F3">
        <w:rPr>
          <w:rFonts w:ascii="宋体" w:eastAsia="宋体" w:hAnsi="宋体" w:cs="宋体"/>
          <w:kern w:val="0"/>
          <w:sz w:val="24"/>
          <w:szCs w:val="24"/>
        </w:rPr>
        <w:t>里的w为声明了需要求导的w</w:t>
      </w:r>
    </w:p>
    <w:p w14:paraId="1F1C375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torch.autograd</w:t>
      </w:r>
      <w:proofErr w:type="gramEnd"/>
      <w:r w:rsidRPr="00AF53F3">
        <w:rPr>
          <w:rFonts w:ascii="宋体" w:eastAsia="宋体" w:hAnsi="宋体" w:cs="宋体"/>
          <w:kern w:val="0"/>
          <w:sz w:val="24"/>
          <w:szCs w:val="24"/>
        </w:rPr>
        <w:t>.grad</w:t>
      </w:r>
      <w:proofErr w:type="spell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mse</w:t>
      </w:r>
      <w:proofErr w:type="spellEnd"/>
      <w:r w:rsidRPr="00AF53F3">
        <w:rPr>
          <w:rFonts w:ascii="宋体" w:eastAsia="宋体" w:hAnsi="宋体" w:cs="宋体"/>
          <w:kern w:val="0"/>
          <w:sz w:val="24"/>
          <w:szCs w:val="24"/>
        </w:rPr>
        <w:t>, [w])</w:t>
      </w:r>
    </w:p>
    <w:p w14:paraId="1883C39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w:t>
      </w: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2.),)</w:t>
      </w:r>
    </w:p>
    <w:p w14:paraId="11F47B6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可以看出</w:t>
      </w:r>
      <w:proofErr w:type="spellStart"/>
      <w:r w:rsidRPr="00AF53F3">
        <w:rPr>
          <w:rFonts w:ascii="宋体" w:eastAsia="宋体" w:hAnsi="宋体" w:cs="宋体"/>
          <w:kern w:val="0"/>
          <w:sz w:val="24"/>
          <w:szCs w:val="24"/>
        </w:rPr>
        <w:t>mse</w:t>
      </w:r>
      <w:proofErr w:type="spellEnd"/>
      <w:r w:rsidRPr="00AF53F3">
        <w:rPr>
          <w:rFonts w:ascii="宋体" w:eastAsia="宋体" w:hAnsi="宋体" w:cs="宋体"/>
          <w:kern w:val="0"/>
          <w:sz w:val="24"/>
          <w:szCs w:val="24"/>
        </w:rPr>
        <w:t>对第一个变量w</w:t>
      </w:r>
      <w:proofErr w:type="gramStart"/>
      <w:r w:rsidRPr="00AF53F3">
        <w:rPr>
          <w:rFonts w:ascii="宋体" w:eastAsia="宋体" w:hAnsi="宋体" w:cs="宋体"/>
          <w:kern w:val="0"/>
          <w:sz w:val="24"/>
          <w:szCs w:val="24"/>
        </w:rPr>
        <w:t>求偏导的</w:t>
      </w:r>
      <w:proofErr w:type="gramEnd"/>
      <w:r w:rsidRPr="00AF53F3">
        <w:rPr>
          <w:rFonts w:ascii="宋体" w:eastAsia="宋体" w:hAnsi="宋体" w:cs="宋体"/>
          <w:kern w:val="0"/>
          <w:sz w:val="24"/>
          <w:szCs w:val="24"/>
        </w:rPr>
        <w:t>结果为2，计算过程：</w:t>
      </w:r>
    </w:p>
    <w:p w14:paraId="6B2E498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mse</w:t>
      </w:r>
      <w:proofErr w:type="spellEnd"/>
      <w:r w:rsidRPr="00AF53F3">
        <w:rPr>
          <w:rFonts w:ascii="宋体" w:eastAsia="宋体" w:hAnsi="宋体" w:cs="宋体"/>
          <w:kern w:val="0"/>
          <w:sz w:val="24"/>
          <w:szCs w:val="24"/>
        </w:rPr>
        <w:t>为：(y-(</w:t>
      </w:r>
      <w:proofErr w:type="spellStart"/>
      <w:r w:rsidRPr="00AF53F3">
        <w:rPr>
          <w:rFonts w:ascii="宋体" w:eastAsia="宋体" w:hAnsi="宋体" w:cs="宋体"/>
          <w:kern w:val="0"/>
          <w:sz w:val="24"/>
          <w:szCs w:val="24"/>
        </w:rPr>
        <w:t>wx+b</w:t>
      </w:r>
      <w:proofErr w:type="spellEnd"/>
      <w:proofErr w:type="gramStart"/>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2</w:t>
      </w:r>
    </w:p>
    <w:p w14:paraId="69C77B3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对w</w:t>
      </w:r>
      <w:proofErr w:type="gramStart"/>
      <w:r w:rsidRPr="00AF53F3">
        <w:rPr>
          <w:rFonts w:ascii="宋体" w:eastAsia="宋体" w:hAnsi="宋体" w:cs="宋体"/>
          <w:kern w:val="0"/>
          <w:sz w:val="24"/>
          <w:szCs w:val="24"/>
        </w:rPr>
        <w:t>求偏导为</w:t>
      </w:r>
      <w:proofErr w:type="gramEnd"/>
      <w:r w:rsidRPr="00AF53F3">
        <w:rPr>
          <w:rFonts w:ascii="宋体" w:eastAsia="宋体" w:hAnsi="宋体" w:cs="宋体"/>
          <w:kern w:val="0"/>
          <w:sz w:val="24"/>
          <w:szCs w:val="24"/>
        </w:rPr>
        <w:t>：-2x(y-(</w:t>
      </w:r>
      <w:proofErr w:type="spellStart"/>
      <w:r w:rsidRPr="00AF53F3">
        <w:rPr>
          <w:rFonts w:ascii="宋体" w:eastAsia="宋体" w:hAnsi="宋体" w:cs="宋体"/>
          <w:kern w:val="0"/>
          <w:sz w:val="24"/>
          <w:szCs w:val="24"/>
        </w:rPr>
        <w:t>wx+b</w:t>
      </w:r>
      <w:proofErr w:type="spellEnd"/>
      <w:r w:rsidRPr="00AF53F3">
        <w:rPr>
          <w:rFonts w:ascii="宋体" w:eastAsia="宋体" w:hAnsi="宋体" w:cs="宋体"/>
          <w:kern w:val="0"/>
          <w:sz w:val="24"/>
          <w:szCs w:val="24"/>
        </w:rPr>
        <w:t>))</w:t>
      </w:r>
    </w:p>
    <w:p w14:paraId="24CF99D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代入数值：-2*1*(1-(2*1+0)) = 2</w:t>
      </w:r>
    </w:p>
    <w:p w14:paraId="4B4CCBC7" w14:textId="77777777" w:rsidR="00AF53F3" w:rsidRPr="00AF53F3" w:rsidRDefault="00AF53F3" w:rsidP="00AF53F3">
      <w:pPr>
        <w:widowControl/>
        <w:spacing w:before="100" w:beforeAutospacing="1" w:after="100" w:afterAutospacing="1"/>
        <w:jc w:val="left"/>
        <w:outlineLvl w:val="4"/>
        <w:rPr>
          <w:rFonts w:ascii="宋体" w:eastAsia="宋体" w:hAnsi="宋体" w:cs="宋体"/>
          <w:b/>
          <w:bCs/>
          <w:kern w:val="0"/>
          <w:sz w:val="20"/>
          <w:szCs w:val="20"/>
        </w:rPr>
      </w:pPr>
      <w:proofErr w:type="spellStart"/>
      <w:proofErr w:type="gramStart"/>
      <w:r w:rsidRPr="00AF53F3">
        <w:rPr>
          <w:rFonts w:ascii="宋体" w:eastAsia="宋体" w:hAnsi="宋体" w:cs="宋体"/>
          <w:b/>
          <w:bCs/>
          <w:kern w:val="0"/>
          <w:sz w:val="20"/>
          <w:szCs w:val="20"/>
        </w:rPr>
        <w:t>torch.backward</w:t>
      </w:r>
      <w:proofErr w:type="spellEnd"/>
      <w:proofErr w:type="gramEnd"/>
    </w:p>
    <w:p w14:paraId="5C327DDD"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lastRenderedPageBreak/>
        <w:t>反向传播，也能实现求导，通过设置该tensor允许求导，那么该方法会对计算过程中所有声明了求导信息的变量进行求导，然后在对应的变量上通过grad属性获取求导结果，举例：</w:t>
      </w:r>
    </w:p>
    <w:p w14:paraId="181368B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w:t>
      </w:r>
    </w:p>
    <w:p w14:paraId="3BA42D3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b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(0.)</w:t>
      </w:r>
    </w:p>
    <w:p w14:paraId="246835F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 xml:space="preserve">(2., </w:t>
      </w:r>
      <w:proofErr w:type="spellStart"/>
      <w:r w:rsidRPr="00AF53F3">
        <w:rPr>
          <w:rFonts w:ascii="宋体" w:eastAsia="宋体" w:hAnsi="宋体" w:cs="宋体"/>
          <w:kern w:val="0"/>
          <w:sz w:val="24"/>
          <w:szCs w:val="24"/>
        </w:rPr>
        <w:t>requires_grad</w:t>
      </w:r>
      <w:proofErr w:type="spellEnd"/>
      <w:r w:rsidRPr="00AF53F3">
        <w:rPr>
          <w:rFonts w:ascii="宋体" w:eastAsia="宋体" w:hAnsi="宋体" w:cs="宋体"/>
          <w:kern w:val="0"/>
          <w:sz w:val="24"/>
          <w:szCs w:val="24"/>
        </w:rPr>
        <w:t>=True)</w:t>
      </w:r>
    </w:p>
    <w:p w14:paraId="4CEAC5B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y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(1.)</w:t>
      </w:r>
    </w:p>
    <w:p w14:paraId="65AF721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mse</w:t>
      </w:r>
      <w:proofErr w:type="spellEnd"/>
      <w:r w:rsidRPr="00AF53F3">
        <w:rPr>
          <w:rFonts w:ascii="宋体" w:eastAsia="宋体" w:hAnsi="宋体" w:cs="宋体"/>
          <w:kern w:val="0"/>
          <w:sz w:val="24"/>
          <w:szCs w:val="24"/>
        </w:rPr>
        <w:t xml:space="preserve"> = </w:t>
      </w:r>
      <w:proofErr w:type="spellStart"/>
      <w:r w:rsidRPr="00AF53F3">
        <w:rPr>
          <w:rFonts w:ascii="宋体" w:eastAsia="宋体" w:hAnsi="宋体" w:cs="宋体"/>
          <w:kern w:val="0"/>
          <w:sz w:val="24"/>
          <w:szCs w:val="24"/>
        </w:rPr>
        <w:t>torch.nn.functional.mse_</w:t>
      </w:r>
      <w:proofErr w:type="gramStart"/>
      <w:r w:rsidRPr="00AF53F3">
        <w:rPr>
          <w:rFonts w:ascii="宋体" w:eastAsia="宋体" w:hAnsi="宋体" w:cs="宋体"/>
          <w:kern w:val="0"/>
          <w:sz w:val="24"/>
          <w:szCs w:val="24"/>
        </w:rPr>
        <w:t>loss</w:t>
      </w:r>
      <w:proofErr w:type="spellEnd"/>
      <w:r w:rsidRPr="00AF53F3">
        <w:rPr>
          <w:rFonts w:ascii="宋体" w:eastAsia="宋体" w:hAnsi="宋体" w:cs="宋体"/>
          <w:kern w:val="0"/>
          <w:sz w:val="24"/>
          <w:szCs w:val="24"/>
        </w:rPr>
        <w:t>(</w:t>
      </w:r>
      <w:proofErr w:type="gramEnd"/>
      <w:r w:rsidRPr="00AF53F3">
        <w:rPr>
          <w:rFonts w:ascii="宋体" w:eastAsia="宋体" w:hAnsi="宋体" w:cs="宋体"/>
          <w:kern w:val="0"/>
          <w:sz w:val="24"/>
          <w:szCs w:val="24"/>
        </w:rPr>
        <w:t>y, w*</w:t>
      </w:r>
      <w:proofErr w:type="spellStart"/>
      <w:r w:rsidRPr="00AF53F3">
        <w:rPr>
          <w:rFonts w:ascii="宋体" w:eastAsia="宋体" w:hAnsi="宋体" w:cs="宋体"/>
          <w:kern w:val="0"/>
          <w:sz w:val="24"/>
          <w:szCs w:val="24"/>
        </w:rPr>
        <w:t>x+b</w:t>
      </w:r>
      <w:proofErr w:type="spellEnd"/>
      <w:r w:rsidRPr="00AF53F3">
        <w:rPr>
          <w:rFonts w:ascii="宋体" w:eastAsia="宋体" w:hAnsi="宋体" w:cs="宋体"/>
          <w:kern w:val="0"/>
          <w:sz w:val="24"/>
          <w:szCs w:val="24"/>
        </w:rPr>
        <w:t>)</w:t>
      </w:r>
    </w:p>
    <w:p w14:paraId="16B8C52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mse.backward</w:t>
      </w:r>
      <w:proofErr w:type="spellEnd"/>
      <w:proofErr w:type="gramEnd"/>
      <w:r w:rsidRPr="00AF53F3">
        <w:rPr>
          <w:rFonts w:ascii="宋体" w:eastAsia="宋体" w:hAnsi="宋体" w:cs="宋体"/>
          <w:kern w:val="0"/>
          <w:sz w:val="24"/>
          <w:szCs w:val="24"/>
        </w:rPr>
        <w:t>()</w:t>
      </w:r>
    </w:p>
    <w:p w14:paraId="497153F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对</w:t>
      </w:r>
      <w:proofErr w:type="spellStart"/>
      <w:r w:rsidRPr="00AF53F3">
        <w:rPr>
          <w:rFonts w:ascii="宋体" w:eastAsia="宋体" w:hAnsi="宋体" w:cs="宋体"/>
          <w:kern w:val="0"/>
          <w:sz w:val="24"/>
          <w:szCs w:val="24"/>
        </w:rPr>
        <w:t>mse</w:t>
      </w:r>
      <w:proofErr w:type="spellEnd"/>
      <w:r w:rsidRPr="00AF53F3">
        <w:rPr>
          <w:rFonts w:ascii="宋体" w:eastAsia="宋体" w:hAnsi="宋体" w:cs="宋体"/>
          <w:kern w:val="0"/>
          <w:sz w:val="24"/>
          <w:szCs w:val="24"/>
        </w:rPr>
        <w:t>公式里需要求导的变量都进行求导</w:t>
      </w:r>
    </w:p>
    <w:p w14:paraId="1BAF3E4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w.grad</w:t>
      </w:r>
      <w:proofErr w:type="spellEnd"/>
      <w:proofErr w:type="gramEnd"/>
    </w:p>
    <w:p w14:paraId="2CF4832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2.)</w:t>
      </w:r>
    </w:p>
    <w:p w14:paraId="3B576D5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w的求导结果为2</w:t>
      </w:r>
    </w:p>
    <w:p w14:paraId="24099E9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x.grad</w:t>
      </w:r>
      <w:proofErr w:type="spellEnd"/>
      <w:proofErr w:type="gramEnd"/>
    </w:p>
    <w:p w14:paraId="2015920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因为x没有声明需要求导，所以为空</w:t>
      </w:r>
    </w:p>
    <w:p w14:paraId="768FA620"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b/>
          <w:bCs/>
          <w:kern w:val="0"/>
          <w:sz w:val="24"/>
          <w:szCs w:val="24"/>
        </w:rPr>
        <w:t>注：</w:t>
      </w:r>
      <w:r w:rsidRPr="00AF53F3">
        <w:rPr>
          <w:rFonts w:ascii="宋体" w:eastAsia="宋体" w:hAnsi="宋体" w:cs="宋体"/>
          <w:kern w:val="0"/>
          <w:sz w:val="24"/>
          <w:szCs w:val="24"/>
        </w:rPr>
        <w:br/>
        <w:t>在反向传播当中，存在梯度累加问题，即第一次进行反向传播以后的值会进行保留，当第二次再进行反向传播时，则会将梯度和前面的进行累加，导致越来越大，因此在大多情况下，为了避免这种情况，需要我们手动进行梯度清零，举例：</w:t>
      </w:r>
    </w:p>
    <w:p w14:paraId="7FE5116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 xml:space="preserve">(5., </w:t>
      </w:r>
      <w:proofErr w:type="spellStart"/>
      <w:r w:rsidRPr="00AF53F3">
        <w:rPr>
          <w:rFonts w:ascii="宋体" w:eastAsia="宋体" w:hAnsi="宋体" w:cs="宋体"/>
          <w:kern w:val="0"/>
          <w:sz w:val="24"/>
          <w:szCs w:val="24"/>
        </w:rPr>
        <w:t>requires_grad</w:t>
      </w:r>
      <w:proofErr w:type="spellEnd"/>
      <w:r w:rsidRPr="00AF53F3">
        <w:rPr>
          <w:rFonts w:ascii="宋体" w:eastAsia="宋体" w:hAnsi="宋体" w:cs="宋体"/>
          <w:kern w:val="0"/>
          <w:sz w:val="24"/>
          <w:szCs w:val="24"/>
        </w:rPr>
        <w:t>=True)</w:t>
      </w:r>
    </w:p>
    <w:p w14:paraId="11DABA4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y = x + 1</w:t>
      </w:r>
    </w:p>
    <w:p w14:paraId="0F27E48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y.backward</w:t>
      </w:r>
      <w:proofErr w:type="spellEnd"/>
      <w:proofErr w:type="gramEnd"/>
      <w:r w:rsidRPr="00AF53F3">
        <w:rPr>
          <w:rFonts w:ascii="宋体" w:eastAsia="宋体" w:hAnsi="宋体" w:cs="宋体"/>
          <w:kern w:val="0"/>
          <w:sz w:val="24"/>
          <w:szCs w:val="24"/>
        </w:rPr>
        <w:t>()</w:t>
      </w:r>
    </w:p>
    <w:p w14:paraId="08768FC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第一次反向传播</w:t>
      </w:r>
    </w:p>
    <w:p w14:paraId="4777318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x.grad</w:t>
      </w:r>
      <w:proofErr w:type="spellEnd"/>
      <w:proofErr w:type="gramEnd"/>
    </w:p>
    <w:p w14:paraId="42B4705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求导结果（梯度）为1</w:t>
      </w:r>
    </w:p>
    <w:p w14:paraId="1F45D6E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w:t>
      </w:r>
    </w:p>
    <w:p w14:paraId="5553137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y.backward</w:t>
      </w:r>
      <w:proofErr w:type="spellEnd"/>
      <w:proofErr w:type="gramEnd"/>
      <w:r w:rsidRPr="00AF53F3">
        <w:rPr>
          <w:rFonts w:ascii="宋体" w:eastAsia="宋体" w:hAnsi="宋体" w:cs="宋体"/>
          <w:kern w:val="0"/>
          <w:sz w:val="24"/>
          <w:szCs w:val="24"/>
        </w:rPr>
        <w:t>()</w:t>
      </w:r>
    </w:p>
    <w:p w14:paraId="6F1EC67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第二次反向传播，如果报错（比如x的前面乘了一个数值），那么在反向传播里加上参数：</w:t>
      </w:r>
      <w:proofErr w:type="spellStart"/>
      <w:r w:rsidRPr="00AF53F3">
        <w:rPr>
          <w:rFonts w:ascii="宋体" w:eastAsia="宋体" w:hAnsi="宋体" w:cs="宋体"/>
          <w:kern w:val="0"/>
          <w:sz w:val="24"/>
          <w:szCs w:val="24"/>
        </w:rPr>
        <w:t>retain_graph</w:t>
      </w:r>
      <w:proofErr w:type="spellEnd"/>
      <w:r w:rsidRPr="00AF53F3">
        <w:rPr>
          <w:rFonts w:ascii="宋体" w:eastAsia="宋体" w:hAnsi="宋体" w:cs="宋体"/>
          <w:kern w:val="0"/>
          <w:sz w:val="24"/>
          <w:szCs w:val="24"/>
        </w:rPr>
        <w:t>=True，即：</w:t>
      </w:r>
      <w:proofErr w:type="spellStart"/>
      <w:proofErr w:type="gramStart"/>
      <w:r w:rsidRPr="00AF53F3">
        <w:rPr>
          <w:rFonts w:ascii="宋体" w:eastAsia="宋体" w:hAnsi="宋体" w:cs="宋体"/>
          <w:kern w:val="0"/>
          <w:sz w:val="24"/>
          <w:szCs w:val="24"/>
        </w:rPr>
        <w:t>y.backward</w:t>
      </w:r>
      <w:proofErr w:type="spellEnd"/>
      <w:proofErr w:type="gramEnd"/>
      <w:r w:rsidRPr="00AF53F3">
        <w:rPr>
          <w:rFonts w:ascii="宋体" w:eastAsia="宋体" w:hAnsi="宋体" w:cs="宋体"/>
          <w:kern w:val="0"/>
          <w:sz w:val="24"/>
          <w:szCs w:val="24"/>
        </w:rPr>
        <w:t>(</w:t>
      </w:r>
      <w:proofErr w:type="spellStart"/>
      <w:r w:rsidRPr="00AF53F3">
        <w:rPr>
          <w:rFonts w:ascii="宋体" w:eastAsia="宋体" w:hAnsi="宋体" w:cs="宋体"/>
          <w:kern w:val="0"/>
          <w:sz w:val="24"/>
          <w:szCs w:val="24"/>
        </w:rPr>
        <w:t>retain_graph</w:t>
      </w:r>
      <w:proofErr w:type="spellEnd"/>
      <w:r w:rsidRPr="00AF53F3">
        <w:rPr>
          <w:rFonts w:ascii="宋体" w:eastAsia="宋体" w:hAnsi="宋体" w:cs="宋体"/>
          <w:kern w:val="0"/>
          <w:sz w:val="24"/>
          <w:szCs w:val="24"/>
        </w:rPr>
        <w:t>=True)</w:t>
      </w:r>
    </w:p>
    <w:p w14:paraId="0AB0EEA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x.grad</w:t>
      </w:r>
      <w:proofErr w:type="spellEnd"/>
      <w:proofErr w:type="gramEnd"/>
    </w:p>
    <w:p w14:paraId="40C0E06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发现梯度在原来1的基础上又加上了1</w:t>
      </w:r>
    </w:p>
    <w:p w14:paraId="426C9CF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2.)</w:t>
      </w:r>
    </w:p>
    <w:p w14:paraId="5BCD89C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del </w:t>
      </w:r>
      <w:proofErr w:type="spellStart"/>
      <w:proofErr w:type="gramStart"/>
      <w:r w:rsidRPr="00AF53F3">
        <w:rPr>
          <w:rFonts w:ascii="宋体" w:eastAsia="宋体" w:hAnsi="宋体" w:cs="宋体"/>
          <w:kern w:val="0"/>
          <w:sz w:val="24"/>
          <w:szCs w:val="24"/>
        </w:rPr>
        <w:t>x.grad</w:t>
      </w:r>
      <w:proofErr w:type="spellEnd"/>
      <w:proofErr w:type="gramEnd"/>
    </w:p>
    <w:p w14:paraId="772AF13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梯度清零</w:t>
      </w:r>
    </w:p>
    <w:p w14:paraId="457533C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y.backward</w:t>
      </w:r>
      <w:proofErr w:type="spellEnd"/>
      <w:proofErr w:type="gramEnd"/>
      <w:r w:rsidRPr="00AF53F3">
        <w:rPr>
          <w:rFonts w:ascii="宋体" w:eastAsia="宋体" w:hAnsi="宋体" w:cs="宋体"/>
          <w:kern w:val="0"/>
          <w:sz w:val="24"/>
          <w:szCs w:val="24"/>
        </w:rPr>
        <w:t>()</w:t>
      </w:r>
    </w:p>
    <w:p w14:paraId="3C50674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再次反向传播</w:t>
      </w:r>
    </w:p>
    <w:p w14:paraId="7397170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x.grad</w:t>
      </w:r>
      <w:proofErr w:type="spellEnd"/>
      <w:proofErr w:type="gramEnd"/>
    </w:p>
    <w:p w14:paraId="065AB07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可以看到又变回1了</w:t>
      </w:r>
    </w:p>
    <w:p w14:paraId="6030D87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w:t>
      </w:r>
    </w:p>
    <w:p w14:paraId="4CED2426"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基于上面的情况，在实际模型训练当中，我们首先会用优化器来进行梯度清零，然后再对loss进行反向传播，最后再用优化器来进行梯度下降，举例：</w:t>
      </w:r>
    </w:p>
    <w:p w14:paraId="4090944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x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([2.])</w:t>
      </w:r>
    </w:p>
    <w:p w14:paraId="0594624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定义输入</w:t>
      </w:r>
    </w:p>
    <w:p w14:paraId="288AD70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y = </w:t>
      </w:r>
      <w:proofErr w:type="spellStart"/>
      <w:proofErr w:type="gramStart"/>
      <w:r w:rsidRPr="00AF53F3">
        <w:rPr>
          <w:rFonts w:ascii="宋体" w:eastAsia="宋体" w:hAnsi="宋体" w:cs="宋体"/>
          <w:kern w:val="0"/>
          <w:sz w:val="24"/>
          <w:szCs w:val="24"/>
        </w:rPr>
        <w:t>torch.tensor</w:t>
      </w:r>
      <w:proofErr w:type="spellEnd"/>
      <w:proofErr w:type="gramEnd"/>
      <w:r w:rsidRPr="00AF53F3">
        <w:rPr>
          <w:rFonts w:ascii="宋体" w:eastAsia="宋体" w:hAnsi="宋体" w:cs="宋体"/>
          <w:kern w:val="0"/>
          <w:sz w:val="24"/>
          <w:szCs w:val="24"/>
        </w:rPr>
        <w:t>([4.])</w:t>
      </w:r>
    </w:p>
    <w:p w14:paraId="7168A30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定义输出</w:t>
      </w:r>
    </w:p>
    <w:p w14:paraId="5642275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layer = </w:t>
      </w:r>
      <w:proofErr w:type="spellStart"/>
      <w:proofErr w:type="gramStart"/>
      <w:r w:rsidRPr="00AF53F3">
        <w:rPr>
          <w:rFonts w:ascii="宋体" w:eastAsia="宋体" w:hAnsi="宋体" w:cs="宋体"/>
          <w:kern w:val="0"/>
          <w:sz w:val="24"/>
          <w:szCs w:val="24"/>
        </w:rPr>
        <w:t>nn.Linear</w:t>
      </w:r>
      <w:proofErr w:type="spellEnd"/>
      <w:proofErr w:type="gramEnd"/>
      <w:r w:rsidRPr="00AF53F3">
        <w:rPr>
          <w:rFonts w:ascii="宋体" w:eastAsia="宋体" w:hAnsi="宋体" w:cs="宋体"/>
          <w:kern w:val="0"/>
          <w:sz w:val="24"/>
          <w:szCs w:val="24"/>
        </w:rPr>
        <w:t>(1, 1)</w:t>
      </w:r>
    </w:p>
    <w:p w14:paraId="42EB330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定义网络参数</w:t>
      </w:r>
    </w:p>
    <w:p w14:paraId="541277C0"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layer.weight</w:t>
      </w:r>
      <w:proofErr w:type="spellEnd"/>
      <w:proofErr w:type="gramEnd"/>
    </w:p>
    <w:p w14:paraId="6388EE8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可以看到权重w为0.8162</w:t>
      </w:r>
    </w:p>
    <w:p w14:paraId="1733422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Parameter containing:</w:t>
      </w:r>
    </w:p>
    <w:p w14:paraId="247CAF5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xml:space="preserve">[[0.8162]], </w:t>
      </w:r>
      <w:proofErr w:type="spellStart"/>
      <w:r w:rsidRPr="00AF53F3">
        <w:rPr>
          <w:rFonts w:ascii="宋体" w:eastAsia="宋体" w:hAnsi="宋体" w:cs="宋体"/>
          <w:kern w:val="0"/>
          <w:sz w:val="24"/>
          <w:szCs w:val="24"/>
        </w:rPr>
        <w:t>requires_grad</w:t>
      </w:r>
      <w:proofErr w:type="spellEnd"/>
      <w:r w:rsidRPr="00AF53F3">
        <w:rPr>
          <w:rFonts w:ascii="宋体" w:eastAsia="宋体" w:hAnsi="宋体" w:cs="宋体"/>
          <w:kern w:val="0"/>
          <w:sz w:val="24"/>
          <w:szCs w:val="24"/>
        </w:rPr>
        <w:t>=True)</w:t>
      </w:r>
    </w:p>
    <w:p w14:paraId="5E5FCE7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layer.bias</w:t>
      </w:r>
      <w:proofErr w:type="spellEnd"/>
      <w:proofErr w:type="gramEnd"/>
    </w:p>
    <w:p w14:paraId="1C814D2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偏置y为-0.4772</w:t>
      </w:r>
    </w:p>
    <w:p w14:paraId="2778BBE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所以可以得出初始化的函数为：f(x) = 0.8162*x - 0.4772</w:t>
      </w:r>
    </w:p>
    <w:p w14:paraId="5DCDBA1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Parameter containing:</w:t>
      </w:r>
    </w:p>
    <w:p w14:paraId="3868625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xml:space="preserve">[-0.4772], </w:t>
      </w:r>
      <w:proofErr w:type="spellStart"/>
      <w:r w:rsidRPr="00AF53F3">
        <w:rPr>
          <w:rFonts w:ascii="宋体" w:eastAsia="宋体" w:hAnsi="宋体" w:cs="宋体"/>
          <w:kern w:val="0"/>
          <w:sz w:val="24"/>
          <w:szCs w:val="24"/>
        </w:rPr>
        <w:t>requires_grad</w:t>
      </w:r>
      <w:proofErr w:type="spellEnd"/>
      <w:r w:rsidRPr="00AF53F3">
        <w:rPr>
          <w:rFonts w:ascii="宋体" w:eastAsia="宋体" w:hAnsi="宋体" w:cs="宋体"/>
          <w:kern w:val="0"/>
          <w:sz w:val="24"/>
          <w:szCs w:val="24"/>
        </w:rPr>
        <w:t>=True)</w:t>
      </w:r>
    </w:p>
    <w:p w14:paraId="17916B9D"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r w:rsidRPr="00AF53F3">
        <w:rPr>
          <w:rFonts w:ascii="宋体" w:eastAsia="宋体" w:hAnsi="宋体" w:cs="宋体"/>
          <w:kern w:val="0"/>
          <w:sz w:val="24"/>
          <w:szCs w:val="24"/>
        </w:rPr>
        <w:t>optim</w:t>
      </w:r>
      <w:proofErr w:type="spellEnd"/>
      <w:r w:rsidRPr="00AF53F3">
        <w:rPr>
          <w:rFonts w:ascii="宋体" w:eastAsia="宋体" w:hAnsi="宋体" w:cs="宋体"/>
          <w:kern w:val="0"/>
          <w:sz w:val="24"/>
          <w:szCs w:val="24"/>
        </w:rPr>
        <w:t xml:space="preserve"> = </w:t>
      </w:r>
      <w:proofErr w:type="spellStart"/>
      <w:r w:rsidRPr="00AF53F3">
        <w:rPr>
          <w:rFonts w:ascii="宋体" w:eastAsia="宋体" w:hAnsi="宋体" w:cs="宋体"/>
          <w:kern w:val="0"/>
          <w:sz w:val="24"/>
          <w:szCs w:val="24"/>
        </w:rPr>
        <w:t>torch.optim.SGD</w:t>
      </w:r>
      <w:proofErr w:type="spellEnd"/>
      <w:r w:rsidRPr="00AF53F3">
        <w:rPr>
          <w:rFonts w:ascii="宋体" w:eastAsia="宋体" w:hAnsi="宋体" w:cs="宋体"/>
          <w:kern w:val="0"/>
          <w:sz w:val="24"/>
          <w:szCs w:val="24"/>
        </w:rPr>
        <w:t>(</w:t>
      </w:r>
      <w:proofErr w:type="spellStart"/>
      <w:proofErr w:type="gramStart"/>
      <w:r w:rsidRPr="00AF53F3">
        <w:rPr>
          <w:rFonts w:ascii="宋体" w:eastAsia="宋体" w:hAnsi="宋体" w:cs="宋体"/>
          <w:kern w:val="0"/>
          <w:sz w:val="24"/>
          <w:szCs w:val="24"/>
        </w:rPr>
        <w:t>layer.parameters</w:t>
      </w:r>
      <w:proofErr w:type="spellEnd"/>
      <w:proofErr w:type="gramEnd"/>
      <w:r w:rsidRPr="00AF53F3">
        <w:rPr>
          <w:rFonts w:ascii="宋体" w:eastAsia="宋体" w:hAnsi="宋体" w:cs="宋体"/>
          <w:kern w:val="0"/>
          <w:sz w:val="24"/>
          <w:szCs w:val="24"/>
        </w:rPr>
        <w:t xml:space="preserve">(), </w:t>
      </w:r>
      <w:proofErr w:type="spellStart"/>
      <w:r w:rsidRPr="00AF53F3">
        <w:rPr>
          <w:rFonts w:ascii="宋体" w:eastAsia="宋体" w:hAnsi="宋体" w:cs="宋体"/>
          <w:kern w:val="0"/>
          <w:sz w:val="24"/>
          <w:szCs w:val="24"/>
        </w:rPr>
        <w:t>lr</w:t>
      </w:r>
      <w:proofErr w:type="spellEnd"/>
      <w:r w:rsidRPr="00AF53F3">
        <w:rPr>
          <w:rFonts w:ascii="宋体" w:eastAsia="宋体" w:hAnsi="宋体" w:cs="宋体"/>
          <w:kern w:val="0"/>
          <w:sz w:val="24"/>
          <w:szCs w:val="24"/>
        </w:rPr>
        <w:t>=0.1)</w:t>
      </w:r>
    </w:p>
    <w:p w14:paraId="40DA2ED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定义随机梯度下降优化器，要更新的是网络层的参数，学习率为0.1</w:t>
      </w:r>
    </w:p>
    <w:p w14:paraId="0D44C36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loss = y - layer(x)</w:t>
      </w:r>
    </w:p>
    <w:p w14:paraId="22092E9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定义目标函数，经过网络层后的数和y越接近越好</w:t>
      </w:r>
    </w:p>
    <w:p w14:paraId="554C5CF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loss</w:t>
      </w:r>
    </w:p>
    <w:p w14:paraId="6D969BC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计算后可以看出y和计算的结果相差2.8448</w:t>
      </w:r>
    </w:p>
    <w:p w14:paraId="45E4439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xml:space="preserve">[2.8448], </w:t>
      </w:r>
      <w:proofErr w:type="spellStart"/>
      <w:r w:rsidRPr="00AF53F3">
        <w:rPr>
          <w:rFonts w:ascii="宋体" w:eastAsia="宋体" w:hAnsi="宋体" w:cs="宋体"/>
          <w:kern w:val="0"/>
          <w:sz w:val="24"/>
          <w:szCs w:val="24"/>
        </w:rPr>
        <w:t>grad_fn</w:t>
      </w:r>
      <w:proofErr w:type="spellEnd"/>
      <w:r w:rsidRPr="00AF53F3">
        <w:rPr>
          <w:rFonts w:ascii="宋体" w:eastAsia="宋体" w:hAnsi="宋体" w:cs="宋体"/>
          <w:kern w:val="0"/>
          <w:sz w:val="24"/>
          <w:szCs w:val="24"/>
        </w:rPr>
        <w:t>=&lt;SubBackward0&gt;)</w:t>
      </w:r>
    </w:p>
    <w:p w14:paraId="6102E22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loss.backward</w:t>
      </w:r>
      <w:proofErr w:type="spellEnd"/>
      <w:proofErr w:type="gramEnd"/>
      <w:r w:rsidRPr="00AF53F3">
        <w:rPr>
          <w:rFonts w:ascii="宋体" w:eastAsia="宋体" w:hAnsi="宋体" w:cs="宋体"/>
          <w:kern w:val="0"/>
          <w:sz w:val="24"/>
          <w:szCs w:val="24"/>
        </w:rPr>
        <w:t>()</w:t>
      </w:r>
    </w:p>
    <w:p w14:paraId="46AA151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反向传播</w:t>
      </w:r>
    </w:p>
    <w:p w14:paraId="05F8961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lastRenderedPageBreak/>
        <w:t xml:space="preserve">&gt;&gt;&gt; </w:t>
      </w:r>
      <w:proofErr w:type="spellStart"/>
      <w:proofErr w:type="gramStart"/>
      <w:r w:rsidRPr="00AF53F3">
        <w:rPr>
          <w:rFonts w:ascii="宋体" w:eastAsia="宋体" w:hAnsi="宋体" w:cs="宋体"/>
          <w:kern w:val="0"/>
          <w:sz w:val="24"/>
          <w:szCs w:val="24"/>
        </w:rPr>
        <w:t>layer.weight</w:t>
      </w:r>
      <w:proofErr w:type="gramEnd"/>
      <w:r w:rsidRPr="00AF53F3">
        <w:rPr>
          <w:rFonts w:ascii="宋体" w:eastAsia="宋体" w:hAnsi="宋体" w:cs="宋体"/>
          <w:kern w:val="0"/>
          <w:sz w:val="24"/>
          <w:szCs w:val="24"/>
        </w:rPr>
        <w:t>.grad</w:t>
      </w:r>
      <w:proofErr w:type="spellEnd"/>
    </w:p>
    <w:p w14:paraId="2CA2855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权重求导梯度为负，说明正向是在下降</w:t>
      </w:r>
    </w:p>
    <w:p w14:paraId="71E208AF"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[[-2.]])</w:t>
      </w:r>
    </w:p>
    <w:p w14:paraId="0774169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layer.bias</w:t>
      </w:r>
      <w:proofErr w:type="gramEnd"/>
      <w:r w:rsidRPr="00AF53F3">
        <w:rPr>
          <w:rFonts w:ascii="宋体" w:eastAsia="宋体" w:hAnsi="宋体" w:cs="宋体"/>
          <w:kern w:val="0"/>
          <w:sz w:val="24"/>
          <w:szCs w:val="24"/>
        </w:rPr>
        <w:t>.grad</w:t>
      </w:r>
      <w:proofErr w:type="spellEnd"/>
    </w:p>
    <w:p w14:paraId="0B94546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偏置同理</w:t>
      </w:r>
    </w:p>
    <w:p w14:paraId="54761B27"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[-1.])</w:t>
      </w:r>
    </w:p>
    <w:p w14:paraId="51FC820E"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optim.step</w:t>
      </w:r>
      <w:proofErr w:type="spellEnd"/>
      <w:proofErr w:type="gramEnd"/>
      <w:r w:rsidRPr="00AF53F3">
        <w:rPr>
          <w:rFonts w:ascii="宋体" w:eastAsia="宋体" w:hAnsi="宋体" w:cs="宋体"/>
          <w:kern w:val="0"/>
          <w:sz w:val="24"/>
          <w:szCs w:val="24"/>
        </w:rPr>
        <w:t>()</w:t>
      </w:r>
    </w:p>
    <w:p w14:paraId="5F16399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梯度下降，更新权重和偏置</w:t>
      </w:r>
    </w:p>
    <w:p w14:paraId="72AC1BE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layer.weight</w:t>
      </w:r>
      <w:proofErr w:type="spellEnd"/>
      <w:proofErr w:type="gramEnd"/>
    </w:p>
    <w:p w14:paraId="4FB7B37A"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可以看到权重减了-2*0.1</w:t>
      </w:r>
    </w:p>
    <w:p w14:paraId="556D36A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Parameter containing:</w:t>
      </w:r>
    </w:p>
    <w:p w14:paraId="59D64449"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xml:space="preserve">[[1.0162]], </w:t>
      </w:r>
      <w:proofErr w:type="spellStart"/>
      <w:r w:rsidRPr="00AF53F3">
        <w:rPr>
          <w:rFonts w:ascii="宋体" w:eastAsia="宋体" w:hAnsi="宋体" w:cs="宋体"/>
          <w:kern w:val="0"/>
          <w:sz w:val="24"/>
          <w:szCs w:val="24"/>
        </w:rPr>
        <w:t>requires_grad</w:t>
      </w:r>
      <w:proofErr w:type="spellEnd"/>
      <w:r w:rsidRPr="00AF53F3">
        <w:rPr>
          <w:rFonts w:ascii="宋体" w:eastAsia="宋体" w:hAnsi="宋体" w:cs="宋体"/>
          <w:kern w:val="0"/>
          <w:sz w:val="24"/>
          <w:szCs w:val="24"/>
        </w:rPr>
        <w:t>=True)</w:t>
      </w:r>
    </w:p>
    <w:p w14:paraId="0C069763"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&gt;&gt;&gt; </w:t>
      </w:r>
      <w:proofErr w:type="spellStart"/>
      <w:proofErr w:type="gramStart"/>
      <w:r w:rsidRPr="00AF53F3">
        <w:rPr>
          <w:rFonts w:ascii="宋体" w:eastAsia="宋体" w:hAnsi="宋体" w:cs="宋体"/>
          <w:kern w:val="0"/>
          <w:sz w:val="24"/>
          <w:szCs w:val="24"/>
        </w:rPr>
        <w:t>layer.bias</w:t>
      </w:r>
      <w:proofErr w:type="spellEnd"/>
      <w:proofErr w:type="gramEnd"/>
    </w:p>
    <w:p w14:paraId="73EA75E5"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偏置减了-1*0.1</w:t>
      </w:r>
    </w:p>
    <w:p w14:paraId="04B9D698"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Parameter containing:</w:t>
      </w:r>
    </w:p>
    <w:p w14:paraId="686A3732"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xml:space="preserve">[-0.3772], </w:t>
      </w:r>
      <w:proofErr w:type="spellStart"/>
      <w:r w:rsidRPr="00AF53F3">
        <w:rPr>
          <w:rFonts w:ascii="宋体" w:eastAsia="宋体" w:hAnsi="宋体" w:cs="宋体"/>
          <w:kern w:val="0"/>
          <w:sz w:val="24"/>
          <w:szCs w:val="24"/>
        </w:rPr>
        <w:t>requires_grad</w:t>
      </w:r>
      <w:proofErr w:type="spellEnd"/>
      <w:r w:rsidRPr="00AF53F3">
        <w:rPr>
          <w:rFonts w:ascii="宋体" w:eastAsia="宋体" w:hAnsi="宋体" w:cs="宋体"/>
          <w:kern w:val="0"/>
          <w:sz w:val="24"/>
          <w:szCs w:val="24"/>
        </w:rPr>
        <w:t>=True)</w:t>
      </w:r>
    </w:p>
    <w:p w14:paraId="4DD458EC"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loss = y - layer(x)</w:t>
      </w:r>
    </w:p>
    <w:p w14:paraId="666434D1"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&gt;&gt;&gt; loss</w:t>
      </w:r>
    </w:p>
    <w:p w14:paraId="2D4B2306"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可以看到loss减小了，所以更新网络层参数后，计算后的值和y更加接近</w:t>
      </w:r>
    </w:p>
    <w:p w14:paraId="368B62A4"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F53F3">
        <w:rPr>
          <w:rFonts w:ascii="宋体" w:eastAsia="宋体" w:hAnsi="宋体" w:cs="宋体"/>
          <w:kern w:val="0"/>
          <w:sz w:val="24"/>
          <w:szCs w:val="24"/>
        </w:rPr>
        <w:t>tensor(</w:t>
      </w:r>
      <w:proofErr w:type="gramEnd"/>
      <w:r w:rsidRPr="00AF53F3">
        <w:rPr>
          <w:rFonts w:ascii="宋体" w:eastAsia="宋体" w:hAnsi="宋体" w:cs="宋体"/>
          <w:kern w:val="0"/>
          <w:sz w:val="24"/>
          <w:szCs w:val="24"/>
        </w:rPr>
        <w:t xml:space="preserve">[2.3448], </w:t>
      </w:r>
      <w:proofErr w:type="spellStart"/>
      <w:r w:rsidRPr="00AF53F3">
        <w:rPr>
          <w:rFonts w:ascii="宋体" w:eastAsia="宋体" w:hAnsi="宋体" w:cs="宋体"/>
          <w:kern w:val="0"/>
          <w:sz w:val="24"/>
          <w:szCs w:val="24"/>
        </w:rPr>
        <w:t>grad_fn</w:t>
      </w:r>
      <w:proofErr w:type="spellEnd"/>
      <w:r w:rsidRPr="00AF53F3">
        <w:rPr>
          <w:rFonts w:ascii="宋体" w:eastAsia="宋体" w:hAnsi="宋体" w:cs="宋体"/>
          <w:kern w:val="0"/>
          <w:sz w:val="24"/>
          <w:szCs w:val="24"/>
        </w:rPr>
        <w:t>=&lt;SubBackward0&gt;)</w:t>
      </w:r>
    </w:p>
    <w:p w14:paraId="1C53EFAB" w14:textId="77777777" w:rsidR="00AF53F3" w:rsidRPr="00AF53F3" w:rsidRDefault="00AF53F3" w:rsidP="00AF53F3">
      <w:pPr>
        <w:widowControl/>
        <w:spacing w:before="100" w:beforeAutospacing="1" w:after="100" w:afterAutospacing="1"/>
        <w:jc w:val="left"/>
        <w:outlineLvl w:val="2"/>
        <w:rPr>
          <w:rFonts w:ascii="宋体" w:eastAsia="宋体" w:hAnsi="宋体" w:cs="宋体"/>
          <w:b/>
          <w:bCs/>
          <w:kern w:val="0"/>
          <w:sz w:val="27"/>
          <w:szCs w:val="27"/>
        </w:rPr>
      </w:pPr>
      <w:r w:rsidRPr="00AF53F3">
        <w:rPr>
          <w:rFonts w:ascii="宋体" w:eastAsia="宋体" w:hAnsi="宋体" w:cs="宋体"/>
          <w:b/>
          <w:bCs/>
          <w:kern w:val="0"/>
          <w:sz w:val="27"/>
          <w:szCs w:val="27"/>
        </w:rPr>
        <w:t>可视化操作</w:t>
      </w:r>
    </w:p>
    <w:p w14:paraId="5B1E2E8A" w14:textId="77777777" w:rsidR="00AF53F3" w:rsidRPr="00AF53F3" w:rsidRDefault="00AF53F3" w:rsidP="00AF53F3">
      <w:pPr>
        <w:widowControl/>
        <w:spacing w:before="100" w:beforeAutospacing="1" w:after="100" w:afterAutospacing="1"/>
        <w:jc w:val="left"/>
        <w:outlineLvl w:val="4"/>
        <w:rPr>
          <w:rFonts w:ascii="宋体" w:eastAsia="宋体" w:hAnsi="宋体" w:cs="宋体"/>
          <w:b/>
          <w:bCs/>
          <w:kern w:val="0"/>
          <w:sz w:val="20"/>
          <w:szCs w:val="20"/>
        </w:rPr>
      </w:pPr>
      <w:proofErr w:type="spellStart"/>
      <w:r w:rsidRPr="00AF53F3">
        <w:rPr>
          <w:rFonts w:ascii="宋体" w:eastAsia="宋体" w:hAnsi="宋体" w:cs="宋体"/>
          <w:b/>
          <w:bCs/>
          <w:kern w:val="0"/>
          <w:sz w:val="20"/>
          <w:szCs w:val="20"/>
        </w:rPr>
        <w:t>tensorboardX</w:t>
      </w:r>
      <w:proofErr w:type="spellEnd"/>
    </w:p>
    <w:p w14:paraId="2FEC3F8C"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在TensorFlow里有</w:t>
      </w:r>
      <w:proofErr w:type="spellStart"/>
      <w:r w:rsidRPr="00AF53F3">
        <w:rPr>
          <w:rFonts w:ascii="宋体" w:eastAsia="宋体" w:hAnsi="宋体" w:cs="宋体"/>
          <w:kern w:val="0"/>
          <w:sz w:val="24"/>
          <w:szCs w:val="24"/>
        </w:rPr>
        <w:t>tensorboard</w:t>
      </w:r>
      <w:proofErr w:type="spellEnd"/>
      <w:r w:rsidRPr="00AF53F3">
        <w:rPr>
          <w:rFonts w:ascii="宋体" w:eastAsia="宋体" w:hAnsi="宋体" w:cs="宋体"/>
          <w:kern w:val="0"/>
          <w:sz w:val="24"/>
          <w:szCs w:val="24"/>
        </w:rPr>
        <w:t>可以进行训练过程的可视化，而在</w:t>
      </w: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里也提供了</w:t>
      </w:r>
      <w:proofErr w:type="spellStart"/>
      <w:r w:rsidRPr="00AF53F3">
        <w:rPr>
          <w:rFonts w:ascii="宋体" w:eastAsia="宋体" w:hAnsi="宋体" w:cs="宋体"/>
          <w:kern w:val="0"/>
          <w:sz w:val="24"/>
          <w:szCs w:val="24"/>
        </w:rPr>
        <w:t>tensorboardX</w:t>
      </w:r>
      <w:proofErr w:type="spellEnd"/>
      <w:r w:rsidRPr="00AF53F3">
        <w:rPr>
          <w:rFonts w:ascii="宋体" w:eastAsia="宋体" w:hAnsi="宋体" w:cs="宋体"/>
          <w:kern w:val="0"/>
          <w:sz w:val="24"/>
          <w:szCs w:val="24"/>
        </w:rPr>
        <w:t>几乎和</w:t>
      </w:r>
      <w:proofErr w:type="spellStart"/>
      <w:r w:rsidRPr="00AF53F3">
        <w:rPr>
          <w:rFonts w:ascii="宋体" w:eastAsia="宋体" w:hAnsi="宋体" w:cs="宋体"/>
          <w:kern w:val="0"/>
          <w:sz w:val="24"/>
          <w:szCs w:val="24"/>
        </w:rPr>
        <w:t>tensorboard</w:t>
      </w:r>
      <w:proofErr w:type="spellEnd"/>
      <w:r w:rsidRPr="00AF53F3">
        <w:rPr>
          <w:rFonts w:ascii="宋体" w:eastAsia="宋体" w:hAnsi="宋体" w:cs="宋体"/>
          <w:kern w:val="0"/>
          <w:sz w:val="24"/>
          <w:szCs w:val="24"/>
        </w:rPr>
        <w:t>一样，适合习惯了</w:t>
      </w:r>
      <w:proofErr w:type="spellStart"/>
      <w:r w:rsidRPr="00AF53F3">
        <w:rPr>
          <w:rFonts w:ascii="宋体" w:eastAsia="宋体" w:hAnsi="宋体" w:cs="宋体"/>
          <w:kern w:val="0"/>
          <w:sz w:val="24"/>
          <w:szCs w:val="24"/>
        </w:rPr>
        <w:t>tensorboard</w:t>
      </w:r>
      <w:proofErr w:type="spellEnd"/>
      <w:r w:rsidRPr="00AF53F3">
        <w:rPr>
          <w:rFonts w:ascii="宋体" w:eastAsia="宋体" w:hAnsi="宋体" w:cs="宋体"/>
          <w:kern w:val="0"/>
          <w:sz w:val="24"/>
          <w:szCs w:val="24"/>
        </w:rPr>
        <w:t>的使用者，具体使用可以参考：</w:t>
      </w:r>
      <w:r w:rsidRPr="00AF53F3">
        <w:rPr>
          <w:rFonts w:ascii="宋体" w:eastAsia="宋体" w:hAnsi="宋体" w:cs="宋体"/>
          <w:kern w:val="0"/>
          <w:sz w:val="24"/>
          <w:szCs w:val="24"/>
        </w:rPr>
        <w:br/>
      </w:r>
      <w:hyperlink r:id="rId54" w:tgtFrame="_blank" w:history="1">
        <w:r w:rsidRPr="00AF53F3">
          <w:rPr>
            <w:rFonts w:ascii="宋体" w:eastAsia="宋体" w:hAnsi="宋体" w:cs="宋体"/>
            <w:color w:val="0000FF"/>
            <w:kern w:val="0"/>
            <w:sz w:val="24"/>
            <w:szCs w:val="24"/>
            <w:u w:val="single"/>
          </w:rPr>
          <w:t>https://www.jianshu.com/p/713c1bc4cf8a</w:t>
        </w:r>
      </w:hyperlink>
      <w:r w:rsidRPr="00AF53F3">
        <w:rPr>
          <w:rFonts w:ascii="宋体" w:eastAsia="宋体" w:hAnsi="宋体" w:cs="宋体"/>
          <w:kern w:val="0"/>
          <w:sz w:val="24"/>
          <w:szCs w:val="24"/>
        </w:rPr>
        <w:br/>
      </w:r>
      <w:hyperlink r:id="rId55" w:tgtFrame="_blank" w:history="1">
        <w:r w:rsidRPr="00AF53F3">
          <w:rPr>
            <w:rFonts w:ascii="宋体" w:eastAsia="宋体" w:hAnsi="宋体" w:cs="宋体"/>
            <w:color w:val="0000FF"/>
            <w:kern w:val="0"/>
            <w:sz w:val="24"/>
            <w:szCs w:val="24"/>
            <w:u w:val="single"/>
          </w:rPr>
          <w:t>https://www.jianshu.com/p/46eb3004beca</w:t>
        </w:r>
      </w:hyperlink>
    </w:p>
    <w:p w14:paraId="154EA86A" w14:textId="77777777" w:rsidR="00AF53F3" w:rsidRPr="00AF53F3" w:rsidRDefault="00AF53F3" w:rsidP="00AF53F3">
      <w:pPr>
        <w:widowControl/>
        <w:spacing w:before="100" w:beforeAutospacing="1" w:after="100" w:afterAutospacing="1"/>
        <w:jc w:val="left"/>
        <w:outlineLvl w:val="4"/>
        <w:rPr>
          <w:rFonts w:ascii="宋体" w:eastAsia="宋体" w:hAnsi="宋体" w:cs="宋体"/>
          <w:b/>
          <w:bCs/>
          <w:kern w:val="0"/>
          <w:sz w:val="20"/>
          <w:szCs w:val="20"/>
        </w:rPr>
      </w:pPr>
      <w:proofErr w:type="spellStart"/>
      <w:r w:rsidRPr="00AF53F3">
        <w:rPr>
          <w:rFonts w:ascii="宋体" w:eastAsia="宋体" w:hAnsi="宋体" w:cs="宋体"/>
          <w:b/>
          <w:bCs/>
          <w:kern w:val="0"/>
          <w:sz w:val="20"/>
          <w:szCs w:val="20"/>
        </w:rPr>
        <w:t>visdom</w:t>
      </w:r>
      <w:proofErr w:type="spellEnd"/>
    </w:p>
    <w:p w14:paraId="059FBA16"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proofErr w:type="spellStart"/>
      <w:r w:rsidRPr="00AF53F3">
        <w:rPr>
          <w:rFonts w:ascii="宋体" w:eastAsia="宋体" w:hAnsi="宋体" w:cs="宋体"/>
          <w:kern w:val="0"/>
          <w:sz w:val="24"/>
          <w:szCs w:val="24"/>
        </w:rPr>
        <w:t>pytorch</w:t>
      </w:r>
      <w:proofErr w:type="spellEnd"/>
      <w:r w:rsidRPr="00AF53F3">
        <w:rPr>
          <w:rFonts w:ascii="宋体" w:eastAsia="宋体" w:hAnsi="宋体" w:cs="宋体"/>
          <w:kern w:val="0"/>
          <w:sz w:val="24"/>
          <w:szCs w:val="24"/>
        </w:rPr>
        <w:t>提供的另一个可视化，个人更喜欢这种界面样式</w:t>
      </w:r>
      <w:del w:id="0" w:author="Unknown">
        <w:r w:rsidRPr="00AF53F3">
          <w:rPr>
            <w:rFonts w:ascii="宋体" w:eastAsia="宋体" w:hAnsi="宋体" w:cs="宋体"/>
            <w:kern w:val="0"/>
            <w:sz w:val="24"/>
            <w:szCs w:val="24"/>
          </w:rPr>
          <w:delText>（tensorboard的黄色底色看着不太习惯）</w:delText>
        </w:r>
      </w:del>
    </w:p>
    <w:p w14:paraId="5BB28DB8"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lastRenderedPageBreak/>
        <w:t>安装</w:t>
      </w:r>
    </w:p>
    <w:p w14:paraId="6BF3C0BB" w14:textId="77777777" w:rsidR="00AF53F3" w:rsidRPr="00AF53F3" w:rsidRDefault="00AF53F3" w:rsidP="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53F3">
        <w:rPr>
          <w:rFonts w:ascii="宋体" w:eastAsia="宋体" w:hAnsi="宋体" w:cs="宋体"/>
          <w:kern w:val="0"/>
          <w:sz w:val="24"/>
          <w:szCs w:val="24"/>
        </w:rPr>
        <w:t xml:space="preserve">pip install </w:t>
      </w:r>
      <w:proofErr w:type="spellStart"/>
      <w:r w:rsidRPr="00AF53F3">
        <w:rPr>
          <w:rFonts w:ascii="宋体" w:eastAsia="宋体" w:hAnsi="宋体" w:cs="宋体"/>
          <w:kern w:val="0"/>
          <w:sz w:val="24"/>
          <w:szCs w:val="24"/>
        </w:rPr>
        <w:t>visdom</w:t>
      </w:r>
      <w:proofErr w:type="spellEnd"/>
    </w:p>
    <w:p w14:paraId="0135AD90" w14:textId="77777777" w:rsidR="00AF53F3" w:rsidRPr="00AF53F3" w:rsidRDefault="00AF53F3" w:rsidP="00AF53F3">
      <w:pPr>
        <w:widowControl/>
        <w:spacing w:before="100" w:beforeAutospacing="1" w:after="100" w:afterAutospacing="1"/>
        <w:jc w:val="left"/>
        <w:outlineLvl w:val="5"/>
        <w:rPr>
          <w:rFonts w:ascii="宋体" w:eastAsia="宋体" w:hAnsi="宋体" w:cs="宋体"/>
          <w:b/>
          <w:bCs/>
          <w:kern w:val="0"/>
          <w:sz w:val="15"/>
          <w:szCs w:val="15"/>
        </w:rPr>
      </w:pPr>
      <w:r w:rsidRPr="00AF53F3">
        <w:rPr>
          <w:rFonts w:ascii="宋体" w:eastAsia="宋体" w:hAnsi="宋体" w:cs="宋体"/>
          <w:b/>
          <w:bCs/>
          <w:kern w:val="0"/>
          <w:sz w:val="15"/>
          <w:szCs w:val="15"/>
        </w:rPr>
        <w:t>使用步骤</w:t>
      </w:r>
    </w:p>
    <w:p w14:paraId="035028E2" w14:textId="77777777" w:rsidR="00AF53F3" w:rsidRPr="00AF53F3" w:rsidRDefault="00AF53F3" w:rsidP="00AF53F3">
      <w:pPr>
        <w:widowControl/>
        <w:numPr>
          <w:ilvl w:val="0"/>
          <w:numId w:val="16"/>
        </w:numPr>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 xml:space="preserve">通过命令python -m </w:t>
      </w:r>
      <w:proofErr w:type="spellStart"/>
      <w:r w:rsidRPr="00AF53F3">
        <w:rPr>
          <w:rFonts w:ascii="宋体" w:eastAsia="宋体" w:hAnsi="宋体" w:cs="宋体"/>
          <w:kern w:val="0"/>
          <w:sz w:val="24"/>
          <w:szCs w:val="24"/>
        </w:rPr>
        <w:t>visdom.server</w:t>
      </w:r>
      <w:proofErr w:type="spellEnd"/>
      <w:r w:rsidRPr="00AF53F3">
        <w:rPr>
          <w:rFonts w:ascii="宋体" w:eastAsia="宋体" w:hAnsi="宋体" w:cs="宋体"/>
          <w:kern w:val="0"/>
          <w:sz w:val="24"/>
          <w:szCs w:val="24"/>
        </w:rPr>
        <w:t>启动</w:t>
      </w:r>
      <w:proofErr w:type="spellStart"/>
      <w:r w:rsidRPr="00AF53F3">
        <w:rPr>
          <w:rFonts w:ascii="宋体" w:eastAsia="宋体" w:hAnsi="宋体" w:cs="宋体"/>
          <w:kern w:val="0"/>
          <w:sz w:val="24"/>
          <w:szCs w:val="24"/>
        </w:rPr>
        <w:t>visdom</w:t>
      </w:r>
      <w:proofErr w:type="spellEnd"/>
      <w:r w:rsidRPr="00AF53F3">
        <w:rPr>
          <w:rFonts w:ascii="宋体" w:eastAsia="宋体" w:hAnsi="宋体" w:cs="宋体"/>
          <w:kern w:val="0"/>
          <w:sz w:val="24"/>
          <w:szCs w:val="24"/>
        </w:rPr>
        <w:t>服务器进行监听</w:t>
      </w:r>
    </w:p>
    <w:p w14:paraId="353D2917" w14:textId="77777777" w:rsidR="00AF53F3" w:rsidRPr="00AF53F3" w:rsidRDefault="00AF53F3" w:rsidP="00AF53F3">
      <w:pPr>
        <w:widowControl/>
        <w:numPr>
          <w:ilvl w:val="0"/>
          <w:numId w:val="16"/>
        </w:numPr>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 xml:space="preserve">导入可视化类：from </w:t>
      </w:r>
      <w:proofErr w:type="spellStart"/>
      <w:r w:rsidRPr="00AF53F3">
        <w:rPr>
          <w:rFonts w:ascii="宋体" w:eastAsia="宋体" w:hAnsi="宋体" w:cs="宋体"/>
          <w:kern w:val="0"/>
          <w:sz w:val="24"/>
          <w:szCs w:val="24"/>
        </w:rPr>
        <w:t>visdom</w:t>
      </w:r>
      <w:proofErr w:type="spellEnd"/>
      <w:r w:rsidRPr="00AF53F3">
        <w:rPr>
          <w:rFonts w:ascii="宋体" w:eastAsia="宋体" w:hAnsi="宋体" w:cs="宋体"/>
          <w:kern w:val="0"/>
          <w:sz w:val="24"/>
          <w:szCs w:val="24"/>
        </w:rPr>
        <w:t xml:space="preserve"> import </w:t>
      </w:r>
      <w:proofErr w:type="spellStart"/>
      <w:r w:rsidRPr="00AF53F3">
        <w:rPr>
          <w:rFonts w:ascii="宋体" w:eastAsia="宋体" w:hAnsi="宋体" w:cs="宋体"/>
          <w:kern w:val="0"/>
          <w:sz w:val="24"/>
          <w:szCs w:val="24"/>
        </w:rPr>
        <w:t>Visdom</w:t>
      </w:r>
      <w:proofErr w:type="spellEnd"/>
      <w:r w:rsidRPr="00AF53F3">
        <w:rPr>
          <w:rFonts w:ascii="宋体" w:eastAsia="宋体" w:hAnsi="宋体" w:cs="宋体"/>
          <w:kern w:val="0"/>
          <w:sz w:val="24"/>
          <w:szCs w:val="24"/>
        </w:rPr>
        <w:t xml:space="preserve"> </w:t>
      </w:r>
    </w:p>
    <w:p w14:paraId="065E252C" w14:textId="77777777" w:rsidR="00AF53F3" w:rsidRPr="00AF53F3" w:rsidRDefault="00AF53F3" w:rsidP="00AF53F3">
      <w:pPr>
        <w:widowControl/>
        <w:numPr>
          <w:ilvl w:val="0"/>
          <w:numId w:val="16"/>
        </w:numPr>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实例化可视化类，并通过line/bar/text等提供的API进行绘图</w:t>
      </w:r>
    </w:p>
    <w:p w14:paraId="64C4AA96"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具体使用可以参考：</w:t>
      </w:r>
      <w:r w:rsidRPr="00AF53F3">
        <w:rPr>
          <w:rFonts w:ascii="宋体" w:eastAsia="宋体" w:hAnsi="宋体" w:cs="宋体"/>
          <w:kern w:val="0"/>
          <w:sz w:val="24"/>
          <w:szCs w:val="24"/>
        </w:rPr>
        <w:br/>
      </w:r>
      <w:hyperlink r:id="rId56" w:tgtFrame="_blank" w:history="1">
        <w:r w:rsidRPr="00AF53F3">
          <w:rPr>
            <w:rFonts w:ascii="宋体" w:eastAsia="宋体" w:hAnsi="宋体" w:cs="宋体"/>
            <w:color w:val="0000FF"/>
            <w:kern w:val="0"/>
            <w:sz w:val="24"/>
            <w:szCs w:val="24"/>
            <w:u w:val="single"/>
          </w:rPr>
          <w:t>https://blog.csdn.net/wen_fei/article/details/82979497</w:t>
        </w:r>
      </w:hyperlink>
      <w:r w:rsidRPr="00AF53F3">
        <w:rPr>
          <w:rFonts w:ascii="宋体" w:eastAsia="宋体" w:hAnsi="宋体" w:cs="宋体"/>
          <w:kern w:val="0"/>
          <w:sz w:val="24"/>
          <w:szCs w:val="24"/>
        </w:rPr>
        <w:br/>
      </w:r>
      <w:hyperlink r:id="rId57" w:tgtFrame="_blank" w:history="1">
        <w:r w:rsidRPr="00AF53F3">
          <w:rPr>
            <w:rFonts w:ascii="宋体" w:eastAsia="宋体" w:hAnsi="宋体" w:cs="宋体"/>
            <w:color w:val="0000FF"/>
            <w:kern w:val="0"/>
            <w:sz w:val="24"/>
            <w:szCs w:val="24"/>
            <w:u w:val="single"/>
          </w:rPr>
          <w:t>https://ptorch.com/news/77.html</w:t>
        </w:r>
      </w:hyperlink>
    </w:p>
    <w:p w14:paraId="67D13B62" w14:textId="77777777" w:rsidR="00AF53F3" w:rsidRPr="00AF53F3" w:rsidRDefault="00AF53F3" w:rsidP="00AF53F3">
      <w:pPr>
        <w:widowControl/>
        <w:spacing w:before="100" w:beforeAutospacing="1" w:after="100" w:afterAutospacing="1"/>
        <w:jc w:val="left"/>
        <w:outlineLvl w:val="4"/>
        <w:rPr>
          <w:rFonts w:ascii="宋体" w:eastAsia="宋体" w:hAnsi="宋体" w:cs="宋体"/>
          <w:b/>
          <w:bCs/>
          <w:kern w:val="0"/>
          <w:sz w:val="20"/>
          <w:szCs w:val="20"/>
        </w:rPr>
      </w:pPr>
      <w:proofErr w:type="spellStart"/>
      <w:r w:rsidRPr="00AF53F3">
        <w:rPr>
          <w:rFonts w:ascii="宋体" w:eastAsia="宋体" w:hAnsi="宋体" w:cs="宋体"/>
          <w:b/>
          <w:bCs/>
          <w:kern w:val="0"/>
          <w:sz w:val="20"/>
          <w:szCs w:val="20"/>
        </w:rPr>
        <w:t>torchvision</w:t>
      </w:r>
      <w:proofErr w:type="spellEnd"/>
      <w:r w:rsidRPr="00AF53F3">
        <w:rPr>
          <w:rFonts w:ascii="宋体" w:eastAsia="宋体" w:hAnsi="宋体" w:cs="宋体"/>
          <w:b/>
          <w:bCs/>
          <w:kern w:val="0"/>
          <w:sz w:val="20"/>
          <w:szCs w:val="20"/>
        </w:rPr>
        <w:t>模块</w:t>
      </w:r>
    </w:p>
    <w:p w14:paraId="60DFFC8F" w14:textId="77777777" w:rsidR="00AF53F3" w:rsidRPr="00AF53F3" w:rsidRDefault="00AF53F3" w:rsidP="00AF53F3">
      <w:pPr>
        <w:widowControl/>
        <w:spacing w:before="100" w:beforeAutospacing="1" w:after="100" w:afterAutospacing="1"/>
        <w:jc w:val="left"/>
        <w:rPr>
          <w:rFonts w:ascii="宋体" w:eastAsia="宋体" w:hAnsi="宋体" w:cs="宋体"/>
          <w:kern w:val="0"/>
          <w:sz w:val="24"/>
          <w:szCs w:val="24"/>
        </w:rPr>
      </w:pPr>
      <w:r w:rsidRPr="00AF53F3">
        <w:rPr>
          <w:rFonts w:ascii="宋体" w:eastAsia="宋体" w:hAnsi="宋体" w:cs="宋体"/>
          <w:kern w:val="0"/>
          <w:sz w:val="24"/>
          <w:szCs w:val="24"/>
        </w:rPr>
        <w:t>提供了很多计算视觉相关的数据集，以及较流行的模型等，参考：</w:t>
      </w:r>
      <w:hyperlink r:id="rId58" w:tgtFrame="_blank" w:history="1">
        <w:r w:rsidRPr="00AF53F3">
          <w:rPr>
            <w:rFonts w:ascii="宋体" w:eastAsia="宋体" w:hAnsi="宋体" w:cs="宋体"/>
            <w:color w:val="0000FF"/>
            <w:kern w:val="0"/>
            <w:sz w:val="24"/>
            <w:szCs w:val="24"/>
            <w:u w:val="single"/>
          </w:rPr>
          <w:t>https://blog.csdn.net/zhenaoxi1077/article/details/80955607</w:t>
        </w:r>
      </w:hyperlink>
    </w:p>
    <w:p w14:paraId="0BE8F19D" w14:textId="77777777" w:rsidR="00AF53F3" w:rsidRPr="00AF53F3" w:rsidRDefault="00AF53F3" w:rsidP="00AF53F3">
      <w:pPr>
        <w:widowControl/>
        <w:jc w:val="left"/>
        <w:rPr>
          <w:rFonts w:ascii="宋体" w:eastAsia="宋体" w:hAnsi="宋体" w:cs="宋体"/>
          <w:kern w:val="0"/>
          <w:sz w:val="24"/>
          <w:szCs w:val="24"/>
        </w:rPr>
      </w:pPr>
      <w:r w:rsidRPr="00AF53F3">
        <w:rPr>
          <w:rFonts w:ascii="宋体" w:eastAsia="宋体" w:hAnsi="宋体" w:cs="宋体"/>
          <w:kern w:val="0"/>
          <w:sz w:val="24"/>
          <w:szCs w:val="24"/>
        </w:rPr>
        <w:t>5人点赞</w:t>
      </w:r>
    </w:p>
    <w:p w14:paraId="0289CA96" w14:textId="77777777" w:rsidR="00AF53F3" w:rsidRPr="00AF53F3" w:rsidRDefault="00182E2A" w:rsidP="00AF53F3">
      <w:pPr>
        <w:widowControl/>
        <w:jc w:val="left"/>
        <w:rPr>
          <w:rFonts w:ascii="宋体" w:eastAsia="宋体" w:hAnsi="宋体" w:cs="宋体"/>
          <w:kern w:val="0"/>
          <w:sz w:val="24"/>
          <w:szCs w:val="24"/>
        </w:rPr>
      </w:pPr>
      <w:hyperlink r:id="rId59" w:tgtFrame="_blank" w:history="1">
        <w:r w:rsidR="00AF53F3" w:rsidRPr="00AF53F3">
          <w:rPr>
            <w:rFonts w:ascii="宋体" w:eastAsia="宋体" w:hAnsi="宋体" w:cs="宋体"/>
            <w:color w:val="0000FF"/>
            <w:kern w:val="0"/>
            <w:sz w:val="24"/>
            <w:szCs w:val="24"/>
            <w:u w:val="single"/>
          </w:rPr>
          <w:t>深度学习</w:t>
        </w:r>
      </w:hyperlink>
    </w:p>
    <w:p w14:paraId="7B2D98F5" w14:textId="77777777" w:rsidR="00AF53F3" w:rsidRPr="00AF53F3" w:rsidRDefault="00AF53F3" w:rsidP="00AF53F3">
      <w:pPr>
        <w:widowControl/>
        <w:jc w:val="left"/>
        <w:rPr>
          <w:rFonts w:ascii="宋体" w:eastAsia="宋体" w:hAnsi="宋体" w:cs="宋体"/>
          <w:kern w:val="0"/>
          <w:sz w:val="24"/>
          <w:szCs w:val="24"/>
        </w:rPr>
      </w:pPr>
      <w:r w:rsidRPr="00AF53F3">
        <w:rPr>
          <w:rFonts w:ascii="宋体" w:eastAsia="宋体" w:hAnsi="宋体" w:cs="宋体"/>
          <w:kern w:val="0"/>
          <w:sz w:val="24"/>
          <w:szCs w:val="24"/>
        </w:rPr>
        <w:br/>
      </w:r>
      <w:r w:rsidRPr="00AF53F3">
        <w:rPr>
          <w:rFonts w:ascii="宋体" w:eastAsia="宋体" w:hAnsi="宋体" w:cs="宋体"/>
          <w:kern w:val="0"/>
          <w:sz w:val="24"/>
          <w:szCs w:val="24"/>
        </w:rPr>
        <w:br/>
        <w:t>作者：</w:t>
      </w:r>
      <w:proofErr w:type="spellStart"/>
      <w:r w:rsidRPr="00AF53F3">
        <w:rPr>
          <w:rFonts w:ascii="宋体" w:eastAsia="宋体" w:hAnsi="宋体" w:cs="宋体"/>
          <w:kern w:val="0"/>
          <w:sz w:val="24"/>
          <w:szCs w:val="24"/>
        </w:rPr>
        <w:t>dawsonenjoy</w:t>
      </w:r>
      <w:proofErr w:type="spellEnd"/>
      <w:r w:rsidRPr="00AF53F3">
        <w:rPr>
          <w:rFonts w:ascii="宋体" w:eastAsia="宋体" w:hAnsi="宋体" w:cs="宋体"/>
          <w:kern w:val="0"/>
          <w:sz w:val="24"/>
          <w:szCs w:val="24"/>
        </w:rPr>
        <w:br/>
        <w:t>链接：https://www.jianshu.com/p/5460b7fa3ec4</w:t>
      </w:r>
      <w:r w:rsidRPr="00AF53F3">
        <w:rPr>
          <w:rFonts w:ascii="宋体" w:eastAsia="宋体" w:hAnsi="宋体" w:cs="宋体"/>
          <w:kern w:val="0"/>
          <w:sz w:val="24"/>
          <w:szCs w:val="24"/>
        </w:rPr>
        <w:br/>
        <w:t>来源：简书</w:t>
      </w:r>
      <w:r w:rsidRPr="00AF53F3">
        <w:rPr>
          <w:rFonts w:ascii="宋体" w:eastAsia="宋体" w:hAnsi="宋体" w:cs="宋体"/>
          <w:kern w:val="0"/>
          <w:sz w:val="24"/>
          <w:szCs w:val="24"/>
        </w:rPr>
        <w:br/>
        <w:t>著作权</w:t>
      </w:r>
      <w:proofErr w:type="gramStart"/>
      <w:r w:rsidRPr="00AF53F3">
        <w:rPr>
          <w:rFonts w:ascii="宋体" w:eastAsia="宋体" w:hAnsi="宋体" w:cs="宋体"/>
          <w:kern w:val="0"/>
          <w:sz w:val="24"/>
          <w:szCs w:val="24"/>
        </w:rPr>
        <w:t>归作者</w:t>
      </w:r>
      <w:proofErr w:type="gramEnd"/>
      <w:r w:rsidRPr="00AF53F3">
        <w:rPr>
          <w:rFonts w:ascii="宋体" w:eastAsia="宋体" w:hAnsi="宋体" w:cs="宋体"/>
          <w:kern w:val="0"/>
          <w:sz w:val="24"/>
          <w:szCs w:val="24"/>
        </w:rPr>
        <w:t>所有。商业转载请联系作者获得授权，非商业转载请注明出处。</w:t>
      </w:r>
    </w:p>
    <w:p w14:paraId="73D49461" w14:textId="77777777" w:rsidR="00E32EF6" w:rsidRDefault="00E32EF6" w:rsidP="00E32EF6">
      <w:pPr>
        <w:pStyle w:val="1"/>
        <w:spacing w:before="0" w:beforeAutospacing="0" w:after="120" w:afterAutospacing="0"/>
        <w:jc w:val="center"/>
        <w:rPr>
          <w:rFonts w:ascii="Segoe UI Emoji" w:hAnsi="Segoe UI Emoji"/>
          <w:color w:val="404040"/>
          <w:sz w:val="45"/>
          <w:szCs w:val="45"/>
        </w:rPr>
      </w:pPr>
      <w:proofErr w:type="spellStart"/>
      <w:r>
        <w:rPr>
          <w:rFonts w:ascii="Segoe UI Emoji" w:hAnsi="Segoe UI Emoji"/>
          <w:color w:val="404040"/>
          <w:sz w:val="45"/>
          <w:szCs w:val="45"/>
        </w:rPr>
        <w:t>Pytorch</w:t>
      </w:r>
      <w:proofErr w:type="spellEnd"/>
      <w:r>
        <w:rPr>
          <w:rFonts w:ascii="Segoe UI Emoji" w:hAnsi="Segoe UI Emoji"/>
          <w:color w:val="404040"/>
          <w:sz w:val="45"/>
          <w:szCs w:val="45"/>
        </w:rPr>
        <w:t>框架使用</w:t>
      </w:r>
    </w:p>
    <w:p w14:paraId="47E1B080" w14:textId="77777777" w:rsidR="00E32EF6" w:rsidRPr="00E32EF6" w:rsidRDefault="00E32EF6" w:rsidP="00E32EF6">
      <w:pPr>
        <w:widowControl/>
        <w:spacing w:before="100" w:beforeAutospacing="1" w:after="100" w:afterAutospacing="1"/>
        <w:jc w:val="left"/>
        <w:outlineLvl w:val="2"/>
        <w:rPr>
          <w:rFonts w:ascii="宋体" w:eastAsia="宋体" w:hAnsi="宋体" w:cs="宋体"/>
          <w:b/>
          <w:bCs/>
          <w:kern w:val="0"/>
          <w:sz w:val="27"/>
          <w:szCs w:val="27"/>
        </w:rPr>
      </w:pPr>
      <w:r w:rsidRPr="00E32EF6">
        <w:rPr>
          <w:rFonts w:ascii="宋体" w:eastAsia="宋体" w:hAnsi="宋体" w:cs="宋体"/>
          <w:b/>
          <w:bCs/>
          <w:kern w:val="0"/>
          <w:sz w:val="27"/>
          <w:szCs w:val="27"/>
        </w:rPr>
        <w:t>介绍</w:t>
      </w:r>
    </w:p>
    <w:p w14:paraId="383CFF88"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相比TensorFlow的静态图开发，</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的动态图特性使得开发起来更加人性化，选择</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的理由可以参考：</w:t>
      </w:r>
      <w:r w:rsidRPr="00E32EF6">
        <w:rPr>
          <w:rFonts w:ascii="宋体" w:eastAsia="宋体" w:hAnsi="宋体" w:cs="宋体"/>
          <w:kern w:val="0"/>
          <w:sz w:val="24"/>
          <w:szCs w:val="24"/>
        </w:rPr>
        <w:fldChar w:fldCharType="begin"/>
      </w:r>
      <w:r w:rsidRPr="00E32EF6">
        <w:rPr>
          <w:rFonts w:ascii="宋体" w:eastAsia="宋体" w:hAnsi="宋体" w:cs="宋体"/>
          <w:kern w:val="0"/>
          <w:sz w:val="24"/>
          <w:szCs w:val="24"/>
        </w:rPr>
        <w:instrText xml:space="preserve"> HYPERLINK "https://www.jianshu.com/p/c1d9cdb52548" \t "_blank" </w:instrText>
      </w:r>
      <w:r w:rsidRPr="00E32EF6">
        <w:rPr>
          <w:rFonts w:ascii="宋体" w:eastAsia="宋体" w:hAnsi="宋体" w:cs="宋体"/>
          <w:kern w:val="0"/>
          <w:sz w:val="24"/>
          <w:szCs w:val="24"/>
        </w:rPr>
        <w:fldChar w:fldCharType="separate"/>
      </w:r>
      <w:r w:rsidRPr="00E32EF6">
        <w:rPr>
          <w:rFonts w:ascii="宋体" w:eastAsia="宋体" w:hAnsi="宋体" w:cs="宋体"/>
          <w:color w:val="0000FF"/>
          <w:kern w:val="0"/>
          <w:sz w:val="24"/>
          <w:szCs w:val="24"/>
          <w:u w:val="single"/>
        </w:rPr>
        <w:t>https://www.jianshu.com/p/c1d9cdb52548</w:t>
      </w:r>
      <w:r w:rsidRPr="00E32EF6">
        <w:rPr>
          <w:rFonts w:ascii="宋体" w:eastAsia="宋体" w:hAnsi="宋体" w:cs="宋体"/>
          <w:kern w:val="0"/>
          <w:sz w:val="24"/>
          <w:szCs w:val="24"/>
        </w:rPr>
        <w:fldChar w:fldCharType="end"/>
      </w:r>
      <w:r w:rsidRPr="00E32EF6">
        <w:rPr>
          <w:rFonts w:ascii="宋体" w:eastAsia="宋体" w:hAnsi="宋体" w:cs="宋体"/>
          <w:kern w:val="0"/>
          <w:sz w:val="24"/>
          <w:szCs w:val="24"/>
        </w:rPr>
        <w:t>，这里也顺便介绍一下TensorFlow静态图和</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动态</w:t>
      </w:r>
      <w:proofErr w:type="gramStart"/>
      <w:r w:rsidRPr="00E32EF6">
        <w:rPr>
          <w:rFonts w:ascii="宋体" w:eastAsia="宋体" w:hAnsi="宋体" w:cs="宋体"/>
          <w:kern w:val="0"/>
          <w:sz w:val="24"/>
          <w:szCs w:val="24"/>
        </w:rPr>
        <w:t>图开发</w:t>
      </w:r>
      <w:proofErr w:type="gramEnd"/>
      <w:r w:rsidRPr="00E32EF6">
        <w:rPr>
          <w:rFonts w:ascii="宋体" w:eastAsia="宋体" w:hAnsi="宋体" w:cs="宋体"/>
          <w:kern w:val="0"/>
          <w:sz w:val="24"/>
          <w:szCs w:val="24"/>
        </w:rPr>
        <w:t>的区别：</w:t>
      </w:r>
    </w:p>
    <w:p w14:paraId="1723E6DD"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lastRenderedPageBreak/>
        <w:t>总的来说，在TensorFlow里你只能通过定义数据、网络等，然后直接训练、预测啥的，中间过程到底发生了什么对我们来说都是未知的，只能等待训练完毕后查看结果如何，想要debug都debug不了，于是在学了一段时间以后还是一脸</w:t>
      </w:r>
      <w:proofErr w:type="gramStart"/>
      <w:r w:rsidRPr="00E32EF6">
        <w:rPr>
          <w:rFonts w:ascii="宋体" w:eastAsia="宋体" w:hAnsi="宋体" w:cs="宋体"/>
          <w:kern w:val="0"/>
          <w:sz w:val="24"/>
          <w:szCs w:val="24"/>
        </w:rPr>
        <w:t>懵</w:t>
      </w:r>
      <w:proofErr w:type="gramEnd"/>
      <w:r w:rsidRPr="00E32EF6">
        <w:rPr>
          <w:rFonts w:ascii="宋体" w:eastAsia="宋体" w:hAnsi="宋体" w:cs="宋体"/>
          <w:kern w:val="0"/>
          <w:sz w:val="24"/>
          <w:szCs w:val="24"/>
        </w:rPr>
        <w:t>：训练的过程到底发生了什么？数据怎么变化的？</w:t>
      </w:r>
    </w:p>
    <w:p w14:paraId="575C79AF"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直到接触了</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框架以后，这些疑问就渐渐地减少了，因为在</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里，一切就像操作</w:t>
      </w:r>
      <w:proofErr w:type="spellStart"/>
      <w:r w:rsidRPr="00E32EF6">
        <w:rPr>
          <w:rFonts w:ascii="宋体" w:eastAsia="宋体" w:hAnsi="宋体" w:cs="宋体"/>
          <w:kern w:val="0"/>
          <w:sz w:val="24"/>
          <w:szCs w:val="24"/>
        </w:rPr>
        <w:t>numpy</w:t>
      </w:r>
      <w:proofErr w:type="spellEnd"/>
      <w:r w:rsidRPr="00E32EF6">
        <w:rPr>
          <w:rFonts w:ascii="宋体" w:eastAsia="宋体" w:hAnsi="宋体" w:cs="宋体"/>
          <w:kern w:val="0"/>
          <w:sz w:val="24"/>
          <w:szCs w:val="24"/>
        </w:rPr>
        <w:t>数组一样（很多方法名甚至都一样），只是类型变成了张量，如何训练、训练多少次等</w:t>
      </w:r>
      <w:proofErr w:type="gramStart"/>
      <w:r w:rsidRPr="00E32EF6">
        <w:rPr>
          <w:rFonts w:ascii="宋体" w:eastAsia="宋体" w:hAnsi="宋体" w:cs="宋体"/>
          <w:kern w:val="0"/>
          <w:sz w:val="24"/>
          <w:szCs w:val="24"/>
        </w:rPr>
        <w:t>等</w:t>
      </w:r>
      <w:proofErr w:type="gramEnd"/>
      <w:r w:rsidRPr="00E32EF6">
        <w:rPr>
          <w:rFonts w:ascii="宋体" w:eastAsia="宋体" w:hAnsi="宋体" w:cs="宋体"/>
          <w:kern w:val="0"/>
          <w:sz w:val="24"/>
          <w:szCs w:val="24"/>
        </w:rPr>
        <w:t>一切都是我们自己来决定，过程发生了什么？print或者debug一下就知道了</w:t>
      </w:r>
    </w:p>
    <w:p w14:paraId="11B520C5"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拿最简单的线性拟合举例，通过</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操作，你会发现整个拟合的过程就是：提供输入和输出值，然后网络层（假如就一个全连接层）就相当于一个矩阵（这里暂时忽略偏置值，原本全连接层的计算是与矩阵相乘后再加上一个偏置值），里面的参数（这里称为权值）随着每一次计算，再根据求导之类的操作不断更新参数的值，最终使得输入的值与这个矩阵相乘后的值不断贴近于输出值，而</w:t>
      </w:r>
      <w:proofErr w:type="gramStart"/>
      <w:r w:rsidRPr="00E32EF6">
        <w:rPr>
          <w:rFonts w:ascii="宋体" w:eastAsia="宋体" w:hAnsi="宋体" w:cs="宋体"/>
          <w:kern w:val="0"/>
          <w:sz w:val="24"/>
          <w:szCs w:val="24"/>
        </w:rPr>
        <w:t>这计算</w:t>
      </w:r>
      <w:proofErr w:type="gramEnd"/>
      <w:r w:rsidRPr="00E32EF6">
        <w:rPr>
          <w:rFonts w:ascii="宋体" w:eastAsia="宋体" w:hAnsi="宋体" w:cs="宋体"/>
          <w:kern w:val="0"/>
          <w:sz w:val="24"/>
          <w:szCs w:val="24"/>
        </w:rPr>
        <w:t>和修改权值的过程就称为训练。</w:t>
      </w:r>
    </w:p>
    <w:p w14:paraId="6CB6D225"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比如一个</w:t>
      </w:r>
      <w:r w:rsidRPr="00E32EF6">
        <w:rPr>
          <w:rFonts w:ascii="宋体" w:eastAsia="宋体" w:hAnsi="宋体" w:cs="宋体"/>
          <w:b/>
          <w:bCs/>
          <w:kern w:val="0"/>
          <w:sz w:val="24"/>
          <w:szCs w:val="24"/>
        </w:rPr>
        <w:t>函数</w:t>
      </w:r>
      <w:r w:rsidRPr="00E32EF6">
        <w:rPr>
          <w:rFonts w:ascii="宋体" w:eastAsia="宋体" w:hAnsi="宋体" w:cs="宋体"/>
          <w:kern w:val="0"/>
          <w:sz w:val="24"/>
          <w:szCs w:val="24"/>
        </w:rPr>
        <w:t>y = 2x + 1，然后定义一个1x1的</w:t>
      </w:r>
      <w:r w:rsidRPr="00E32EF6">
        <w:rPr>
          <w:rFonts w:ascii="宋体" w:eastAsia="宋体" w:hAnsi="宋体" w:cs="宋体"/>
          <w:b/>
          <w:bCs/>
          <w:kern w:val="0"/>
          <w:sz w:val="24"/>
          <w:szCs w:val="24"/>
        </w:rPr>
        <w:t>矩阵（全连接层）</w:t>
      </w:r>
      <w:r w:rsidRPr="00E32EF6">
        <w:rPr>
          <w:rFonts w:ascii="宋体" w:eastAsia="宋体" w:hAnsi="宋体" w:cs="宋体"/>
          <w:kern w:val="0"/>
          <w:sz w:val="24"/>
          <w:szCs w:val="24"/>
        </w:rPr>
        <w:t>，然后矩阵里的</w:t>
      </w:r>
      <w:r w:rsidRPr="00E32EF6">
        <w:rPr>
          <w:rFonts w:ascii="宋体" w:eastAsia="宋体" w:hAnsi="宋体" w:cs="宋体"/>
          <w:b/>
          <w:bCs/>
          <w:kern w:val="0"/>
          <w:sz w:val="24"/>
          <w:szCs w:val="24"/>
        </w:rPr>
        <w:t>权值</w:t>
      </w:r>
      <w:r w:rsidRPr="00E32EF6">
        <w:rPr>
          <w:rFonts w:ascii="宋体" w:eastAsia="宋体" w:hAnsi="宋体" w:cs="宋体"/>
          <w:kern w:val="0"/>
          <w:sz w:val="24"/>
          <w:szCs w:val="24"/>
        </w:rPr>
        <w:t>一开始都是随机的，比如((1))，那么要拟合这个函数的话，最终理想的结果肯定是传入x，输出的结果是2x + 1，所以</w:t>
      </w:r>
      <w:r w:rsidRPr="00E32EF6">
        <w:rPr>
          <w:rFonts w:ascii="宋体" w:eastAsia="宋体" w:hAnsi="宋体" w:cs="宋体"/>
          <w:b/>
          <w:bCs/>
          <w:kern w:val="0"/>
          <w:sz w:val="24"/>
          <w:szCs w:val="24"/>
        </w:rPr>
        <w:t>目标</w:t>
      </w:r>
      <w:r w:rsidRPr="00E32EF6">
        <w:rPr>
          <w:rFonts w:ascii="宋体" w:eastAsia="宋体" w:hAnsi="宋体" w:cs="宋体"/>
          <w:kern w:val="0"/>
          <w:sz w:val="24"/>
          <w:szCs w:val="24"/>
        </w:rPr>
        <w:t>就是让</w:t>
      </w:r>
      <w:proofErr w:type="gramStart"/>
      <w:r w:rsidRPr="00E32EF6">
        <w:rPr>
          <w:rFonts w:ascii="宋体" w:eastAsia="宋体" w:hAnsi="宋体" w:cs="宋体"/>
          <w:kern w:val="0"/>
          <w:sz w:val="24"/>
          <w:szCs w:val="24"/>
        </w:rPr>
        <w:t>一</w:t>
      </w:r>
      <w:proofErr w:type="gramEnd"/>
      <w:r w:rsidRPr="00E32EF6">
        <w:rPr>
          <w:rFonts w:ascii="宋体" w:eastAsia="宋体" w:hAnsi="宋体" w:cs="宋体"/>
          <w:kern w:val="0"/>
          <w:sz w:val="24"/>
          <w:szCs w:val="24"/>
        </w:rPr>
        <w:t>个数与这个矩阵相乘尽量等价于这个数和2相乘后再加1，也就是说最终x乘以矩阵和2x的</w:t>
      </w:r>
      <w:proofErr w:type="gramStart"/>
      <w:r w:rsidRPr="00E32EF6">
        <w:rPr>
          <w:rFonts w:ascii="宋体" w:eastAsia="宋体" w:hAnsi="宋体" w:cs="宋体"/>
          <w:kern w:val="0"/>
          <w:sz w:val="24"/>
          <w:szCs w:val="24"/>
        </w:rPr>
        <w:t>差最好</w:t>
      </w:r>
      <w:proofErr w:type="gramEnd"/>
      <w:r w:rsidRPr="00E32EF6">
        <w:rPr>
          <w:rFonts w:ascii="宋体" w:eastAsia="宋体" w:hAnsi="宋体" w:cs="宋体"/>
          <w:kern w:val="0"/>
          <w:sz w:val="24"/>
          <w:szCs w:val="24"/>
        </w:rPr>
        <w:t>等于0，比如在x=-1时，y=-1，那么矩阵的权</w:t>
      </w:r>
      <w:proofErr w:type="gramStart"/>
      <w:r w:rsidRPr="00E32EF6">
        <w:rPr>
          <w:rFonts w:ascii="宋体" w:eastAsia="宋体" w:hAnsi="宋体" w:cs="宋体"/>
          <w:kern w:val="0"/>
          <w:sz w:val="24"/>
          <w:szCs w:val="24"/>
        </w:rPr>
        <w:t>值理想</w:t>
      </w:r>
      <w:proofErr w:type="gramEnd"/>
      <w:r w:rsidRPr="00E32EF6">
        <w:rPr>
          <w:rFonts w:ascii="宋体" w:eastAsia="宋体" w:hAnsi="宋体" w:cs="宋体"/>
          <w:kern w:val="0"/>
          <w:sz w:val="24"/>
          <w:szCs w:val="24"/>
        </w:rPr>
        <w:t>结果就是1。但是当结果越来越大以后，会发现y/x的值逐渐与2相近，所以最终矩阵经过多次训练以后，结果肯定就是2左右的数，而刚才说的这些可以通过一段</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代码来演示：</w:t>
      </w:r>
    </w:p>
    <w:p w14:paraId="3CA8D89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import torch</w:t>
      </w:r>
    </w:p>
    <w:p w14:paraId="348907B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7F9FDE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x = </w:t>
      </w:r>
      <w:proofErr w:type="spellStart"/>
      <w:proofErr w:type="gramStart"/>
      <w:r w:rsidRPr="00E32EF6">
        <w:rPr>
          <w:rFonts w:ascii="宋体" w:eastAsia="宋体" w:hAnsi="宋体" w:cs="宋体"/>
          <w:kern w:val="0"/>
          <w:sz w:val="24"/>
          <w:szCs w:val="24"/>
        </w:rPr>
        <w:t>torch.unsqueeze</w:t>
      </w:r>
      <w:proofErr w:type="spellEnd"/>
      <w:proofErr w:type="gram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torch.linspace</w:t>
      </w:r>
      <w:proofErr w:type="spellEnd"/>
      <w:r w:rsidRPr="00E32EF6">
        <w:rPr>
          <w:rFonts w:ascii="宋体" w:eastAsia="宋体" w:hAnsi="宋体" w:cs="宋体"/>
          <w:kern w:val="0"/>
          <w:sz w:val="24"/>
          <w:szCs w:val="24"/>
        </w:rPr>
        <w:t>(-100, 100, 1000), dim=1)</w:t>
      </w:r>
    </w:p>
    <w:p w14:paraId="1C8E5B8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生成-100到100的1000个数的等差数列</w:t>
      </w:r>
    </w:p>
    <w:p w14:paraId="1C598D3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y = 2*x + 1</w:t>
      </w:r>
    </w:p>
    <w:p w14:paraId="328ACAD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定义y=2x+1函数</w:t>
      </w:r>
    </w:p>
    <w:p w14:paraId="1194C13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matrix =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nn.Linear</w:t>
      </w:r>
      <w:proofErr w:type="spellEnd"/>
      <w:proofErr w:type="gramEnd"/>
      <w:r w:rsidRPr="00E32EF6">
        <w:rPr>
          <w:rFonts w:ascii="宋体" w:eastAsia="宋体" w:hAnsi="宋体" w:cs="宋体"/>
          <w:kern w:val="0"/>
          <w:sz w:val="24"/>
          <w:szCs w:val="24"/>
        </w:rPr>
        <w:t>(1, 1)</w:t>
      </w:r>
    </w:p>
    <w:p w14:paraId="12C4774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定义一个1x1的矩阵</w:t>
      </w:r>
    </w:p>
    <w:p w14:paraId="161FB52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optimizer = </w:t>
      </w:r>
      <w:proofErr w:type="spellStart"/>
      <w:proofErr w:type="gramStart"/>
      <w:r w:rsidRPr="00E32EF6">
        <w:rPr>
          <w:rFonts w:ascii="宋体" w:eastAsia="宋体" w:hAnsi="宋体" w:cs="宋体"/>
          <w:kern w:val="0"/>
          <w:sz w:val="24"/>
          <w:szCs w:val="24"/>
        </w:rPr>
        <w:t>torch.optim</w:t>
      </w:r>
      <w:proofErr w:type="gramEnd"/>
      <w:r w:rsidRPr="00E32EF6">
        <w:rPr>
          <w:rFonts w:ascii="宋体" w:eastAsia="宋体" w:hAnsi="宋体" w:cs="宋体"/>
          <w:kern w:val="0"/>
          <w:sz w:val="24"/>
          <w:szCs w:val="24"/>
        </w:rPr>
        <w:t>.Adam</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matrix.parameters</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lr</w:t>
      </w:r>
      <w:proofErr w:type="spellEnd"/>
      <w:r w:rsidRPr="00E32EF6">
        <w:rPr>
          <w:rFonts w:ascii="宋体" w:eastAsia="宋体" w:hAnsi="宋体" w:cs="宋体"/>
          <w:kern w:val="0"/>
          <w:sz w:val="24"/>
          <w:szCs w:val="24"/>
        </w:rPr>
        <w:t>=0.1)</w:t>
      </w:r>
    </w:p>
    <w:p w14:paraId="5975906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使用优化器求导更新矩阵权重</w:t>
      </w:r>
    </w:p>
    <w:p w14:paraId="0E30B2B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D44789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for _ in </w:t>
      </w:r>
      <w:proofErr w:type="gramStart"/>
      <w:r w:rsidRPr="00E32EF6">
        <w:rPr>
          <w:rFonts w:ascii="宋体" w:eastAsia="宋体" w:hAnsi="宋体" w:cs="宋体"/>
          <w:kern w:val="0"/>
          <w:sz w:val="24"/>
          <w:szCs w:val="24"/>
        </w:rPr>
        <w:t>range(</w:t>
      </w:r>
      <w:proofErr w:type="gramEnd"/>
      <w:r w:rsidRPr="00E32EF6">
        <w:rPr>
          <w:rFonts w:ascii="宋体" w:eastAsia="宋体" w:hAnsi="宋体" w:cs="宋体"/>
          <w:kern w:val="0"/>
          <w:sz w:val="24"/>
          <w:szCs w:val="24"/>
        </w:rPr>
        <w:t>100):</w:t>
      </w:r>
    </w:p>
    <w:p w14:paraId="46D2DA2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训练100次</w:t>
      </w:r>
    </w:p>
    <w:p w14:paraId="2206C9F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value = matrix(x)</w:t>
      </w:r>
    </w:p>
    <w:p w14:paraId="797F592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value是x与矩阵相乘后的值</w:t>
      </w:r>
    </w:p>
    <w:p w14:paraId="258D1FF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score = </w:t>
      </w:r>
      <w:proofErr w:type="spellStart"/>
      <w:proofErr w:type="gramStart"/>
      <w:r w:rsidRPr="00E32EF6">
        <w:rPr>
          <w:rFonts w:ascii="宋体" w:eastAsia="宋体" w:hAnsi="宋体" w:cs="宋体"/>
          <w:kern w:val="0"/>
          <w:sz w:val="24"/>
          <w:szCs w:val="24"/>
        </w:rPr>
        <w:t>torch.mean</w:t>
      </w:r>
      <w:proofErr w:type="spellEnd"/>
      <w:proofErr w:type="gramEnd"/>
      <w:r w:rsidRPr="00E32EF6">
        <w:rPr>
          <w:rFonts w:ascii="宋体" w:eastAsia="宋体" w:hAnsi="宋体" w:cs="宋体"/>
          <w:kern w:val="0"/>
          <w:sz w:val="24"/>
          <w:szCs w:val="24"/>
        </w:rPr>
        <w:t>((value - y) ** 2)</w:t>
      </w:r>
    </w:p>
    <w:p w14:paraId="3211048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目标偏差，值为(value-y)的平方取均值，越接近0说明结果越准确</w:t>
      </w:r>
    </w:p>
    <w:p w14:paraId="51E6894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proofErr w:type="gramStart"/>
      <w:r w:rsidRPr="00E32EF6">
        <w:rPr>
          <w:rFonts w:ascii="宋体" w:eastAsia="宋体" w:hAnsi="宋体" w:cs="宋体"/>
          <w:kern w:val="0"/>
          <w:sz w:val="24"/>
          <w:szCs w:val="24"/>
        </w:rPr>
        <w:t>matrix.zero</w:t>
      </w:r>
      <w:proofErr w:type="gramEnd"/>
      <w:r w:rsidRPr="00E32EF6">
        <w:rPr>
          <w:rFonts w:ascii="宋体" w:eastAsia="宋体" w:hAnsi="宋体" w:cs="宋体"/>
          <w:kern w:val="0"/>
          <w:sz w:val="24"/>
          <w:szCs w:val="24"/>
        </w:rPr>
        <w:t>_grad</w:t>
      </w:r>
      <w:proofErr w:type="spellEnd"/>
      <w:r w:rsidRPr="00E32EF6">
        <w:rPr>
          <w:rFonts w:ascii="宋体" w:eastAsia="宋体" w:hAnsi="宋体" w:cs="宋体"/>
          <w:kern w:val="0"/>
          <w:sz w:val="24"/>
          <w:szCs w:val="24"/>
        </w:rPr>
        <w:t>()</w:t>
      </w:r>
    </w:p>
    <w:p w14:paraId="142E30E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proofErr w:type="gramStart"/>
      <w:r w:rsidRPr="00E32EF6">
        <w:rPr>
          <w:rFonts w:ascii="宋体" w:eastAsia="宋体" w:hAnsi="宋体" w:cs="宋体"/>
          <w:kern w:val="0"/>
          <w:sz w:val="24"/>
          <w:szCs w:val="24"/>
        </w:rPr>
        <w:t>score.backward</w:t>
      </w:r>
      <w:proofErr w:type="spellEnd"/>
      <w:proofErr w:type="gramEnd"/>
      <w:r w:rsidRPr="00E32EF6">
        <w:rPr>
          <w:rFonts w:ascii="宋体" w:eastAsia="宋体" w:hAnsi="宋体" w:cs="宋体"/>
          <w:kern w:val="0"/>
          <w:sz w:val="24"/>
          <w:szCs w:val="24"/>
        </w:rPr>
        <w:t>()</w:t>
      </w:r>
    </w:p>
    <w:p w14:paraId="4B16F74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    </w:t>
      </w:r>
      <w:proofErr w:type="spellStart"/>
      <w:proofErr w:type="gramStart"/>
      <w:r w:rsidRPr="00E32EF6">
        <w:rPr>
          <w:rFonts w:ascii="宋体" w:eastAsia="宋体" w:hAnsi="宋体" w:cs="宋体"/>
          <w:kern w:val="0"/>
          <w:sz w:val="24"/>
          <w:szCs w:val="24"/>
        </w:rPr>
        <w:t>optimizer.step</w:t>
      </w:r>
      <w:proofErr w:type="spellEnd"/>
      <w:proofErr w:type="gramEnd"/>
      <w:r w:rsidRPr="00E32EF6">
        <w:rPr>
          <w:rFonts w:ascii="宋体" w:eastAsia="宋体" w:hAnsi="宋体" w:cs="宋体"/>
          <w:kern w:val="0"/>
          <w:sz w:val="24"/>
          <w:szCs w:val="24"/>
        </w:rPr>
        <w:t>()</w:t>
      </w:r>
    </w:p>
    <w:p w14:paraId="4B18D46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根据求导结果更新权值</w:t>
      </w:r>
    </w:p>
    <w:p w14:paraId="12985D9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print("第{}次训练权</w:t>
      </w:r>
      <w:proofErr w:type="gramStart"/>
      <w:r w:rsidRPr="00E32EF6">
        <w:rPr>
          <w:rFonts w:ascii="宋体" w:eastAsia="宋体" w:hAnsi="宋体" w:cs="宋体"/>
          <w:kern w:val="0"/>
          <w:sz w:val="24"/>
          <w:szCs w:val="24"/>
        </w:rPr>
        <w:t>值结果</w:t>
      </w:r>
      <w:proofErr w:type="gramEnd"/>
      <w:r w:rsidRPr="00E32EF6">
        <w:rPr>
          <w:rFonts w:ascii="宋体" w:eastAsia="宋体" w:hAnsi="宋体" w:cs="宋体"/>
          <w:kern w:val="0"/>
          <w:sz w:val="24"/>
          <w:szCs w:val="24"/>
        </w:rPr>
        <w:t xml:space="preserve">:{}，结果偏差：{}".format(_, </w:t>
      </w:r>
      <w:proofErr w:type="spellStart"/>
      <w:r w:rsidRPr="00E32EF6">
        <w:rPr>
          <w:rFonts w:ascii="宋体" w:eastAsia="宋体" w:hAnsi="宋体" w:cs="宋体"/>
          <w:kern w:val="0"/>
          <w:sz w:val="24"/>
          <w:szCs w:val="24"/>
        </w:rPr>
        <w:t>matrix.weight.data.numpy</w:t>
      </w:r>
      <w:proofErr w:type="spellEnd"/>
      <w:r w:rsidRPr="00E32EF6">
        <w:rPr>
          <w:rFonts w:ascii="宋体" w:eastAsia="宋体" w:hAnsi="宋体" w:cs="宋体"/>
          <w:kern w:val="0"/>
          <w:sz w:val="24"/>
          <w:szCs w:val="24"/>
        </w:rPr>
        <w:t>(), score))</w:t>
      </w:r>
    </w:p>
    <w:p w14:paraId="7A4A2C5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A94B77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输出结果：</w:t>
      </w:r>
    </w:p>
    <w:p w14:paraId="064F156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第0次训练权</w:t>
      </w:r>
      <w:proofErr w:type="gramStart"/>
      <w:r w:rsidRPr="00E32EF6">
        <w:rPr>
          <w:rFonts w:ascii="宋体" w:eastAsia="宋体" w:hAnsi="宋体" w:cs="宋体"/>
          <w:kern w:val="0"/>
          <w:sz w:val="24"/>
          <w:szCs w:val="24"/>
        </w:rPr>
        <w:t>值结果</w:t>
      </w:r>
      <w:proofErr w:type="gramEnd"/>
      <w:r w:rsidRPr="00E32EF6">
        <w:rPr>
          <w:rFonts w:ascii="宋体" w:eastAsia="宋体" w:hAnsi="宋体" w:cs="宋体"/>
          <w:kern w:val="0"/>
          <w:sz w:val="24"/>
          <w:szCs w:val="24"/>
        </w:rPr>
        <w:t>:[[0.9555]]，结果偏差：4377.27294921875</w:t>
      </w:r>
    </w:p>
    <w:p w14:paraId="22F469E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w:t>
      </w:r>
    </w:p>
    <w:p w14:paraId="158FB53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第99次训练权</w:t>
      </w:r>
      <w:proofErr w:type="gramStart"/>
      <w:r w:rsidRPr="00E32EF6">
        <w:rPr>
          <w:rFonts w:ascii="宋体" w:eastAsia="宋体" w:hAnsi="宋体" w:cs="宋体"/>
          <w:kern w:val="0"/>
          <w:sz w:val="24"/>
          <w:szCs w:val="24"/>
        </w:rPr>
        <w:t>值结果</w:t>
      </w:r>
      <w:proofErr w:type="gramEnd"/>
      <w:r w:rsidRPr="00E32EF6">
        <w:rPr>
          <w:rFonts w:ascii="宋体" w:eastAsia="宋体" w:hAnsi="宋体" w:cs="宋体"/>
          <w:kern w:val="0"/>
          <w:sz w:val="24"/>
          <w:szCs w:val="24"/>
        </w:rPr>
        <w:t>:[[2.0048]]，结果偏差：0.10316929966211319</w:t>
      </w:r>
    </w:p>
    <w:p w14:paraId="4526A5FD"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从这段代码的结果可以看到最开始权值初始值为0.9555，偏差为4377.27294921875，经过100次训练后，权值为2.0048，偏差为0.1那样，从而可以证实我们前面的思路是对的。</w:t>
      </w:r>
    </w:p>
    <w:p w14:paraId="76BAB38C"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其实上面的代码里不止更新了权值，也更新了偏置值bias，只不过这里为了更加简单的解释，而没有进行说明，可以通过</w:t>
      </w:r>
      <w:proofErr w:type="spellStart"/>
      <w:r w:rsidRPr="00E32EF6">
        <w:rPr>
          <w:rFonts w:ascii="宋体" w:eastAsia="宋体" w:hAnsi="宋体" w:cs="宋体"/>
          <w:kern w:val="0"/>
          <w:sz w:val="24"/>
          <w:szCs w:val="24"/>
        </w:rPr>
        <w:t>matrix.bias</w:t>
      </w:r>
      <w:proofErr w:type="spellEnd"/>
      <w:r w:rsidRPr="00E32EF6">
        <w:rPr>
          <w:rFonts w:ascii="宋体" w:eastAsia="宋体" w:hAnsi="宋体" w:cs="宋体"/>
          <w:kern w:val="0"/>
          <w:sz w:val="24"/>
          <w:szCs w:val="24"/>
        </w:rPr>
        <w:t>可以调用查看，最终会发现偏置值接近1左右（假设是0.99），而偏置值就是在与矩阵相乘后加上的值，所以可以看出通过训练以后，矩阵和偏置拟合成了函数：y = 2.0048x + 0.99。</w:t>
      </w:r>
    </w:p>
    <w:p w14:paraId="7386FD7D"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上面介绍的是线性拟合的例子，即数学相关的示例，而放在生活应用当中，其就可以理解成拟合一个特定要求的函数，比如识别图片中人脸的场景中就是：</w:t>
      </w:r>
      <w:r w:rsidRPr="00E32EF6">
        <w:rPr>
          <w:rFonts w:ascii="宋体" w:eastAsia="宋体" w:hAnsi="宋体" w:cs="宋体"/>
          <w:kern w:val="0"/>
          <w:sz w:val="24"/>
          <w:szCs w:val="24"/>
        </w:rPr>
        <w:br/>
      </w:r>
      <w:r w:rsidRPr="00E32EF6">
        <w:rPr>
          <w:rFonts w:ascii="宋体" w:eastAsia="宋体" w:hAnsi="宋体" w:cs="宋体"/>
          <w:noProof/>
          <w:kern w:val="0"/>
          <w:sz w:val="24"/>
          <w:szCs w:val="24"/>
        </w:rPr>
        <mc:AlternateContent>
          <mc:Choice Requires="wps">
            <w:drawing>
              <wp:inline distT="0" distB="0" distL="0" distR="0" wp14:anchorId="676D1E43" wp14:editId="602EE214">
                <wp:extent cx="304800" cy="304800"/>
                <wp:effectExtent l="0" t="0" r="0" b="0"/>
                <wp:docPr id="3" name="AutoShape 1" descr="F(图片) = 人脸坐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89CD97" id="AutoShape 1" o:spid="_x0000_s1026" alt="F(图片) = 人脸坐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d&#10;NN81GQIAAOUDAAAOAAAAAAAAAAAAAAAAAC4CAABkcnMvZTJvRG9jLnhtbFBLAQItABQABgAIAAAA&#10;IQBMoOks2AAAAAMBAAAPAAAAAAAAAAAAAAAAAHMEAABkcnMvZG93bnJldi54bWxQSwUGAAAAAAQA&#10;BADzAAAAeAUAAAAA&#10;" filled="f" stroked="f">
                <o:lock v:ext="edit" aspectratio="t"/>
                <w10:anchorlock/>
              </v:rect>
            </w:pict>
          </mc:Fallback>
        </mc:AlternateContent>
      </w:r>
      <w:r w:rsidRPr="00E32EF6">
        <w:rPr>
          <w:rFonts w:ascii="宋体" w:eastAsia="宋体" w:hAnsi="宋体" w:cs="宋体"/>
          <w:kern w:val="0"/>
          <w:sz w:val="24"/>
          <w:szCs w:val="24"/>
        </w:rPr>
        <w:br/>
        <w:t>即输入图片到函数当中，输出的就是人脸对应的坐标，而我们的目标就是要实现这个函数（经过不断训练，修正模型中的参数）</w:t>
      </w:r>
    </w:p>
    <w:p w14:paraId="1CB79987"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通过上面的介绍，想必你应该对</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以及深度学习有了一点入门的了解了，而本文接下来也将针对于</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的基本使用</w:t>
      </w:r>
      <w:proofErr w:type="gramStart"/>
      <w:r w:rsidRPr="00E32EF6">
        <w:rPr>
          <w:rFonts w:ascii="宋体" w:eastAsia="宋体" w:hAnsi="宋体" w:cs="宋体"/>
          <w:kern w:val="0"/>
          <w:sz w:val="24"/>
          <w:szCs w:val="24"/>
        </w:rPr>
        <w:t>作出</w:t>
      </w:r>
      <w:proofErr w:type="gramEnd"/>
      <w:r w:rsidRPr="00E32EF6">
        <w:rPr>
          <w:rFonts w:ascii="宋体" w:eastAsia="宋体" w:hAnsi="宋体" w:cs="宋体"/>
          <w:kern w:val="0"/>
          <w:sz w:val="24"/>
          <w:szCs w:val="24"/>
        </w:rPr>
        <w:t>介绍</w:t>
      </w:r>
    </w:p>
    <w:p w14:paraId="4A897FEC" w14:textId="77777777" w:rsidR="00E32EF6" w:rsidRPr="00E32EF6" w:rsidRDefault="00E32EF6" w:rsidP="00E32EF6">
      <w:pPr>
        <w:widowControl/>
        <w:spacing w:before="100" w:beforeAutospacing="1" w:after="100" w:afterAutospacing="1"/>
        <w:jc w:val="left"/>
        <w:outlineLvl w:val="2"/>
        <w:rPr>
          <w:rFonts w:ascii="宋体" w:eastAsia="宋体" w:hAnsi="宋体" w:cs="宋体"/>
          <w:b/>
          <w:bCs/>
          <w:kern w:val="0"/>
          <w:sz w:val="27"/>
          <w:szCs w:val="27"/>
        </w:rPr>
      </w:pPr>
      <w:r w:rsidRPr="00E32EF6">
        <w:rPr>
          <w:rFonts w:ascii="宋体" w:eastAsia="宋体" w:hAnsi="宋体" w:cs="宋体"/>
          <w:b/>
          <w:bCs/>
          <w:kern w:val="0"/>
          <w:sz w:val="27"/>
          <w:szCs w:val="27"/>
        </w:rPr>
        <w:t>安装</w:t>
      </w:r>
    </w:p>
    <w:p w14:paraId="17FD5D33"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分为CPU和GPU版本：</w:t>
      </w:r>
    </w:p>
    <w:p w14:paraId="6DED268C" w14:textId="77777777" w:rsidR="00E32EF6" w:rsidRPr="00E32EF6" w:rsidRDefault="00E32EF6" w:rsidP="00E32EF6">
      <w:pPr>
        <w:widowControl/>
        <w:numPr>
          <w:ilvl w:val="0"/>
          <w:numId w:val="17"/>
        </w:numPr>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CPU版本下载：</w:t>
      </w:r>
      <w:r w:rsidRPr="00E32EF6">
        <w:rPr>
          <w:rFonts w:ascii="宋体" w:eastAsia="宋体" w:hAnsi="宋体" w:cs="宋体"/>
          <w:kern w:val="0"/>
          <w:sz w:val="24"/>
          <w:szCs w:val="24"/>
        </w:rPr>
        <w:br/>
        <w:t>直接pip下载容易出问题，因此这里推荐离线下载：</w:t>
      </w:r>
      <w:r w:rsidRPr="00E32EF6">
        <w:rPr>
          <w:rFonts w:ascii="宋体" w:eastAsia="宋体" w:hAnsi="宋体" w:cs="宋体"/>
          <w:kern w:val="0"/>
          <w:sz w:val="24"/>
          <w:szCs w:val="24"/>
        </w:rPr>
        <w:br/>
        <w:t>1.进入网址：</w:t>
      </w:r>
      <w:r w:rsidRPr="00E32EF6">
        <w:rPr>
          <w:rFonts w:ascii="宋体" w:eastAsia="宋体" w:hAnsi="宋体" w:cs="宋体"/>
          <w:kern w:val="0"/>
          <w:sz w:val="24"/>
          <w:szCs w:val="24"/>
        </w:rPr>
        <w:fldChar w:fldCharType="begin"/>
      </w:r>
      <w:r w:rsidRPr="00E32EF6">
        <w:rPr>
          <w:rFonts w:ascii="宋体" w:eastAsia="宋体" w:hAnsi="宋体" w:cs="宋体"/>
          <w:kern w:val="0"/>
          <w:sz w:val="24"/>
          <w:szCs w:val="24"/>
        </w:rPr>
        <w:instrText xml:space="preserve"> HYPERLINK "https://links.jianshu.com/go?to=https%3A%2F%2Fwww.lfd.uci.edu%2F%7Egohlke%2Fpythonlibs%2F%23pytorch" \t "_blank" </w:instrText>
      </w:r>
      <w:r w:rsidRPr="00E32EF6">
        <w:rPr>
          <w:rFonts w:ascii="宋体" w:eastAsia="宋体" w:hAnsi="宋体" w:cs="宋体"/>
          <w:kern w:val="0"/>
          <w:sz w:val="24"/>
          <w:szCs w:val="24"/>
        </w:rPr>
        <w:fldChar w:fldCharType="separate"/>
      </w:r>
      <w:r w:rsidRPr="00E32EF6">
        <w:rPr>
          <w:rFonts w:ascii="宋体" w:eastAsia="宋体" w:hAnsi="宋体" w:cs="宋体"/>
          <w:color w:val="0000FF"/>
          <w:kern w:val="0"/>
          <w:sz w:val="24"/>
          <w:szCs w:val="24"/>
          <w:u w:val="single"/>
        </w:rPr>
        <w:t>https://www.lfd.uci.edu/~gohlke/pythonlibs/#pytorch</w:t>
      </w:r>
      <w:r w:rsidRPr="00E32EF6">
        <w:rPr>
          <w:rFonts w:ascii="宋体" w:eastAsia="宋体" w:hAnsi="宋体" w:cs="宋体"/>
          <w:kern w:val="0"/>
          <w:sz w:val="24"/>
          <w:szCs w:val="24"/>
        </w:rPr>
        <w:fldChar w:fldCharType="end"/>
      </w:r>
      <w:r w:rsidRPr="00E32EF6">
        <w:rPr>
          <w:rFonts w:ascii="宋体" w:eastAsia="宋体" w:hAnsi="宋体" w:cs="宋体"/>
          <w:kern w:val="0"/>
          <w:sz w:val="24"/>
          <w:szCs w:val="24"/>
        </w:rPr>
        <w:t>或者</w:t>
      </w:r>
      <w:r w:rsidRPr="00E32EF6">
        <w:rPr>
          <w:rFonts w:ascii="宋体" w:eastAsia="宋体" w:hAnsi="宋体" w:cs="宋体"/>
          <w:kern w:val="0"/>
          <w:sz w:val="24"/>
          <w:szCs w:val="24"/>
        </w:rPr>
        <w:fldChar w:fldCharType="begin"/>
      </w:r>
      <w:r w:rsidRPr="00E32EF6">
        <w:rPr>
          <w:rFonts w:ascii="宋体" w:eastAsia="宋体" w:hAnsi="宋体" w:cs="宋体"/>
          <w:kern w:val="0"/>
          <w:sz w:val="24"/>
          <w:szCs w:val="24"/>
        </w:rPr>
        <w:instrText xml:space="preserve"> HYPERLINK "https://links.jianshu.com/go?to=https%3A%2F%2Fdownload.pytorch.org%2Fwhl%2Ftorch_stable.html" \t "_blank" </w:instrText>
      </w:r>
      <w:r w:rsidRPr="00E32EF6">
        <w:rPr>
          <w:rFonts w:ascii="宋体" w:eastAsia="宋体" w:hAnsi="宋体" w:cs="宋体"/>
          <w:kern w:val="0"/>
          <w:sz w:val="24"/>
          <w:szCs w:val="24"/>
        </w:rPr>
        <w:fldChar w:fldCharType="separate"/>
      </w:r>
      <w:r w:rsidRPr="00E32EF6">
        <w:rPr>
          <w:rFonts w:ascii="宋体" w:eastAsia="宋体" w:hAnsi="宋体" w:cs="宋体"/>
          <w:color w:val="0000FF"/>
          <w:kern w:val="0"/>
          <w:sz w:val="24"/>
          <w:szCs w:val="24"/>
          <w:u w:val="single"/>
        </w:rPr>
        <w:t>https://download.pytorch.org/whl/torch_stable.html</w:t>
      </w:r>
      <w:r w:rsidRPr="00E32EF6">
        <w:rPr>
          <w:rFonts w:ascii="宋体" w:eastAsia="宋体" w:hAnsi="宋体" w:cs="宋体"/>
          <w:kern w:val="0"/>
          <w:sz w:val="24"/>
          <w:szCs w:val="24"/>
        </w:rPr>
        <w:fldChar w:fldCharType="end"/>
      </w:r>
      <w:r w:rsidRPr="00E32EF6">
        <w:rPr>
          <w:rFonts w:ascii="宋体" w:eastAsia="宋体" w:hAnsi="宋体" w:cs="宋体"/>
          <w:kern w:val="0"/>
          <w:sz w:val="24"/>
          <w:szCs w:val="24"/>
        </w:rPr>
        <w:t>，下载对应版本的</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br/>
        <w:t>2.pip安装对应的下载文件</w:t>
      </w:r>
    </w:p>
    <w:p w14:paraId="3DECAB77" w14:textId="77777777" w:rsidR="00E32EF6" w:rsidRPr="00E32EF6" w:rsidRDefault="00E32EF6" w:rsidP="00E32EF6">
      <w:pPr>
        <w:widowControl/>
        <w:numPr>
          <w:ilvl w:val="0"/>
          <w:numId w:val="17"/>
        </w:numPr>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lastRenderedPageBreak/>
        <w:t>GPU下载：</w:t>
      </w:r>
      <w:r w:rsidRPr="00E32EF6">
        <w:rPr>
          <w:rFonts w:ascii="宋体" w:eastAsia="宋体" w:hAnsi="宋体" w:cs="宋体"/>
          <w:kern w:val="0"/>
          <w:sz w:val="24"/>
          <w:szCs w:val="24"/>
        </w:rPr>
        <w:br/>
        <w:t>1.先安装</w:t>
      </w:r>
      <w:proofErr w:type="spellStart"/>
      <w:r w:rsidRPr="00E32EF6">
        <w:rPr>
          <w:rFonts w:ascii="宋体" w:eastAsia="宋体" w:hAnsi="宋体" w:cs="宋体"/>
          <w:kern w:val="0"/>
          <w:sz w:val="24"/>
          <w:szCs w:val="24"/>
        </w:rPr>
        <w:t>cuda</w:t>
      </w:r>
      <w:proofErr w:type="spellEnd"/>
      <w:r w:rsidRPr="00E32EF6">
        <w:rPr>
          <w:rFonts w:ascii="宋体" w:eastAsia="宋体" w:hAnsi="宋体" w:cs="宋体"/>
          <w:kern w:val="0"/>
          <w:sz w:val="24"/>
          <w:szCs w:val="24"/>
        </w:rPr>
        <w:t>：</w:t>
      </w:r>
      <w:r w:rsidRPr="00E32EF6">
        <w:rPr>
          <w:rFonts w:ascii="宋体" w:eastAsia="宋体" w:hAnsi="宋体" w:cs="宋体"/>
          <w:kern w:val="0"/>
          <w:sz w:val="24"/>
          <w:szCs w:val="24"/>
        </w:rPr>
        <w:fldChar w:fldCharType="begin"/>
      </w:r>
      <w:r w:rsidRPr="00E32EF6">
        <w:rPr>
          <w:rFonts w:ascii="宋体" w:eastAsia="宋体" w:hAnsi="宋体" w:cs="宋体"/>
          <w:kern w:val="0"/>
          <w:sz w:val="24"/>
          <w:szCs w:val="24"/>
        </w:rPr>
        <w:instrText xml:space="preserve"> HYPERLINK "https://links.jianshu.com/go?to=https%3A%2F%2Fdeveloper.nvidia.com%2Fcuda-downloads" \t "_blank" </w:instrText>
      </w:r>
      <w:r w:rsidRPr="00E32EF6">
        <w:rPr>
          <w:rFonts w:ascii="宋体" w:eastAsia="宋体" w:hAnsi="宋体" w:cs="宋体"/>
          <w:kern w:val="0"/>
          <w:sz w:val="24"/>
          <w:szCs w:val="24"/>
        </w:rPr>
        <w:fldChar w:fldCharType="separate"/>
      </w:r>
      <w:r w:rsidRPr="00E32EF6">
        <w:rPr>
          <w:rFonts w:ascii="宋体" w:eastAsia="宋体" w:hAnsi="宋体" w:cs="宋体"/>
          <w:color w:val="0000FF"/>
          <w:kern w:val="0"/>
          <w:sz w:val="24"/>
          <w:szCs w:val="24"/>
          <w:u w:val="single"/>
        </w:rPr>
        <w:t>https://developer.nvidia.com/cuda-downloads</w:t>
      </w:r>
      <w:r w:rsidRPr="00E32EF6">
        <w:rPr>
          <w:rFonts w:ascii="宋体" w:eastAsia="宋体" w:hAnsi="宋体" w:cs="宋体"/>
          <w:kern w:val="0"/>
          <w:sz w:val="24"/>
          <w:szCs w:val="24"/>
        </w:rPr>
        <w:fldChar w:fldCharType="end"/>
      </w:r>
      <w:r w:rsidRPr="00E32EF6">
        <w:rPr>
          <w:rFonts w:ascii="宋体" w:eastAsia="宋体" w:hAnsi="宋体" w:cs="宋体"/>
          <w:kern w:val="0"/>
          <w:sz w:val="24"/>
          <w:szCs w:val="24"/>
        </w:rPr>
        <w:br/>
        <w:t>2.下载并安装GPU版本</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文件</w:t>
      </w:r>
    </w:p>
    <w:p w14:paraId="3B7ACF92" w14:textId="77777777" w:rsidR="00E32EF6" w:rsidRPr="00E32EF6" w:rsidRDefault="00E32EF6" w:rsidP="00E32EF6">
      <w:pPr>
        <w:widowControl/>
        <w:spacing w:before="100" w:beforeAutospacing="1" w:after="100" w:afterAutospacing="1"/>
        <w:jc w:val="left"/>
        <w:outlineLvl w:val="2"/>
        <w:rPr>
          <w:rFonts w:ascii="宋体" w:eastAsia="宋体" w:hAnsi="宋体" w:cs="宋体"/>
          <w:b/>
          <w:bCs/>
          <w:kern w:val="0"/>
          <w:sz w:val="27"/>
          <w:szCs w:val="27"/>
        </w:rPr>
      </w:pPr>
      <w:r w:rsidRPr="00E32EF6">
        <w:rPr>
          <w:rFonts w:ascii="宋体" w:eastAsia="宋体" w:hAnsi="宋体" w:cs="宋体"/>
          <w:b/>
          <w:bCs/>
          <w:kern w:val="0"/>
          <w:sz w:val="27"/>
          <w:szCs w:val="27"/>
        </w:rPr>
        <w:t>简单示例-线性拟合</w:t>
      </w:r>
    </w:p>
    <w:p w14:paraId="7179D79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import torch</w:t>
      </w:r>
    </w:p>
    <w:p w14:paraId="6A51E8D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import </w:t>
      </w:r>
      <w:proofErr w:type="spellStart"/>
      <w:proofErr w:type="gramStart"/>
      <w:r w:rsidRPr="00E32EF6">
        <w:rPr>
          <w:rFonts w:ascii="宋体" w:eastAsia="宋体" w:hAnsi="宋体" w:cs="宋体"/>
          <w:kern w:val="0"/>
          <w:sz w:val="24"/>
          <w:szCs w:val="24"/>
        </w:rPr>
        <w:t>matplotlib.pyplot</w:t>
      </w:r>
      <w:proofErr w:type="spellEnd"/>
      <w:proofErr w:type="gramEnd"/>
      <w:r w:rsidRPr="00E32EF6">
        <w:rPr>
          <w:rFonts w:ascii="宋体" w:eastAsia="宋体" w:hAnsi="宋体" w:cs="宋体"/>
          <w:kern w:val="0"/>
          <w:sz w:val="24"/>
          <w:szCs w:val="24"/>
        </w:rPr>
        <w:t xml:space="preserve"> as </w:t>
      </w:r>
      <w:proofErr w:type="spellStart"/>
      <w:r w:rsidRPr="00E32EF6">
        <w:rPr>
          <w:rFonts w:ascii="宋体" w:eastAsia="宋体" w:hAnsi="宋体" w:cs="宋体"/>
          <w:kern w:val="0"/>
          <w:sz w:val="24"/>
          <w:szCs w:val="24"/>
        </w:rPr>
        <w:t>plt</w:t>
      </w:r>
      <w:proofErr w:type="spellEnd"/>
    </w:p>
    <w:p w14:paraId="635D961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8537CA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 = 2</w:t>
      </w:r>
    </w:p>
    <w:p w14:paraId="55E197B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b = 1</w:t>
      </w:r>
    </w:p>
    <w:p w14:paraId="4A851B4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noise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(100, 1)</w:t>
      </w:r>
    </w:p>
    <w:p w14:paraId="6F74FCB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x = </w:t>
      </w:r>
      <w:proofErr w:type="spellStart"/>
      <w:proofErr w:type="gramStart"/>
      <w:r w:rsidRPr="00E32EF6">
        <w:rPr>
          <w:rFonts w:ascii="宋体" w:eastAsia="宋体" w:hAnsi="宋体" w:cs="宋体"/>
          <w:kern w:val="0"/>
          <w:sz w:val="24"/>
          <w:szCs w:val="24"/>
        </w:rPr>
        <w:t>torch.unsqueeze</w:t>
      </w:r>
      <w:proofErr w:type="spellEnd"/>
      <w:proofErr w:type="gram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torch.linspace</w:t>
      </w:r>
      <w:proofErr w:type="spellEnd"/>
      <w:r w:rsidRPr="00E32EF6">
        <w:rPr>
          <w:rFonts w:ascii="宋体" w:eastAsia="宋体" w:hAnsi="宋体" w:cs="宋体"/>
          <w:kern w:val="0"/>
          <w:sz w:val="24"/>
          <w:szCs w:val="24"/>
        </w:rPr>
        <w:t>(-1, 1, 100), dim=1)</w:t>
      </w:r>
    </w:p>
    <w:p w14:paraId="760FC49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因为输入层格式要为(-1, 1)，所以这里将(100)的格式转成(100, 1)</w:t>
      </w:r>
    </w:p>
    <w:p w14:paraId="55F65D2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y = w*x + b + noise</w:t>
      </w:r>
    </w:p>
    <w:p w14:paraId="675F875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拟合分布在y=2x+1上并且带有噪声的散点</w:t>
      </w:r>
    </w:p>
    <w:p w14:paraId="56D7F1F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model =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nn.Sequential</w:t>
      </w:r>
      <w:proofErr w:type="spellEnd"/>
      <w:proofErr w:type="gramEnd"/>
      <w:r w:rsidRPr="00E32EF6">
        <w:rPr>
          <w:rFonts w:ascii="宋体" w:eastAsia="宋体" w:hAnsi="宋体" w:cs="宋体"/>
          <w:kern w:val="0"/>
          <w:sz w:val="24"/>
          <w:szCs w:val="24"/>
        </w:rPr>
        <w:t>(</w:t>
      </w:r>
    </w:p>
    <w:p w14:paraId="356A770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nn.Linear</w:t>
      </w:r>
      <w:proofErr w:type="spellEnd"/>
      <w:proofErr w:type="gramEnd"/>
      <w:r w:rsidRPr="00E32EF6">
        <w:rPr>
          <w:rFonts w:ascii="宋体" w:eastAsia="宋体" w:hAnsi="宋体" w:cs="宋体"/>
          <w:kern w:val="0"/>
          <w:sz w:val="24"/>
          <w:szCs w:val="24"/>
        </w:rPr>
        <w:t>(1, 16),</w:t>
      </w:r>
    </w:p>
    <w:p w14:paraId="50645F3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nn.Tanh</w:t>
      </w:r>
      <w:proofErr w:type="spellEnd"/>
      <w:proofErr w:type="gramEnd"/>
      <w:r w:rsidRPr="00E32EF6">
        <w:rPr>
          <w:rFonts w:ascii="宋体" w:eastAsia="宋体" w:hAnsi="宋体" w:cs="宋体"/>
          <w:kern w:val="0"/>
          <w:sz w:val="24"/>
          <w:szCs w:val="24"/>
        </w:rPr>
        <w:t>(),</w:t>
      </w:r>
    </w:p>
    <w:p w14:paraId="35A6AD5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nn.Linear</w:t>
      </w:r>
      <w:proofErr w:type="spellEnd"/>
      <w:proofErr w:type="gramEnd"/>
      <w:r w:rsidRPr="00E32EF6">
        <w:rPr>
          <w:rFonts w:ascii="宋体" w:eastAsia="宋体" w:hAnsi="宋体" w:cs="宋体"/>
          <w:kern w:val="0"/>
          <w:sz w:val="24"/>
          <w:szCs w:val="24"/>
        </w:rPr>
        <w:t>(16, 1),</w:t>
      </w:r>
    </w:p>
    <w:p w14:paraId="5655621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
    <w:p w14:paraId="24A1B52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自定义的网络，带有2个全连接层和一个tanh层</w:t>
      </w:r>
    </w:p>
    <w:p w14:paraId="6AAF38A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32EF6">
        <w:rPr>
          <w:rFonts w:ascii="宋体" w:eastAsia="宋体" w:hAnsi="宋体" w:cs="宋体"/>
          <w:kern w:val="0"/>
          <w:sz w:val="24"/>
          <w:szCs w:val="24"/>
        </w:rPr>
        <w:t>loss_fun</w:t>
      </w:r>
      <w:proofErr w:type="spell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nn.MSELoss</w:t>
      </w:r>
      <w:proofErr w:type="spellEnd"/>
      <w:proofErr w:type="gramEnd"/>
      <w:r w:rsidRPr="00E32EF6">
        <w:rPr>
          <w:rFonts w:ascii="宋体" w:eastAsia="宋体" w:hAnsi="宋体" w:cs="宋体"/>
          <w:kern w:val="0"/>
          <w:sz w:val="24"/>
          <w:szCs w:val="24"/>
        </w:rPr>
        <w:t>()</w:t>
      </w:r>
    </w:p>
    <w:p w14:paraId="5F1CAA2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定义损失函数为均方差</w:t>
      </w:r>
    </w:p>
    <w:p w14:paraId="69B81A9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optimizer = </w:t>
      </w:r>
      <w:proofErr w:type="spellStart"/>
      <w:proofErr w:type="gramStart"/>
      <w:r w:rsidRPr="00E32EF6">
        <w:rPr>
          <w:rFonts w:ascii="宋体" w:eastAsia="宋体" w:hAnsi="宋体" w:cs="宋体"/>
          <w:kern w:val="0"/>
          <w:sz w:val="24"/>
          <w:szCs w:val="24"/>
        </w:rPr>
        <w:t>torch.optim</w:t>
      </w:r>
      <w:proofErr w:type="gramEnd"/>
      <w:r w:rsidRPr="00E32EF6">
        <w:rPr>
          <w:rFonts w:ascii="宋体" w:eastAsia="宋体" w:hAnsi="宋体" w:cs="宋体"/>
          <w:kern w:val="0"/>
          <w:sz w:val="24"/>
          <w:szCs w:val="24"/>
        </w:rPr>
        <w:t>.Adam</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model.parameters</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lr</w:t>
      </w:r>
      <w:proofErr w:type="spellEnd"/>
      <w:r w:rsidRPr="00E32EF6">
        <w:rPr>
          <w:rFonts w:ascii="宋体" w:eastAsia="宋体" w:hAnsi="宋体" w:cs="宋体"/>
          <w:kern w:val="0"/>
          <w:sz w:val="24"/>
          <w:szCs w:val="24"/>
        </w:rPr>
        <w:t>=0.001)</w:t>
      </w:r>
    </w:p>
    <w:p w14:paraId="56E1FCA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使用</w:t>
      </w:r>
      <w:proofErr w:type="spellStart"/>
      <w:r w:rsidRPr="00E32EF6">
        <w:rPr>
          <w:rFonts w:ascii="宋体" w:eastAsia="宋体" w:hAnsi="宋体" w:cs="宋体"/>
          <w:kern w:val="0"/>
          <w:sz w:val="24"/>
          <w:szCs w:val="24"/>
        </w:rPr>
        <w:t>adam</w:t>
      </w:r>
      <w:proofErr w:type="spellEnd"/>
      <w:r w:rsidRPr="00E32EF6">
        <w:rPr>
          <w:rFonts w:ascii="宋体" w:eastAsia="宋体" w:hAnsi="宋体" w:cs="宋体"/>
          <w:kern w:val="0"/>
          <w:sz w:val="24"/>
          <w:szCs w:val="24"/>
        </w:rPr>
        <w:t>作为优化器更新网络模型的权重，学习率为0.01</w:t>
      </w:r>
    </w:p>
    <w:p w14:paraId="36A7A4E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86D4DB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plt.ion</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t>
      </w:r>
    </w:p>
    <w:p w14:paraId="744C2B1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图形交互</w:t>
      </w:r>
    </w:p>
    <w:p w14:paraId="291F077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for _ in </w:t>
      </w:r>
      <w:proofErr w:type="gramStart"/>
      <w:r w:rsidRPr="00E32EF6">
        <w:rPr>
          <w:rFonts w:ascii="宋体" w:eastAsia="宋体" w:hAnsi="宋体" w:cs="宋体"/>
          <w:kern w:val="0"/>
          <w:sz w:val="24"/>
          <w:szCs w:val="24"/>
        </w:rPr>
        <w:t>range(</w:t>
      </w:r>
      <w:proofErr w:type="gramEnd"/>
      <w:r w:rsidRPr="00E32EF6">
        <w:rPr>
          <w:rFonts w:ascii="宋体" w:eastAsia="宋体" w:hAnsi="宋体" w:cs="宋体"/>
          <w:kern w:val="0"/>
          <w:sz w:val="24"/>
          <w:szCs w:val="24"/>
        </w:rPr>
        <w:t>1000):</w:t>
      </w:r>
    </w:p>
    <w:p w14:paraId="266E844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ax = </w:t>
      </w:r>
      <w:proofErr w:type="spellStart"/>
      <w:proofErr w:type="gramStart"/>
      <w:r w:rsidRPr="00E32EF6">
        <w:rPr>
          <w:rFonts w:ascii="宋体" w:eastAsia="宋体" w:hAnsi="宋体" w:cs="宋体"/>
          <w:kern w:val="0"/>
          <w:sz w:val="24"/>
          <w:szCs w:val="24"/>
        </w:rPr>
        <w:t>plt.axes</w:t>
      </w:r>
      <w:proofErr w:type="spellEnd"/>
      <w:proofErr w:type="gramEnd"/>
      <w:r w:rsidRPr="00E32EF6">
        <w:rPr>
          <w:rFonts w:ascii="宋体" w:eastAsia="宋体" w:hAnsi="宋体" w:cs="宋体"/>
          <w:kern w:val="0"/>
          <w:sz w:val="24"/>
          <w:szCs w:val="24"/>
        </w:rPr>
        <w:t>()</w:t>
      </w:r>
    </w:p>
    <w:p w14:paraId="78D4562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output = model(x)</w:t>
      </w:r>
    </w:p>
    <w:p w14:paraId="04FAEEC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数据向后传播（经过网络层的一次计算）</w:t>
      </w:r>
    </w:p>
    <w:p w14:paraId="29A696C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    loss = </w:t>
      </w:r>
      <w:proofErr w:type="spellStart"/>
      <w:r w:rsidRPr="00E32EF6">
        <w:rPr>
          <w:rFonts w:ascii="宋体" w:eastAsia="宋体" w:hAnsi="宋体" w:cs="宋体"/>
          <w:kern w:val="0"/>
          <w:sz w:val="24"/>
          <w:szCs w:val="24"/>
        </w:rPr>
        <w:t>loss_</w:t>
      </w:r>
      <w:proofErr w:type="gramStart"/>
      <w:r w:rsidRPr="00E32EF6">
        <w:rPr>
          <w:rFonts w:ascii="宋体" w:eastAsia="宋体" w:hAnsi="宋体" w:cs="宋体"/>
          <w:kern w:val="0"/>
          <w:sz w:val="24"/>
          <w:szCs w:val="24"/>
        </w:rPr>
        <w:t>fun</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output, y)</w:t>
      </w:r>
    </w:p>
    <w:p w14:paraId="76F2B49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计算损失值</w:t>
      </w:r>
    </w:p>
    <w:p w14:paraId="580616E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w:t>
      </w:r>
      <w:proofErr w:type="gramStart"/>
      <w:r w:rsidRPr="00E32EF6">
        <w:rPr>
          <w:rFonts w:ascii="宋体" w:eastAsia="宋体" w:hAnsi="宋体" w:cs="宋体"/>
          <w:kern w:val="0"/>
          <w:sz w:val="24"/>
          <w:szCs w:val="24"/>
        </w:rPr>
        <w:t>print(</w:t>
      </w:r>
      <w:proofErr w:type="gramEnd"/>
      <w:r w:rsidRPr="00E32EF6">
        <w:rPr>
          <w:rFonts w:ascii="宋体" w:eastAsia="宋体" w:hAnsi="宋体" w:cs="宋体"/>
          <w:kern w:val="0"/>
          <w:sz w:val="24"/>
          <w:szCs w:val="24"/>
        </w:rPr>
        <w:t xml:space="preserve">"before </w:t>
      </w:r>
      <w:proofErr w:type="spellStart"/>
      <w:r w:rsidRPr="00E32EF6">
        <w:rPr>
          <w:rFonts w:ascii="宋体" w:eastAsia="宋体" w:hAnsi="宋体" w:cs="宋体"/>
          <w:kern w:val="0"/>
          <w:sz w:val="24"/>
          <w:szCs w:val="24"/>
        </w:rPr>
        <w:t>zero_grad</w:t>
      </w:r>
      <w:proofErr w:type="spellEnd"/>
      <w:r w:rsidRPr="00E32EF6">
        <w:rPr>
          <w:rFonts w:ascii="宋体" w:eastAsia="宋体" w:hAnsi="宋体" w:cs="宋体"/>
          <w:kern w:val="0"/>
          <w:sz w:val="24"/>
          <w:szCs w:val="24"/>
        </w:rPr>
        <w:t>:{}".format(list(</w:t>
      </w:r>
      <w:proofErr w:type="spellStart"/>
      <w:r w:rsidRPr="00E32EF6">
        <w:rPr>
          <w:rFonts w:ascii="宋体" w:eastAsia="宋体" w:hAnsi="宋体" w:cs="宋体"/>
          <w:kern w:val="0"/>
          <w:sz w:val="24"/>
          <w:szCs w:val="24"/>
        </w:rPr>
        <w:t>model.children</w:t>
      </w:r>
      <w:proofErr w:type="spellEnd"/>
      <w:r w:rsidRPr="00E32EF6">
        <w:rPr>
          <w:rFonts w:ascii="宋体" w:eastAsia="宋体" w:hAnsi="宋体" w:cs="宋体"/>
          <w:kern w:val="0"/>
          <w:sz w:val="24"/>
          <w:szCs w:val="24"/>
        </w:rPr>
        <w:t>())[0].</w:t>
      </w:r>
      <w:proofErr w:type="spellStart"/>
      <w:r w:rsidRPr="00E32EF6">
        <w:rPr>
          <w:rFonts w:ascii="宋体" w:eastAsia="宋体" w:hAnsi="宋体" w:cs="宋体"/>
          <w:kern w:val="0"/>
          <w:sz w:val="24"/>
          <w:szCs w:val="24"/>
        </w:rPr>
        <w:t>weight.grad</w:t>
      </w:r>
      <w:proofErr w:type="spellEnd"/>
      <w:r w:rsidRPr="00E32EF6">
        <w:rPr>
          <w:rFonts w:ascii="宋体" w:eastAsia="宋体" w:hAnsi="宋体" w:cs="宋体"/>
          <w:kern w:val="0"/>
          <w:sz w:val="24"/>
          <w:szCs w:val="24"/>
        </w:rPr>
        <w:t>))</w:t>
      </w:r>
    </w:p>
    <w:p w14:paraId="7CAABD3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w:t>
      </w:r>
      <w:proofErr w:type="gramStart"/>
      <w:r w:rsidRPr="00E32EF6">
        <w:rPr>
          <w:rFonts w:ascii="宋体" w:eastAsia="宋体" w:hAnsi="宋体" w:cs="宋体"/>
          <w:kern w:val="0"/>
          <w:sz w:val="24"/>
          <w:szCs w:val="24"/>
        </w:rPr>
        <w:t>print(</w:t>
      </w:r>
      <w:proofErr w:type="gramEnd"/>
      <w:r w:rsidRPr="00E32EF6">
        <w:rPr>
          <w:rFonts w:ascii="宋体" w:eastAsia="宋体" w:hAnsi="宋体" w:cs="宋体"/>
          <w:kern w:val="0"/>
          <w:sz w:val="24"/>
          <w:szCs w:val="24"/>
        </w:rPr>
        <w:t>"-"*100)</w:t>
      </w:r>
    </w:p>
    <w:p w14:paraId="3D28EFF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proofErr w:type="gramStart"/>
      <w:r w:rsidRPr="00E32EF6">
        <w:rPr>
          <w:rFonts w:ascii="宋体" w:eastAsia="宋体" w:hAnsi="宋体" w:cs="宋体"/>
          <w:kern w:val="0"/>
          <w:sz w:val="24"/>
          <w:szCs w:val="24"/>
        </w:rPr>
        <w:t>model.zero</w:t>
      </w:r>
      <w:proofErr w:type="gramEnd"/>
      <w:r w:rsidRPr="00E32EF6">
        <w:rPr>
          <w:rFonts w:ascii="宋体" w:eastAsia="宋体" w:hAnsi="宋体" w:cs="宋体"/>
          <w:kern w:val="0"/>
          <w:sz w:val="24"/>
          <w:szCs w:val="24"/>
        </w:rPr>
        <w:t>_grad</w:t>
      </w:r>
      <w:proofErr w:type="spellEnd"/>
      <w:r w:rsidRPr="00E32EF6">
        <w:rPr>
          <w:rFonts w:ascii="宋体" w:eastAsia="宋体" w:hAnsi="宋体" w:cs="宋体"/>
          <w:kern w:val="0"/>
          <w:sz w:val="24"/>
          <w:szCs w:val="24"/>
        </w:rPr>
        <w:t>()</w:t>
      </w:r>
    </w:p>
    <w:p w14:paraId="668BD26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优化器清空梯度</w:t>
      </w:r>
    </w:p>
    <w:p w14:paraId="1D132E7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w:t>
      </w:r>
      <w:proofErr w:type="gramStart"/>
      <w:r w:rsidRPr="00E32EF6">
        <w:rPr>
          <w:rFonts w:ascii="宋体" w:eastAsia="宋体" w:hAnsi="宋体" w:cs="宋体"/>
          <w:kern w:val="0"/>
          <w:sz w:val="24"/>
          <w:szCs w:val="24"/>
        </w:rPr>
        <w:t>print(</w:t>
      </w:r>
      <w:proofErr w:type="gramEnd"/>
      <w:r w:rsidRPr="00E32EF6">
        <w:rPr>
          <w:rFonts w:ascii="宋体" w:eastAsia="宋体" w:hAnsi="宋体" w:cs="宋体"/>
          <w:kern w:val="0"/>
          <w:sz w:val="24"/>
          <w:szCs w:val="24"/>
        </w:rPr>
        <w:t xml:space="preserve">"before </w:t>
      </w:r>
      <w:proofErr w:type="spellStart"/>
      <w:r w:rsidRPr="00E32EF6">
        <w:rPr>
          <w:rFonts w:ascii="宋体" w:eastAsia="宋体" w:hAnsi="宋体" w:cs="宋体"/>
          <w:kern w:val="0"/>
          <w:sz w:val="24"/>
          <w:szCs w:val="24"/>
        </w:rPr>
        <w:t>zero_grad</w:t>
      </w:r>
      <w:proofErr w:type="spellEnd"/>
      <w:r w:rsidRPr="00E32EF6">
        <w:rPr>
          <w:rFonts w:ascii="宋体" w:eastAsia="宋体" w:hAnsi="宋体" w:cs="宋体"/>
          <w:kern w:val="0"/>
          <w:sz w:val="24"/>
          <w:szCs w:val="24"/>
        </w:rPr>
        <w:t>:{}".format(list(</w:t>
      </w:r>
      <w:proofErr w:type="spellStart"/>
      <w:r w:rsidRPr="00E32EF6">
        <w:rPr>
          <w:rFonts w:ascii="宋体" w:eastAsia="宋体" w:hAnsi="宋体" w:cs="宋体"/>
          <w:kern w:val="0"/>
          <w:sz w:val="24"/>
          <w:szCs w:val="24"/>
        </w:rPr>
        <w:t>model.children</w:t>
      </w:r>
      <w:proofErr w:type="spellEnd"/>
      <w:r w:rsidRPr="00E32EF6">
        <w:rPr>
          <w:rFonts w:ascii="宋体" w:eastAsia="宋体" w:hAnsi="宋体" w:cs="宋体"/>
          <w:kern w:val="0"/>
          <w:sz w:val="24"/>
          <w:szCs w:val="24"/>
        </w:rPr>
        <w:t>())[0].</w:t>
      </w:r>
      <w:proofErr w:type="spellStart"/>
      <w:r w:rsidRPr="00E32EF6">
        <w:rPr>
          <w:rFonts w:ascii="宋体" w:eastAsia="宋体" w:hAnsi="宋体" w:cs="宋体"/>
          <w:kern w:val="0"/>
          <w:sz w:val="24"/>
          <w:szCs w:val="24"/>
        </w:rPr>
        <w:t>weight.grad</w:t>
      </w:r>
      <w:proofErr w:type="spellEnd"/>
      <w:r w:rsidRPr="00E32EF6">
        <w:rPr>
          <w:rFonts w:ascii="宋体" w:eastAsia="宋体" w:hAnsi="宋体" w:cs="宋体"/>
          <w:kern w:val="0"/>
          <w:sz w:val="24"/>
          <w:szCs w:val="24"/>
        </w:rPr>
        <w:t>))</w:t>
      </w:r>
    </w:p>
    <w:p w14:paraId="03EAEA9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w:t>
      </w:r>
      <w:proofErr w:type="gramStart"/>
      <w:r w:rsidRPr="00E32EF6">
        <w:rPr>
          <w:rFonts w:ascii="宋体" w:eastAsia="宋体" w:hAnsi="宋体" w:cs="宋体"/>
          <w:kern w:val="0"/>
          <w:sz w:val="24"/>
          <w:szCs w:val="24"/>
        </w:rPr>
        <w:t>print(</w:t>
      </w:r>
      <w:proofErr w:type="gramEnd"/>
      <w:r w:rsidRPr="00E32EF6">
        <w:rPr>
          <w:rFonts w:ascii="宋体" w:eastAsia="宋体" w:hAnsi="宋体" w:cs="宋体"/>
          <w:kern w:val="0"/>
          <w:sz w:val="24"/>
          <w:szCs w:val="24"/>
        </w:rPr>
        <w:t>"-"*100)</w:t>
      </w:r>
    </w:p>
    <w:p w14:paraId="66368EC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通过注释地方可以对比发现执行</w:t>
      </w:r>
      <w:proofErr w:type="spellStart"/>
      <w:r w:rsidRPr="00E32EF6">
        <w:rPr>
          <w:rFonts w:ascii="宋体" w:eastAsia="宋体" w:hAnsi="宋体" w:cs="宋体"/>
          <w:kern w:val="0"/>
          <w:sz w:val="24"/>
          <w:szCs w:val="24"/>
        </w:rPr>
        <w:t>zero_grad</w:t>
      </w:r>
      <w:proofErr w:type="spellEnd"/>
      <w:r w:rsidRPr="00E32EF6">
        <w:rPr>
          <w:rFonts w:ascii="宋体" w:eastAsia="宋体" w:hAnsi="宋体" w:cs="宋体"/>
          <w:kern w:val="0"/>
          <w:sz w:val="24"/>
          <w:szCs w:val="24"/>
        </w:rPr>
        <w:t>方法以后倒数梯度将会被清0</w:t>
      </w:r>
    </w:p>
    <w:p w14:paraId="560F4B2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如果不清空梯度的话，则会不断累加梯度，从而影响到当前梯度的计算</w:t>
      </w:r>
    </w:p>
    <w:p w14:paraId="23C38E4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proofErr w:type="gramStart"/>
      <w:r w:rsidRPr="00E32EF6">
        <w:rPr>
          <w:rFonts w:ascii="宋体" w:eastAsia="宋体" w:hAnsi="宋体" w:cs="宋体"/>
          <w:kern w:val="0"/>
          <w:sz w:val="24"/>
          <w:szCs w:val="24"/>
        </w:rPr>
        <w:t>loss.backward</w:t>
      </w:r>
      <w:proofErr w:type="spellEnd"/>
      <w:proofErr w:type="gramEnd"/>
      <w:r w:rsidRPr="00E32EF6">
        <w:rPr>
          <w:rFonts w:ascii="宋体" w:eastAsia="宋体" w:hAnsi="宋体" w:cs="宋体"/>
          <w:kern w:val="0"/>
          <w:sz w:val="24"/>
          <w:szCs w:val="24"/>
        </w:rPr>
        <w:t>()</w:t>
      </w:r>
    </w:p>
    <w:p w14:paraId="20363BF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向后传播，计算当前梯度，如果这步不执行，那么优化器更新时则会找不到梯度</w:t>
      </w:r>
    </w:p>
    <w:p w14:paraId="5BA679F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proofErr w:type="gramStart"/>
      <w:r w:rsidRPr="00E32EF6">
        <w:rPr>
          <w:rFonts w:ascii="宋体" w:eastAsia="宋体" w:hAnsi="宋体" w:cs="宋体"/>
          <w:kern w:val="0"/>
          <w:sz w:val="24"/>
          <w:szCs w:val="24"/>
        </w:rPr>
        <w:t>optimizer.step</w:t>
      </w:r>
      <w:proofErr w:type="spellEnd"/>
      <w:proofErr w:type="gramEnd"/>
      <w:r w:rsidRPr="00E32EF6">
        <w:rPr>
          <w:rFonts w:ascii="宋体" w:eastAsia="宋体" w:hAnsi="宋体" w:cs="宋体"/>
          <w:kern w:val="0"/>
          <w:sz w:val="24"/>
          <w:szCs w:val="24"/>
        </w:rPr>
        <w:t>()</w:t>
      </w:r>
    </w:p>
    <w:p w14:paraId="1CA11A4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优化器更新梯度参数，如果这步不执行，那么因为梯度没有发生改变，loss会一直计算最开始的那个梯度</w:t>
      </w:r>
    </w:p>
    <w:p w14:paraId="6B78BAD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if _ % 100 == 0:</w:t>
      </w:r>
    </w:p>
    <w:p w14:paraId="11A5207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proofErr w:type="gramStart"/>
      <w:r w:rsidRPr="00E32EF6">
        <w:rPr>
          <w:rFonts w:ascii="宋体" w:eastAsia="宋体" w:hAnsi="宋体" w:cs="宋体"/>
          <w:kern w:val="0"/>
          <w:sz w:val="24"/>
          <w:szCs w:val="24"/>
        </w:rPr>
        <w:t>plt.cla</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t>
      </w:r>
    </w:p>
    <w:p w14:paraId="06DBB5B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proofErr w:type="gramStart"/>
      <w:r w:rsidRPr="00E32EF6">
        <w:rPr>
          <w:rFonts w:ascii="宋体" w:eastAsia="宋体" w:hAnsi="宋体" w:cs="宋体"/>
          <w:kern w:val="0"/>
          <w:sz w:val="24"/>
          <w:szCs w:val="24"/>
        </w:rPr>
        <w:t>plt.scatter</w:t>
      </w:r>
      <w:proofErr w:type="spellEnd"/>
      <w:proofErr w:type="gram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x.data.numpy</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y.data.numpy</w:t>
      </w:r>
      <w:proofErr w:type="spellEnd"/>
      <w:r w:rsidRPr="00E32EF6">
        <w:rPr>
          <w:rFonts w:ascii="宋体" w:eastAsia="宋体" w:hAnsi="宋体" w:cs="宋体"/>
          <w:kern w:val="0"/>
          <w:sz w:val="24"/>
          <w:szCs w:val="24"/>
        </w:rPr>
        <w:t>())</w:t>
      </w:r>
    </w:p>
    <w:p w14:paraId="35D7460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proofErr w:type="gramStart"/>
      <w:r w:rsidRPr="00E32EF6">
        <w:rPr>
          <w:rFonts w:ascii="宋体" w:eastAsia="宋体" w:hAnsi="宋体" w:cs="宋体"/>
          <w:kern w:val="0"/>
          <w:sz w:val="24"/>
          <w:szCs w:val="24"/>
        </w:rPr>
        <w:t>plt.plot</w:t>
      </w:r>
      <w:proofErr w:type="spellEnd"/>
      <w:proofErr w:type="gram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x.data.numpy</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output.data.numpy</w:t>
      </w:r>
      <w:proofErr w:type="spellEnd"/>
      <w:r w:rsidRPr="00E32EF6">
        <w:rPr>
          <w:rFonts w:ascii="宋体" w:eastAsia="宋体" w:hAnsi="宋体" w:cs="宋体"/>
          <w:kern w:val="0"/>
          <w:sz w:val="24"/>
          <w:szCs w:val="24"/>
        </w:rPr>
        <w:t xml:space="preserve">(), 'r-', </w:t>
      </w:r>
      <w:proofErr w:type="spellStart"/>
      <w:r w:rsidRPr="00E32EF6">
        <w:rPr>
          <w:rFonts w:ascii="宋体" w:eastAsia="宋体" w:hAnsi="宋体" w:cs="宋体"/>
          <w:kern w:val="0"/>
          <w:sz w:val="24"/>
          <w:szCs w:val="24"/>
        </w:rPr>
        <w:t>lw</w:t>
      </w:r>
      <w:proofErr w:type="spellEnd"/>
      <w:r w:rsidRPr="00E32EF6">
        <w:rPr>
          <w:rFonts w:ascii="宋体" w:eastAsia="宋体" w:hAnsi="宋体" w:cs="宋体"/>
          <w:kern w:val="0"/>
          <w:sz w:val="24"/>
          <w:szCs w:val="24"/>
        </w:rPr>
        <w:t>=5)</w:t>
      </w:r>
    </w:p>
    <w:p w14:paraId="1EA69A3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plt.</w:t>
      </w:r>
      <w:proofErr w:type="gramStart"/>
      <w:r w:rsidRPr="00E32EF6">
        <w:rPr>
          <w:rFonts w:ascii="宋体" w:eastAsia="宋体" w:hAnsi="宋体" w:cs="宋体"/>
          <w:kern w:val="0"/>
          <w:sz w:val="24"/>
          <w:szCs w:val="24"/>
        </w:rPr>
        <w:t>text</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 xml:space="preserve">0.5, 0, 'Loss=%.4f' % </w:t>
      </w:r>
      <w:proofErr w:type="spellStart"/>
      <w:r w:rsidRPr="00E32EF6">
        <w:rPr>
          <w:rFonts w:ascii="宋体" w:eastAsia="宋体" w:hAnsi="宋体" w:cs="宋体"/>
          <w:kern w:val="0"/>
          <w:sz w:val="24"/>
          <w:szCs w:val="24"/>
        </w:rPr>
        <w:t>loss.data.numpy</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fontdict</w:t>
      </w:r>
      <w:proofErr w:type="spellEnd"/>
      <w:r w:rsidRPr="00E32EF6">
        <w:rPr>
          <w:rFonts w:ascii="宋体" w:eastAsia="宋体" w:hAnsi="宋体" w:cs="宋体"/>
          <w:kern w:val="0"/>
          <w:sz w:val="24"/>
          <w:szCs w:val="24"/>
        </w:rPr>
        <w:t>={'size': 20, 'color':  'red'})</w:t>
      </w:r>
    </w:p>
    <w:p w14:paraId="78770CB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proofErr w:type="gramStart"/>
      <w:r w:rsidRPr="00E32EF6">
        <w:rPr>
          <w:rFonts w:ascii="宋体" w:eastAsia="宋体" w:hAnsi="宋体" w:cs="宋体"/>
          <w:kern w:val="0"/>
          <w:sz w:val="24"/>
          <w:szCs w:val="24"/>
        </w:rPr>
        <w:t>plt.pause</w:t>
      </w:r>
      <w:proofErr w:type="spellEnd"/>
      <w:proofErr w:type="gramEnd"/>
      <w:r w:rsidRPr="00E32EF6">
        <w:rPr>
          <w:rFonts w:ascii="宋体" w:eastAsia="宋体" w:hAnsi="宋体" w:cs="宋体"/>
          <w:kern w:val="0"/>
          <w:sz w:val="24"/>
          <w:szCs w:val="24"/>
        </w:rPr>
        <w:t>(0.1)</w:t>
      </w:r>
    </w:p>
    <w:p w14:paraId="0A30A9E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w:t>
      </w:r>
      <w:proofErr w:type="gramStart"/>
      <w:r w:rsidRPr="00E32EF6">
        <w:rPr>
          <w:rFonts w:ascii="宋体" w:eastAsia="宋体" w:hAnsi="宋体" w:cs="宋体"/>
          <w:kern w:val="0"/>
          <w:sz w:val="24"/>
          <w:szCs w:val="24"/>
        </w:rPr>
        <w:t>print(</w:t>
      </w:r>
      <w:proofErr w:type="gramEnd"/>
      <w:r w:rsidRPr="00E32EF6">
        <w:rPr>
          <w:rFonts w:ascii="宋体" w:eastAsia="宋体" w:hAnsi="宋体" w:cs="宋体"/>
          <w:kern w:val="0"/>
          <w:sz w:val="24"/>
          <w:szCs w:val="24"/>
        </w:rPr>
        <w:t>"w:", list(</w:t>
      </w:r>
      <w:proofErr w:type="spellStart"/>
      <w:r w:rsidRPr="00E32EF6">
        <w:rPr>
          <w:rFonts w:ascii="宋体" w:eastAsia="宋体" w:hAnsi="宋体" w:cs="宋体"/>
          <w:kern w:val="0"/>
          <w:sz w:val="24"/>
          <w:szCs w:val="24"/>
        </w:rPr>
        <w:t>model.children</w:t>
      </w:r>
      <w:proofErr w:type="spellEnd"/>
      <w:r w:rsidRPr="00E32EF6">
        <w:rPr>
          <w:rFonts w:ascii="宋体" w:eastAsia="宋体" w:hAnsi="宋体" w:cs="宋体"/>
          <w:kern w:val="0"/>
          <w:sz w:val="24"/>
          <w:szCs w:val="24"/>
        </w:rPr>
        <w:t>())[0].weight.t() @ list(</w:t>
      </w:r>
      <w:proofErr w:type="spellStart"/>
      <w:r w:rsidRPr="00E32EF6">
        <w:rPr>
          <w:rFonts w:ascii="宋体" w:eastAsia="宋体" w:hAnsi="宋体" w:cs="宋体"/>
          <w:kern w:val="0"/>
          <w:sz w:val="24"/>
          <w:szCs w:val="24"/>
        </w:rPr>
        <w:t>model.children</w:t>
      </w:r>
      <w:proofErr w:type="spellEnd"/>
      <w:r w:rsidRPr="00E32EF6">
        <w:rPr>
          <w:rFonts w:ascii="宋体" w:eastAsia="宋体" w:hAnsi="宋体" w:cs="宋体"/>
          <w:kern w:val="0"/>
          <w:sz w:val="24"/>
          <w:szCs w:val="24"/>
        </w:rPr>
        <w:t>())[-1].weight.t())</w:t>
      </w:r>
    </w:p>
    <w:p w14:paraId="07F36E9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通过这句可以查看权值变化，可以发现最后收敛到2附近</w:t>
      </w:r>
    </w:p>
    <w:p w14:paraId="20E5947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27E0A6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plt.ioff</w:t>
      </w:r>
      <w:proofErr w:type="spellEnd"/>
      <w:proofErr w:type="gramEnd"/>
      <w:r w:rsidRPr="00E32EF6">
        <w:rPr>
          <w:rFonts w:ascii="宋体" w:eastAsia="宋体" w:hAnsi="宋体" w:cs="宋体"/>
          <w:kern w:val="0"/>
          <w:sz w:val="24"/>
          <w:szCs w:val="24"/>
        </w:rPr>
        <w:t>()</w:t>
      </w:r>
    </w:p>
    <w:p w14:paraId="5862C5F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plt.show</w:t>
      </w:r>
      <w:proofErr w:type="spellEnd"/>
      <w:proofErr w:type="gramEnd"/>
      <w:r w:rsidRPr="00E32EF6">
        <w:rPr>
          <w:rFonts w:ascii="宋体" w:eastAsia="宋体" w:hAnsi="宋体" w:cs="宋体"/>
          <w:kern w:val="0"/>
          <w:sz w:val="24"/>
          <w:szCs w:val="24"/>
        </w:rPr>
        <w:t>()</w:t>
      </w:r>
    </w:p>
    <w:p w14:paraId="6051BB25"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从上面的示例里不知道你有没有看出来，其实</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的使用和</w:t>
      </w:r>
      <w:proofErr w:type="spellStart"/>
      <w:r w:rsidRPr="00E32EF6">
        <w:rPr>
          <w:rFonts w:ascii="宋体" w:eastAsia="宋体" w:hAnsi="宋体" w:cs="宋体"/>
          <w:kern w:val="0"/>
          <w:sz w:val="24"/>
          <w:szCs w:val="24"/>
        </w:rPr>
        <w:t>numpy</w:t>
      </w:r>
      <w:proofErr w:type="spellEnd"/>
      <w:r w:rsidRPr="00E32EF6">
        <w:rPr>
          <w:rFonts w:ascii="宋体" w:eastAsia="宋体" w:hAnsi="宋体" w:cs="宋体"/>
          <w:kern w:val="0"/>
          <w:sz w:val="24"/>
          <w:szCs w:val="24"/>
        </w:rPr>
        <w:t>特别相似，只是</w:t>
      </w:r>
      <w:proofErr w:type="spellStart"/>
      <w:r w:rsidRPr="00E32EF6">
        <w:rPr>
          <w:rFonts w:ascii="宋体" w:eastAsia="宋体" w:hAnsi="宋体" w:cs="宋体"/>
          <w:kern w:val="0"/>
          <w:sz w:val="24"/>
          <w:szCs w:val="24"/>
        </w:rPr>
        <w:t>numpy</w:t>
      </w:r>
      <w:proofErr w:type="spellEnd"/>
      <w:r w:rsidRPr="00E32EF6">
        <w:rPr>
          <w:rFonts w:ascii="宋体" w:eastAsia="宋体" w:hAnsi="宋体" w:cs="宋体"/>
          <w:kern w:val="0"/>
          <w:sz w:val="24"/>
          <w:szCs w:val="24"/>
        </w:rPr>
        <w:t>是基于数组（</w:t>
      </w:r>
      <w:proofErr w:type="spellStart"/>
      <w:r w:rsidRPr="00E32EF6">
        <w:rPr>
          <w:rFonts w:ascii="宋体" w:eastAsia="宋体" w:hAnsi="宋体" w:cs="宋体"/>
          <w:kern w:val="0"/>
          <w:sz w:val="24"/>
          <w:szCs w:val="24"/>
        </w:rPr>
        <w:t>numpy.ndarray</w:t>
      </w:r>
      <w:proofErr w:type="spellEnd"/>
      <w:r w:rsidRPr="00E32EF6">
        <w:rPr>
          <w:rFonts w:ascii="宋体" w:eastAsia="宋体" w:hAnsi="宋体" w:cs="宋体"/>
          <w:kern w:val="0"/>
          <w:sz w:val="24"/>
          <w:szCs w:val="24"/>
        </w:rPr>
        <w:t>），而</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是基于张量（</w:t>
      </w:r>
      <w:proofErr w:type="spellStart"/>
      <w:r w:rsidRPr="00E32EF6">
        <w:rPr>
          <w:rFonts w:ascii="宋体" w:eastAsia="宋体" w:hAnsi="宋体" w:cs="宋体"/>
          <w:kern w:val="0"/>
          <w:sz w:val="24"/>
          <w:szCs w:val="24"/>
        </w:rPr>
        <w:t>torch.Tensor</w:t>
      </w:r>
      <w:proofErr w:type="spellEnd"/>
      <w:r w:rsidRPr="00E32EF6">
        <w:rPr>
          <w:rFonts w:ascii="宋体" w:eastAsia="宋体" w:hAnsi="宋体" w:cs="宋体"/>
          <w:kern w:val="0"/>
          <w:sz w:val="24"/>
          <w:szCs w:val="24"/>
        </w:rPr>
        <w:t>），但是在使用上很多都是一样的，包括很多方法名等。所以如果学习过</w:t>
      </w:r>
      <w:proofErr w:type="spellStart"/>
      <w:r w:rsidRPr="00E32EF6">
        <w:rPr>
          <w:rFonts w:ascii="宋体" w:eastAsia="宋体" w:hAnsi="宋体" w:cs="宋体"/>
          <w:kern w:val="0"/>
          <w:sz w:val="24"/>
          <w:szCs w:val="24"/>
        </w:rPr>
        <w:t>numpy</w:t>
      </w:r>
      <w:proofErr w:type="spellEnd"/>
      <w:r w:rsidRPr="00E32EF6">
        <w:rPr>
          <w:rFonts w:ascii="宋体" w:eastAsia="宋体" w:hAnsi="宋体" w:cs="宋体"/>
          <w:kern w:val="0"/>
          <w:sz w:val="24"/>
          <w:szCs w:val="24"/>
        </w:rPr>
        <w:t>的话，会感觉</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特别的亲切，如果没学过的</w:t>
      </w:r>
      <w:proofErr w:type="spellStart"/>
      <w:r w:rsidRPr="00E32EF6">
        <w:rPr>
          <w:rFonts w:ascii="宋体" w:eastAsia="宋体" w:hAnsi="宋体" w:cs="宋体"/>
          <w:kern w:val="0"/>
          <w:sz w:val="24"/>
          <w:szCs w:val="24"/>
        </w:rPr>
        <w:t>numpy</w:t>
      </w:r>
      <w:proofErr w:type="spellEnd"/>
      <w:r w:rsidRPr="00E32EF6">
        <w:rPr>
          <w:rFonts w:ascii="宋体" w:eastAsia="宋体" w:hAnsi="宋体" w:cs="宋体"/>
          <w:kern w:val="0"/>
          <w:sz w:val="24"/>
          <w:szCs w:val="24"/>
        </w:rPr>
        <w:t>话，通过学习</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，也将顺便给你将来的</w:t>
      </w:r>
      <w:proofErr w:type="spellStart"/>
      <w:r w:rsidRPr="00E32EF6">
        <w:rPr>
          <w:rFonts w:ascii="宋体" w:eastAsia="宋体" w:hAnsi="宋体" w:cs="宋体"/>
          <w:kern w:val="0"/>
          <w:sz w:val="24"/>
          <w:szCs w:val="24"/>
        </w:rPr>
        <w:t>numpy</w:t>
      </w:r>
      <w:proofErr w:type="spellEnd"/>
      <w:r w:rsidRPr="00E32EF6">
        <w:rPr>
          <w:rFonts w:ascii="宋体" w:eastAsia="宋体" w:hAnsi="宋体" w:cs="宋体"/>
          <w:kern w:val="0"/>
          <w:sz w:val="24"/>
          <w:szCs w:val="24"/>
        </w:rPr>
        <w:t>学习奠定一定的基础</w:t>
      </w:r>
    </w:p>
    <w:p w14:paraId="3A85648A" w14:textId="77777777" w:rsidR="00E32EF6" w:rsidRPr="00E32EF6" w:rsidRDefault="00E32EF6" w:rsidP="00E32EF6">
      <w:pPr>
        <w:widowControl/>
        <w:spacing w:before="100" w:beforeAutospacing="1" w:after="100" w:afterAutospacing="1"/>
        <w:jc w:val="left"/>
        <w:outlineLvl w:val="2"/>
        <w:rPr>
          <w:rFonts w:ascii="宋体" w:eastAsia="宋体" w:hAnsi="宋体" w:cs="宋体"/>
          <w:b/>
          <w:bCs/>
          <w:kern w:val="0"/>
          <w:sz w:val="27"/>
          <w:szCs w:val="27"/>
        </w:rPr>
      </w:pPr>
      <w:r w:rsidRPr="00E32EF6">
        <w:rPr>
          <w:rFonts w:ascii="宋体" w:eastAsia="宋体" w:hAnsi="宋体" w:cs="宋体"/>
          <w:b/>
          <w:bCs/>
          <w:kern w:val="0"/>
          <w:sz w:val="27"/>
          <w:szCs w:val="27"/>
        </w:rPr>
        <w:t>数据类型</w:t>
      </w:r>
    </w:p>
    <w:p w14:paraId="2A6EE3C4" w14:textId="77777777" w:rsidR="00E32EF6" w:rsidRPr="00E32EF6" w:rsidRDefault="00E32EF6" w:rsidP="00E32EF6">
      <w:pPr>
        <w:widowControl/>
        <w:spacing w:before="100" w:beforeAutospacing="1" w:after="100" w:afterAutospacing="1"/>
        <w:jc w:val="left"/>
        <w:outlineLvl w:val="4"/>
        <w:rPr>
          <w:rFonts w:ascii="宋体" w:eastAsia="宋体" w:hAnsi="宋体" w:cs="宋体"/>
          <w:b/>
          <w:bCs/>
          <w:kern w:val="0"/>
          <w:sz w:val="20"/>
          <w:szCs w:val="20"/>
        </w:rPr>
      </w:pPr>
      <w:r w:rsidRPr="00E32EF6">
        <w:rPr>
          <w:rFonts w:ascii="宋体" w:eastAsia="宋体" w:hAnsi="宋体" w:cs="宋体"/>
          <w:b/>
          <w:bCs/>
          <w:kern w:val="0"/>
          <w:sz w:val="20"/>
          <w:szCs w:val="20"/>
        </w:rPr>
        <w:t>标量/张量</w:t>
      </w:r>
    </w:p>
    <w:p w14:paraId="7B24A3AD"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proofErr w:type="spellStart"/>
      <w:r w:rsidRPr="00E32EF6">
        <w:rPr>
          <w:rFonts w:ascii="宋体" w:eastAsia="宋体" w:hAnsi="宋体" w:cs="宋体"/>
          <w:kern w:val="0"/>
          <w:sz w:val="24"/>
          <w:szCs w:val="24"/>
        </w:rPr>
        <w:lastRenderedPageBreak/>
        <w:t>pytorch</w:t>
      </w:r>
      <w:proofErr w:type="spellEnd"/>
      <w:r w:rsidRPr="00E32EF6">
        <w:rPr>
          <w:rFonts w:ascii="宋体" w:eastAsia="宋体" w:hAnsi="宋体" w:cs="宋体"/>
          <w:kern w:val="0"/>
          <w:sz w:val="24"/>
          <w:szCs w:val="24"/>
        </w:rPr>
        <w:t>里的基本单位，个人理解是0维、没有方向的（比如单个数字那样）称为标量，有方向的称为张量（比如一串数字），通过</w:t>
      </w:r>
      <w:proofErr w:type="spellStart"/>
      <w:r w:rsidRPr="00E32EF6">
        <w:rPr>
          <w:rFonts w:ascii="宋体" w:eastAsia="宋体" w:hAnsi="宋体" w:cs="宋体"/>
          <w:kern w:val="0"/>
          <w:sz w:val="24"/>
          <w:szCs w:val="24"/>
        </w:rPr>
        <w:t>torch.tensor</w:t>
      </w:r>
      <w:proofErr w:type="spellEnd"/>
      <w:r w:rsidRPr="00E32EF6">
        <w:rPr>
          <w:rFonts w:ascii="宋体" w:eastAsia="宋体" w:hAnsi="宋体" w:cs="宋体"/>
          <w:kern w:val="0"/>
          <w:sz w:val="24"/>
          <w:szCs w:val="24"/>
        </w:rPr>
        <w:t>定义，举例：</w:t>
      </w:r>
    </w:p>
    <w:p w14:paraId="47A81D0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w:t>
      </w:r>
    </w:p>
    <w:p w14:paraId="176DA4A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w:t>
      </w:r>
    </w:p>
    <w:p w14:paraId="6451723A"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中还提供了以下数据类型的张量：</w:t>
      </w:r>
    </w:p>
    <w:p w14:paraId="23980EB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通用类型  Tensor</w:t>
      </w:r>
    </w:p>
    <w:p w14:paraId="1B7833D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float型  </w:t>
      </w:r>
      <w:proofErr w:type="spellStart"/>
      <w:r w:rsidRPr="00E32EF6">
        <w:rPr>
          <w:rFonts w:ascii="宋体" w:eastAsia="宋体" w:hAnsi="宋体" w:cs="宋体"/>
          <w:kern w:val="0"/>
          <w:sz w:val="24"/>
          <w:szCs w:val="24"/>
        </w:rPr>
        <w:t>torch.FloatTensor</w:t>
      </w:r>
      <w:proofErr w:type="spellEnd"/>
    </w:p>
    <w:p w14:paraId="6D69273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double型  </w:t>
      </w:r>
      <w:proofErr w:type="spellStart"/>
      <w:r w:rsidRPr="00E32EF6">
        <w:rPr>
          <w:rFonts w:ascii="宋体" w:eastAsia="宋体" w:hAnsi="宋体" w:cs="宋体"/>
          <w:kern w:val="0"/>
          <w:sz w:val="24"/>
          <w:szCs w:val="24"/>
        </w:rPr>
        <w:t>torch.DoubleTensor</w:t>
      </w:r>
      <w:proofErr w:type="spellEnd"/>
    </w:p>
    <w:p w14:paraId="7611D1E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int型  </w:t>
      </w:r>
      <w:proofErr w:type="spellStart"/>
      <w:r w:rsidRPr="00E32EF6">
        <w:rPr>
          <w:rFonts w:ascii="宋体" w:eastAsia="宋体" w:hAnsi="宋体" w:cs="宋体"/>
          <w:kern w:val="0"/>
          <w:sz w:val="24"/>
          <w:szCs w:val="24"/>
        </w:rPr>
        <w:t>torch.IntTensor</w:t>
      </w:r>
      <w:proofErr w:type="spellEnd"/>
    </w:p>
    <w:p w14:paraId="24AE66D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long型  </w:t>
      </w:r>
      <w:proofErr w:type="spellStart"/>
      <w:r w:rsidRPr="00E32EF6">
        <w:rPr>
          <w:rFonts w:ascii="宋体" w:eastAsia="宋体" w:hAnsi="宋体" w:cs="宋体"/>
          <w:kern w:val="0"/>
          <w:sz w:val="24"/>
          <w:szCs w:val="24"/>
        </w:rPr>
        <w:t>torch.LongTensor</w:t>
      </w:r>
      <w:proofErr w:type="spellEnd"/>
    </w:p>
    <w:p w14:paraId="51ACB49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byte型  </w:t>
      </w:r>
      <w:proofErr w:type="spellStart"/>
      <w:r w:rsidRPr="00E32EF6">
        <w:rPr>
          <w:rFonts w:ascii="宋体" w:eastAsia="宋体" w:hAnsi="宋体" w:cs="宋体"/>
          <w:kern w:val="0"/>
          <w:sz w:val="24"/>
          <w:szCs w:val="24"/>
        </w:rPr>
        <w:t>torch.ByteTensor</w:t>
      </w:r>
      <w:proofErr w:type="spellEnd"/>
    </w:p>
    <w:p w14:paraId="69995800"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这些数据类型的张量使用方法和tensor有点不同，tensor是自定义数据，而标定数据类型的将会随机生成一个该类型的数据，举例：</w:t>
      </w:r>
    </w:p>
    <w:p w14:paraId="3AD1F2F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w:t>
      </w:r>
    </w:p>
    <w:p w14:paraId="23627D9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w:t>
      </w:r>
    </w:p>
    <w:p w14:paraId="1479DD5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gramStart"/>
      <w:r w:rsidRPr="00E32EF6">
        <w:rPr>
          <w:rFonts w:ascii="宋体" w:eastAsia="宋体" w:hAnsi="宋体" w:cs="宋体"/>
          <w:kern w:val="0"/>
          <w:sz w:val="24"/>
          <w:szCs w:val="24"/>
        </w:rPr>
        <w:t>生成值</w:t>
      </w:r>
      <w:proofErr w:type="gramEnd"/>
      <w:r w:rsidRPr="00E32EF6">
        <w:rPr>
          <w:rFonts w:ascii="宋体" w:eastAsia="宋体" w:hAnsi="宋体" w:cs="宋体"/>
          <w:kern w:val="0"/>
          <w:sz w:val="24"/>
          <w:szCs w:val="24"/>
        </w:rPr>
        <w:t>为1的张量</w:t>
      </w:r>
    </w:p>
    <w:p w14:paraId="222DC66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torch.FloatTensor</w:t>
      </w:r>
      <w:proofErr w:type="spellEnd"/>
      <w:proofErr w:type="gramEnd"/>
      <w:r w:rsidRPr="00E32EF6">
        <w:rPr>
          <w:rFonts w:ascii="宋体" w:eastAsia="宋体" w:hAnsi="宋体" w:cs="宋体"/>
          <w:kern w:val="0"/>
          <w:sz w:val="24"/>
          <w:szCs w:val="24"/>
        </w:rPr>
        <w:t>(1)</w:t>
      </w:r>
    </w:p>
    <w:p w14:paraId="5121F95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tensor([-3.0147e-21])</w:t>
      </w:r>
    </w:p>
    <w:p w14:paraId="1F66A1B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生成1个随机的float型张量</w:t>
      </w:r>
    </w:p>
    <w:p w14:paraId="3F55FA8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torch.FloatTensor</w:t>
      </w:r>
      <w:proofErr w:type="spellEnd"/>
      <w:proofErr w:type="gramEnd"/>
      <w:r w:rsidRPr="00E32EF6">
        <w:rPr>
          <w:rFonts w:ascii="宋体" w:eastAsia="宋体" w:hAnsi="宋体" w:cs="宋体"/>
          <w:kern w:val="0"/>
          <w:sz w:val="24"/>
          <w:szCs w:val="24"/>
        </w:rPr>
        <w:t>(2,3)</w:t>
      </w:r>
    </w:p>
    <w:p w14:paraId="60784D0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[[-7.3660e-21,  4.5914e-41,  9.6495e+20],</w:t>
      </w:r>
    </w:p>
    <w:p w14:paraId="0230E74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[ 8.2817e-</w:t>
      </w:r>
      <w:proofErr w:type="gramStart"/>
      <w:r w:rsidRPr="00E32EF6">
        <w:rPr>
          <w:rFonts w:ascii="宋体" w:eastAsia="宋体" w:hAnsi="宋体" w:cs="宋体"/>
          <w:kern w:val="0"/>
          <w:sz w:val="24"/>
          <w:szCs w:val="24"/>
        </w:rPr>
        <w:t>43,  0</w:t>
      </w:r>
      <w:proofErr w:type="gramEnd"/>
      <w:r w:rsidRPr="00E32EF6">
        <w:rPr>
          <w:rFonts w:ascii="宋体" w:eastAsia="宋体" w:hAnsi="宋体" w:cs="宋体"/>
          <w:kern w:val="0"/>
          <w:sz w:val="24"/>
          <w:szCs w:val="24"/>
        </w:rPr>
        <w:t>.0000e+00,  0.0000e+00]])</w:t>
      </w:r>
    </w:p>
    <w:p w14:paraId="29257CC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生成随机指定尺寸的float型张量</w:t>
      </w:r>
    </w:p>
    <w:p w14:paraId="1E311DBD"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并且可以发现如果是大写开头的张量都是传入形状生成对应尺寸的张量，只有tensor是传入自己定义的数据，举例：</w:t>
      </w:r>
    </w:p>
    <w:p w14:paraId="5D4EA9A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(2,3)</w:t>
      </w:r>
    </w:p>
    <w:p w14:paraId="2DCF959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[[-7.3660e-21,  4.5914e-41,  0.0000e+00],</w:t>
      </w:r>
    </w:p>
    <w:p w14:paraId="0FAB33A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[ 0.0000e+</w:t>
      </w:r>
      <w:proofErr w:type="gramStart"/>
      <w:r w:rsidRPr="00E32EF6">
        <w:rPr>
          <w:rFonts w:ascii="宋体" w:eastAsia="宋体" w:hAnsi="宋体" w:cs="宋体"/>
          <w:kern w:val="0"/>
          <w:sz w:val="24"/>
          <w:szCs w:val="24"/>
        </w:rPr>
        <w:t>00,  0</w:t>
      </w:r>
      <w:proofErr w:type="gramEnd"/>
      <w:r w:rsidRPr="00E32EF6">
        <w:rPr>
          <w:rFonts w:ascii="宋体" w:eastAsia="宋体" w:hAnsi="宋体" w:cs="宋体"/>
          <w:kern w:val="0"/>
          <w:sz w:val="24"/>
          <w:szCs w:val="24"/>
        </w:rPr>
        <w:t>.0000e+00,  0.0000e+00]])</w:t>
      </w:r>
    </w:p>
    <w:p w14:paraId="35E9471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创建一个格式为2行3列的张量</w:t>
      </w:r>
    </w:p>
    <w:p w14:paraId="51580FE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(3)</w:t>
      </w:r>
    </w:p>
    <w:p w14:paraId="3A66B14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lastRenderedPageBreak/>
        <w:t>tensor(</w:t>
      </w:r>
      <w:proofErr w:type="gramEnd"/>
      <w:r w:rsidRPr="00E32EF6">
        <w:rPr>
          <w:rFonts w:ascii="宋体" w:eastAsia="宋体" w:hAnsi="宋体" w:cs="宋体"/>
          <w:kern w:val="0"/>
          <w:sz w:val="24"/>
          <w:szCs w:val="24"/>
        </w:rPr>
        <w:t>3)</w:t>
      </w:r>
    </w:p>
    <w:p w14:paraId="10AC295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创建一个值为3的张量</w:t>
      </w:r>
    </w:p>
    <w:p w14:paraId="37BAD70E"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当然如果希望大写开头的张量传入自己定义的数据，则传入一个列表或者数组，举例：</w:t>
      </w:r>
    </w:p>
    <w:p w14:paraId="15D915D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([2,3])</w:t>
      </w:r>
    </w:p>
    <w:p w14:paraId="4428C11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[2., 3.])</w:t>
      </w:r>
    </w:p>
    <w:p w14:paraId="6A834D5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创建一个张量，值为自定义的</w:t>
      </w:r>
    </w:p>
    <w:p w14:paraId="4A3BDEB9"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b/>
          <w:bCs/>
          <w:kern w:val="0"/>
          <w:sz w:val="24"/>
          <w:szCs w:val="24"/>
        </w:rPr>
        <w:t>注1：</w:t>
      </w:r>
      <w:r w:rsidRPr="00E32EF6">
        <w:rPr>
          <w:rFonts w:ascii="宋体" w:eastAsia="宋体" w:hAnsi="宋体" w:cs="宋体"/>
          <w:kern w:val="0"/>
          <w:sz w:val="24"/>
          <w:szCs w:val="24"/>
        </w:rPr>
        <w:br/>
        <w:t>上面提供的张量类型是在CPU下的，如果是在GPU下的，则在</w:t>
      </w:r>
      <w:proofErr w:type="spellStart"/>
      <w:r w:rsidRPr="00E32EF6">
        <w:rPr>
          <w:rFonts w:ascii="宋体" w:eastAsia="宋体" w:hAnsi="宋体" w:cs="宋体"/>
          <w:kern w:val="0"/>
          <w:sz w:val="24"/>
          <w:szCs w:val="24"/>
        </w:rPr>
        <w:t>torch.cuda</w:t>
      </w:r>
      <w:proofErr w:type="spellEnd"/>
      <w:r w:rsidRPr="00E32EF6">
        <w:rPr>
          <w:rFonts w:ascii="宋体" w:eastAsia="宋体" w:hAnsi="宋体" w:cs="宋体"/>
          <w:kern w:val="0"/>
          <w:sz w:val="24"/>
          <w:szCs w:val="24"/>
        </w:rPr>
        <w:t>下，举例：</w:t>
      </w:r>
    </w:p>
    <w:p w14:paraId="75DC354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float型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cuda.FloatTensor</w:t>
      </w:r>
      <w:proofErr w:type="spellEnd"/>
      <w:proofErr w:type="gramEnd"/>
    </w:p>
    <w:p w14:paraId="1BF5998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double型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cuda.DoubleTensor</w:t>
      </w:r>
      <w:proofErr w:type="spellEnd"/>
      <w:proofErr w:type="gramEnd"/>
    </w:p>
    <w:p w14:paraId="380E84C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int型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cuda.IntTensor</w:t>
      </w:r>
      <w:proofErr w:type="spellEnd"/>
      <w:proofErr w:type="gramEnd"/>
    </w:p>
    <w:p w14:paraId="20080EB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long型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cuda.LongTensor</w:t>
      </w:r>
      <w:proofErr w:type="spellEnd"/>
      <w:proofErr w:type="gramEnd"/>
    </w:p>
    <w:p w14:paraId="7028A50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byte型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cuda.ByteTensor</w:t>
      </w:r>
      <w:proofErr w:type="spellEnd"/>
      <w:proofErr w:type="gramEnd"/>
    </w:p>
    <w:p w14:paraId="625083CA"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b/>
          <w:bCs/>
          <w:kern w:val="0"/>
          <w:sz w:val="24"/>
          <w:szCs w:val="24"/>
        </w:rPr>
        <w:t>注2：</w:t>
      </w:r>
      <w:r w:rsidRPr="00E32EF6">
        <w:rPr>
          <w:rFonts w:ascii="宋体" w:eastAsia="宋体" w:hAnsi="宋体" w:cs="宋体"/>
          <w:kern w:val="0"/>
          <w:sz w:val="24"/>
          <w:szCs w:val="24"/>
        </w:rPr>
        <w:br/>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框架里没有提供string这样的数据类型，所以为了表示某个标记之类的，我们可以使用one-hot编码，或者使用Embedding（常用的Word2vec/glove）</w:t>
      </w:r>
    </w:p>
    <w:p w14:paraId="45DCD2B2" w14:textId="77777777" w:rsidR="00E32EF6" w:rsidRPr="00E32EF6" w:rsidRDefault="00E32EF6" w:rsidP="00E32EF6">
      <w:pPr>
        <w:widowControl/>
        <w:spacing w:before="100" w:beforeAutospacing="1" w:after="100" w:afterAutospacing="1"/>
        <w:jc w:val="left"/>
        <w:outlineLvl w:val="4"/>
        <w:rPr>
          <w:rFonts w:ascii="宋体" w:eastAsia="宋体" w:hAnsi="宋体" w:cs="宋体"/>
          <w:b/>
          <w:bCs/>
          <w:kern w:val="0"/>
          <w:sz w:val="20"/>
          <w:szCs w:val="20"/>
        </w:rPr>
      </w:pPr>
      <w:r w:rsidRPr="00E32EF6">
        <w:rPr>
          <w:rFonts w:ascii="宋体" w:eastAsia="宋体" w:hAnsi="宋体" w:cs="宋体"/>
          <w:b/>
          <w:bCs/>
          <w:kern w:val="0"/>
          <w:sz w:val="20"/>
          <w:szCs w:val="20"/>
        </w:rPr>
        <w:t>张量属性/方法</w:t>
      </w:r>
    </w:p>
    <w:p w14:paraId="438BC93C"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索引</w:t>
      </w:r>
    </w:p>
    <w:p w14:paraId="64B3E314"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张量可以像数组那样进行索引，举例：</w:t>
      </w:r>
    </w:p>
    <w:p w14:paraId="641B5FC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(2,3)</w:t>
      </w:r>
    </w:p>
    <w:p w14:paraId="0935B27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生成2行3列随机数</w:t>
      </w:r>
    </w:p>
    <w:p w14:paraId="6C0BD43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1CD95E8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[[0.2488, 0.2794, 0.2949],</w:t>
      </w:r>
    </w:p>
    <w:p w14:paraId="5A0B65E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[0.1818, 0.1950, 0.3803]])</w:t>
      </w:r>
    </w:p>
    <w:p w14:paraId="0252715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gramStart"/>
      <w:r w:rsidRPr="00E32EF6">
        <w:rPr>
          <w:rFonts w:ascii="宋体" w:eastAsia="宋体" w:hAnsi="宋体" w:cs="宋体"/>
          <w:kern w:val="0"/>
          <w:sz w:val="24"/>
          <w:szCs w:val="24"/>
        </w:rPr>
        <w:t>a[</w:t>
      </w:r>
      <w:proofErr w:type="gramEnd"/>
      <w:r w:rsidRPr="00E32EF6">
        <w:rPr>
          <w:rFonts w:ascii="宋体" w:eastAsia="宋体" w:hAnsi="宋体" w:cs="宋体"/>
          <w:kern w:val="0"/>
          <w:sz w:val="24"/>
          <w:szCs w:val="24"/>
        </w:rPr>
        <w:t>0]</w:t>
      </w:r>
    </w:p>
    <w:p w14:paraId="2FD2150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[0.2488, 0.2794, 0.2949])</w:t>
      </w:r>
    </w:p>
    <w:p w14:paraId="297E91C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 </w:t>
      </w:r>
      <w:proofErr w:type="gramStart"/>
      <w:r w:rsidRPr="00E32EF6">
        <w:rPr>
          <w:rFonts w:ascii="宋体" w:eastAsia="宋体" w:hAnsi="宋体" w:cs="宋体"/>
          <w:kern w:val="0"/>
          <w:sz w:val="24"/>
          <w:szCs w:val="24"/>
        </w:rPr>
        <w:t>索引第</w:t>
      </w:r>
      <w:proofErr w:type="gramEnd"/>
      <w:r w:rsidRPr="00E32EF6">
        <w:rPr>
          <w:rFonts w:ascii="宋体" w:eastAsia="宋体" w:hAnsi="宋体" w:cs="宋体"/>
          <w:kern w:val="0"/>
          <w:sz w:val="24"/>
          <w:szCs w:val="24"/>
        </w:rPr>
        <w:t>一行</w:t>
      </w:r>
    </w:p>
    <w:p w14:paraId="77AA778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gramStart"/>
      <w:r w:rsidRPr="00E32EF6">
        <w:rPr>
          <w:rFonts w:ascii="宋体" w:eastAsia="宋体" w:hAnsi="宋体" w:cs="宋体"/>
          <w:kern w:val="0"/>
          <w:sz w:val="24"/>
          <w:szCs w:val="24"/>
        </w:rPr>
        <w:t>a[</w:t>
      </w:r>
      <w:proofErr w:type="gramEnd"/>
      <w:r w:rsidRPr="00E32EF6">
        <w:rPr>
          <w:rFonts w:ascii="宋体" w:eastAsia="宋体" w:hAnsi="宋体" w:cs="宋体"/>
          <w:kern w:val="0"/>
          <w:sz w:val="24"/>
          <w:szCs w:val="24"/>
        </w:rPr>
        <w:t>0, 1]</w:t>
      </w:r>
    </w:p>
    <w:p w14:paraId="61B8246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0.2794)</w:t>
      </w:r>
    </w:p>
    <w:p w14:paraId="705A2DD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gramStart"/>
      <w:r w:rsidRPr="00E32EF6">
        <w:rPr>
          <w:rFonts w:ascii="宋体" w:eastAsia="宋体" w:hAnsi="宋体" w:cs="宋体"/>
          <w:kern w:val="0"/>
          <w:sz w:val="24"/>
          <w:szCs w:val="24"/>
        </w:rPr>
        <w:t>索引第</w:t>
      </w:r>
      <w:proofErr w:type="gramEnd"/>
      <w:r w:rsidRPr="00E32EF6">
        <w:rPr>
          <w:rFonts w:ascii="宋体" w:eastAsia="宋体" w:hAnsi="宋体" w:cs="宋体"/>
          <w:kern w:val="0"/>
          <w:sz w:val="24"/>
          <w:szCs w:val="24"/>
        </w:rPr>
        <w:t>一行第二列</w:t>
      </w:r>
    </w:p>
    <w:p w14:paraId="4E9E169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x</w:t>
      </w:r>
      <w:proofErr w:type="gramStart"/>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 xml:space="preserve"> [0, 2]]</w:t>
      </w:r>
    </w:p>
    <w:p w14:paraId="21D60F7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[[0.2488, 0.2949],</w:t>
      </w:r>
    </w:p>
    <w:p w14:paraId="2C1B922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[0.1818, 0.3803]])</w:t>
      </w:r>
    </w:p>
    <w:p w14:paraId="38C1F6A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索引第一列和第三列</w:t>
      </w:r>
    </w:p>
    <w:p w14:paraId="041FFF0C"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也可以使用内置的</w:t>
      </w:r>
      <w:proofErr w:type="spellStart"/>
      <w:r w:rsidRPr="00E32EF6">
        <w:rPr>
          <w:rFonts w:ascii="宋体" w:eastAsia="宋体" w:hAnsi="宋体" w:cs="宋体"/>
          <w:kern w:val="0"/>
          <w:sz w:val="24"/>
          <w:szCs w:val="24"/>
        </w:rPr>
        <w:t>index_select</w:t>
      </w:r>
      <w:proofErr w:type="spellEnd"/>
      <w:r w:rsidRPr="00E32EF6">
        <w:rPr>
          <w:rFonts w:ascii="宋体" w:eastAsia="宋体" w:hAnsi="宋体" w:cs="宋体"/>
          <w:kern w:val="0"/>
          <w:sz w:val="24"/>
          <w:szCs w:val="24"/>
        </w:rPr>
        <w:t>方法进行索引，使用该方法可以索引多个自定义的行列（比如取第1/3/4列），该方法传入两个参数分别为张量维度以及张量中的索引（传入类型为张量），举例：</w:t>
      </w:r>
    </w:p>
    <w:p w14:paraId="5A88207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(2,3)</w:t>
      </w:r>
    </w:p>
    <w:p w14:paraId="3351418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4F4CA86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[[0.7470, 0.8258, 0.5929],</w:t>
      </w:r>
    </w:p>
    <w:p w14:paraId="4AE5134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[0.7803, 0.7016, 0.4281]])</w:t>
      </w:r>
    </w:p>
    <w:p w14:paraId="5121ED9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a.index</w:t>
      </w:r>
      <w:proofErr w:type="gramEnd"/>
      <w:r w:rsidRPr="00E32EF6">
        <w:rPr>
          <w:rFonts w:ascii="宋体" w:eastAsia="宋体" w:hAnsi="宋体" w:cs="宋体"/>
          <w:kern w:val="0"/>
          <w:sz w:val="24"/>
          <w:szCs w:val="24"/>
        </w:rPr>
        <w:t>_select</w:t>
      </w:r>
      <w:proofErr w:type="spellEnd"/>
      <w:r w:rsidRPr="00E32EF6">
        <w:rPr>
          <w:rFonts w:ascii="宋体" w:eastAsia="宋体" w:hAnsi="宋体" w:cs="宋体"/>
          <w:kern w:val="0"/>
          <w:sz w:val="24"/>
          <w:szCs w:val="24"/>
        </w:rPr>
        <w:t xml:space="preserve">(0, </w:t>
      </w:r>
      <w:proofErr w:type="spellStart"/>
      <w:r w:rsidRPr="00E32EF6">
        <w:rPr>
          <w:rFonts w:ascii="宋体" w:eastAsia="宋体" w:hAnsi="宋体" w:cs="宋体"/>
          <w:kern w:val="0"/>
          <w:sz w:val="24"/>
          <w:szCs w:val="24"/>
        </w:rPr>
        <w:t>torch.tensor</w:t>
      </w:r>
      <w:proofErr w:type="spellEnd"/>
      <w:r w:rsidRPr="00E32EF6">
        <w:rPr>
          <w:rFonts w:ascii="宋体" w:eastAsia="宋体" w:hAnsi="宋体" w:cs="宋体"/>
          <w:kern w:val="0"/>
          <w:sz w:val="24"/>
          <w:szCs w:val="24"/>
        </w:rPr>
        <w:t>([1]))</w:t>
      </w:r>
    </w:p>
    <w:p w14:paraId="1DA5001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[[0.7803, 0.7016, 0.4281]])</w:t>
      </w:r>
    </w:p>
    <w:p w14:paraId="5E024A3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对数据第1维（整体）取第2个数据（第二行）</w:t>
      </w:r>
    </w:p>
    <w:p w14:paraId="18E5756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第二个参数为张量</w:t>
      </w:r>
    </w:p>
    <w:p w14:paraId="35D6837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a.index</w:t>
      </w:r>
      <w:proofErr w:type="gramEnd"/>
      <w:r w:rsidRPr="00E32EF6">
        <w:rPr>
          <w:rFonts w:ascii="宋体" w:eastAsia="宋体" w:hAnsi="宋体" w:cs="宋体"/>
          <w:kern w:val="0"/>
          <w:sz w:val="24"/>
          <w:szCs w:val="24"/>
        </w:rPr>
        <w:t>_select</w:t>
      </w:r>
      <w:proofErr w:type="spellEnd"/>
      <w:r w:rsidRPr="00E32EF6">
        <w:rPr>
          <w:rFonts w:ascii="宋体" w:eastAsia="宋体" w:hAnsi="宋体" w:cs="宋体"/>
          <w:kern w:val="0"/>
          <w:sz w:val="24"/>
          <w:szCs w:val="24"/>
        </w:rPr>
        <w:t xml:space="preserve">(1, </w:t>
      </w:r>
      <w:proofErr w:type="spellStart"/>
      <w:r w:rsidRPr="00E32EF6">
        <w:rPr>
          <w:rFonts w:ascii="宋体" w:eastAsia="宋体" w:hAnsi="宋体" w:cs="宋体"/>
          <w:kern w:val="0"/>
          <w:sz w:val="24"/>
          <w:szCs w:val="24"/>
        </w:rPr>
        <w:t>torch.tensor</w:t>
      </w:r>
      <w:proofErr w:type="spellEnd"/>
      <w:r w:rsidRPr="00E32EF6">
        <w:rPr>
          <w:rFonts w:ascii="宋体" w:eastAsia="宋体" w:hAnsi="宋体" w:cs="宋体"/>
          <w:kern w:val="0"/>
          <w:sz w:val="24"/>
          <w:szCs w:val="24"/>
        </w:rPr>
        <w:t>([1, 2]))</w:t>
      </w:r>
    </w:p>
    <w:p w14:paraId="017ED7F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[[0.8258, 0.5929],</w:t>
      </w:r>
    </w:p>
    <w:p w14:paraId="7A2F966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[0.7016, 0.4281]])</w:t>
      </w:r>
    </w:p>
    <w:p w14:paraId="0EAA342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对数据</w:t>
      </w:r>
      <w:proofErr w:type="gramStart"/>
      <w:r w:rsidRPr="00E32EF6">
        <w:rPr>
          <w:rFonts w:ascii="宋体" w:eastAsia="宋体" w:hAnsi="宋体" w:cs="宋体"/>
          <w:kern w:val="0"/>
          <w:sz w:val="24"/>
          <w:szCs w:val="24"/>
        </w:rPr>
        <w:t>第1维取2/3列</w:t>
      </w:r>
      <w:proofErr w:type="gramEnd"/>
    </w:p>
    <w:p w14:paraId="329EB047"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切片</w:t>
      </w:r>
    </w:p>
    <w:p w14:paraId="0CDD68EA"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张量可以像数组那样进行切片，举例：</w:t>
      </w:r>
    </w:p>
    <w:p w14:paraId="250E99A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(2,3)</w:t>
      </w:r>
    </w:p>
    <w:p w14:paraId="3C2A2BF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38E532F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[[0.7470, 0.8258, 0.5929],</w:t>
      </w:r>
    </w:p>
    <w:p w14:paraId="4BE1FDB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[0.7803, 0.7016, 0.4281]])</w:t>
      </w:r>
    </w:p>
    <w:p w14:paraId="37CEF4E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gramStart"/>
      <w:r w:rsidRPr="00E32EF6">
        <w:rPr>
          <w:rFonts w:ascii="宋体" w:eastAsia="宋体" w:hAnsi="宋体" w:cs="宋体"/>
          <w:kern w:val="0"/>
          <w:sz w:val="24"/>
          <w:szCs w:val="24"/>
        </w:rPr>
        <w:t>a[</w:t>
      </w:r>
      <w:proofErr w:type="gramEnd"/>
      <w:r w:rsidRPr="00E32EF6">
        <w:rPr>
          <w:rFonts w:ascii="宋体" w:eastAsia="宋体" w:hAnsi="宋体" w:cs="宋体"/>
          <w:kern w:val="0"/>
          <w:sz w:val="24"/>
          <w:szCs w:val="24"/>
        </w:rPr>
        <w:t>0, :2]</w:t>
      </w:r>
    </w:p>
    <w:p w14:paraId="1995135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[0.7470, 0.8258])</w:t>
      </w:r>
    </w:p>
    <w:p w14:paraId="07139B8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第一行前两列</w:t>
      </w:r>
    </w:p>
    <w:p w14:paraId="1642DA0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gramStart"/>
      <w:r w:rsidRPr="00E32EF6">
        <w:rPr>
          <w:rFonts w:ascii="宋体" w:eastAsia="宋体" w:hAnsi="宋体" w:cs="宋体"/>
          <w:kern w:val="0"/>
          <w:sz w:val="24"/>
          <w:szCs w:val="24"/>
        </w:rPr>
        <w:t>a[</w:t>
      </w:r>
      <w:proofErr w:type="gramEnd"/>
      <w:r w:rsidRPr="00E32EF6">
        <w:rPr>
          <w:rFonts w:ascii="宋体" w:eastAsia="宋体" w:hAnsi="宋体" w:cs="宋体"/>
          <w:kern w:val="0"/>
          <w:sz w:val="24"/>
          <w:szCs w:val="24"/>
        </w:rPr>
        <w:t>0, ::2]</w:t>
      </w:r>
    </w:p>
    <w:p w14:paraId="1DB3BAD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[0.7470, 0.5929])</w:t>
      </w:r>
    </w:p>
    <w:p w14:paraId="131320E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第一行从</w:t>
      </w:r>
      <w:proofErr w:type="gramStart"/>
      <w:r w:rsidRPr="00E32EF6">
        <w:rPr>
          <w:rFonts w:ascii="宋体" w:eastAsia="宋体" w:hAnsi="宋体" w:cs="宋体"/>
          <w:kern w:val="0"/>
          <w:sz w:val="24"/>
          <w:szCs w:val="24"/>
        </w:rPr>
        <w:t>第一个起隔两个</w:t>
      </w:r>
      <w:proofErr w:type="gramEnd"/>
      <w:r w:rsidRPr="00E32EF6">
        <w:rPr>
          <w:rFonts w:ascii="宋体" w:eastAsia="宋体" w:hAnsi="宋体" w:cs="宋体"/>
          <w:kern w:val="0"/>
          <w:sz w:val="24"/>
          <w:szCs w:val="24"/>
        </w:rPr>
        <w:t>取一个，因为这里只有3个，所以取第一列和第三列</w:t>
      </w:r>
    </w:p>
    <w:p w14:paraId="5FE1CEC6"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还有...代表对这部分取全部，举例：</w:t>
      </w:r>
    </w:p>
    <w:p w14:paraId="74C67D1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(2,2,2,2)</w:t>
      </w:r>
    </w:p>
    <w:p w14:paraId="7DBA8CA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78B41CF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[[[[0.0882, 0.8744],</w:t>
      </w:r>
    </w:p>
    <w:p w14:paraId="30C838A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[0.9916, 0.6415]],</w:t>
      </w:r>
    </w:p>
    <w:p w14:paraId="0C31269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A17DB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[[0.7247, 0.4012],</w:t>
      </w:r>
    </w:p>
    <w:p w14:paraId="5260A4A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[0.5703, 0.9776]]],</w:t>
      </w:r>
    </w:p>
    <w:p w14:paraId="609A80D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24D01C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4A3B6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[[[0.1076, 0.0710],</w:t>
      </w:r>
    </w:p>
    <w:p w14:paraId="5DD5F83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[0.1275, 0.5045]],</w:t>
      </w:r>
    </w:p>
    <w:p w14:paraId="74A15F4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DD1113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[[0.7833, 0.6519],</w:t>
      </w:r>
    </w:p>
    <w:p w14:paraId="088D5BF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[0.3394, 0.2560]]]])</w:t>
      </w:r>
    </w:p>
    <w:p w14:paraId="320D0FF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gramStart"/>
      <w:r w:rsidRPr="00E32EF6">
        <w:rPr>
          <w:rFonts w:ascii="宋体" w:eastAsia="宋体" w:hAnsi="宋体" w:cs="宋体"/>
          <w:kern w:val="0"/>
          <w:sz w:val="24"/>
          <w:szCs w:val="24"/>
        </w:rPr>
        <w:t>a[</w:t>
      </w:r>
      <w:proofErr w:type="gramEnd"/>
      <w:r w:rsidRPr="00E32EF6">
        <w:rPr>
          <w:rFonts w:ascii="宋体" w:eastAsia="宋体" w:hAnsi="宋体" w:cs="宋体"/>
          <w:kern w:val="0"/>
          <w:sz w:val="24"/>
          <w:szCs w:val="24"/>
        </w:rPr>
        <w:t>1, ..., 1]</w:t>
      </w:r>
    </w:p>
    <w:p w14:paraId="3A2AEB7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[[0.0710, 0.5045],</w:t>
      </w:r>
    </w:p>
    <w:p w14:paraId="1B97576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[0.6519, 0.2560]])</w:t>
      </w:r>
    </w:p>
    <w:p w14:paraId="1800958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相当于a[1, :, :, 1]</w:t>
      </w:r>
    </w:p>
    <w:p w14:paraId="69747191"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逻辑操作</w:t>
      </w:r>
    </w:p>
    <w:p w14:paraId="3335C39C"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可以像数组那样进行逻辑操作，举例：</w:t>
      </w:r>
    </w:p>
    <w:p w14:paraId="309DFBC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(2,3)</w:t>
      </w:r>
    </w:p>
    <w:p w14:paraId="37D105C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68D70F6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[[0.7679, 0.1081, 0.3601],</w:t>
      </w:r>
    </w:p>
    <w:p w14:paraId="1D78105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[0.0661, 0.8539, 0.3079]])</w:t>
      </w:r>
    </w:p>
    <w:p w14:paraId="221856A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a&gt;0.5</w:t>
      </w:r>
    </w:p>
    <w:p w14:paraId="1AC0946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lastRenderedPageBreak/>
        <w:t>tensor(</w:t>
      </w:r>
      <w:proofErr w:type="gramEnd"/>
      <w:r w:rsidRPr="00E32EF6">
        <w:rPr>
          <w:rFonts w:ascii="宋体" w:eastAsia="宋体" w:hAnsi="宋体" w:cs="宋体"/>
          <w:kern w:val="0"/>
          <w:sz w:val="24"/>
          <w:szCs w:val="24"/>
        </w:rPr>
        <w:t>[[1, 0, 0],</w:t>
      </w:r>
    </w:p>
    <w:p w14:paraId="690A813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1, 0]], </w:t>
      </w:r>
      <w:proofErr w:type="spellStart"/>
      <w:r w:rsidRPr="00E32EF6">
        <w:rPr>
          <w:rFonts w:ascii="宋体" w:eastAsia="宋体" w:hAnsi="宋体" w:cs="宋体"/>
          <w:kern w:val="0"/>
          <w:sz w:val="24"/>
          <w:szCs w:val="24"/>
        </w:rPr>
        <w:t>dtype</w:t>
      </w:r>
      <w:proofErr w:type="spellEnd"/>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torch.uint</w:t>
      </w:r>
      <w:proofErr w:type="gramEnd"/>
      <w:r w:rsidRPr="00E32EF6">
        <w:rPr>
          <w:rFonts w:ascii="宋体" w:eastAsia="宋体" w:hAnsi="宋体" w:cs="宋体"/>
          <w:kern w:val="0"/>
          <w:sz w:val="24"/>
          <w:szCs w:val="24"/>
        </w:rPr>
        <w:t>8)</w:t>
      </w:r>
    </w:p>
    <w:p w14:paraId="530D267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大于0.5的变成1，否则变成0</w:t>
      </w:r>
    </w:p>
    <w:p w14:paraId="3A88FE7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在数组里是变成True或False</w:t>
      </w:r>
    </w:p>
    <w:p w14:paraId="349607C6"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shape</w:t>
      </w:r>
    </w:p>
    <w:p w14:paraId="7AB4FEC8"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获取张量形状，举例：</w:t>
      </w:r>
    </w:p>
    <w:p w14:paraId="0C9F464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w:t>
      </w:r>
    </w:p>
    <w:p w14:paraId="5557E2F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a.shape</w:t>
      </w:r>
      <w:proofErr w:type="spellEnd"/>
      <w:proofErr w:type="gramEnd"/>
    </w:p>
    <w:p w14:paraId="27AA068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w:t>
      </w:r>
    </w:p>
    <w:p w14:paraId="40C92DC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 2.))</w:t>
      </w:r>
    </w:p>
    <w:p w14:paraId="00ED0E3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a.shape</w:t>
      </w:r>
      <w:proofErr w:type="spellEnd"/>
      <w:proofErr w:type="gramEnd"/>
    </w:p>
    <w:p w14:paraId="2148452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([2])</w:t>
      </w:r>
    </w:p>
    <w:p w14:paraId="6C91C0D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 2.), (3, 4)))</w:t>
      </w:r>
    </w:p>
    <w:p w14:paraId="2E9FA4A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3D7C60E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2.],</w:t>
      </w:r>
    </w:p>
    <w:p w14:paraId="679D52C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[3., 4.]])</w:t>
      </w:r>
    </w:p>
    <w:p w14:paraId="197DA19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a.shape</w:t>
      </w:r>
      <w:proofErr w:type="spellEnd"/>
      <w:proofErr w:type="gramEnd"/>
    </w:p>
    <w:p w14:paraId="03ACFD0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([2, 2])</w:t>
      </w:r>
    </w:p>
    <w:p w14:paraId="1E73502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a.shape</w:t>
      </w:r>
      <w:proofErr w:type="spellEnd"/>
      <w:proofErr w:type="gramEnd"/>
      <w:r w:rsidRPr="00E32EF6">
        <w:rPr>
          <w:rFonts w:ascii="宋体" w:eastAsia="宋体" w:hAnsi="宋体" w:cs="宋体"/>
          <w:kern w:val="0"/>
          <w:sz w:val="24"/>
          <w:szCs w:val="24"/>
        </w:rPr>
        <w:t>[0]</w:t>
      </w:r>
    </w:p>
    <w:p w14:paraId="48D6CFD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2</w:t>
      </w:r>
    </w:p>
    <w:p w14:paraId="73F1607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一维的尺寸</w:t>
      </w:r>
    </w:p>
    <w:p w14:paraId="0E0EE038"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也可以通过内置方法size()来获取，举例：</w:t>
      </w:r>
    </w:p>
    <w:p w14:paraId="6BBC8B4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 2.), (3, 4)))</w:t>
      </w:r>
    </w:p>
    <w:p w14:paraId="3B38E35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a.size</w:t>
      </w:r>
      <w:proofErr w:type="spellEnd"/>
      <w:proofErr w:type="gramEnd"/>
      <w:r w:rsidRPr="00E32EF6">
        <w:rPr>
          <w:rFonts w:ascii="宋体" w:eastAsia="宋体" w:hAnsi="宋体" w:cs="宋体"/>
          <w:kern w:val="0"/>
          <w:sz w:val="24"/>
          <w:szCs w:val="24"/>
        </w:rPr>
        <w:t>()</w:t>
      </w:r>
    </w:p>
    <w:p w14:paraId="1076367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([2, 2])</w:t>
      </w:r>
    </w:p>
    <w:p w14:paraId="2214D72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a.size</w:t>
      </w:r>
      <w:proofErr w:type="spellEnd"/>
      <w:proofErr w:type="gramEnd"/>
      <w:r w:rsidRPr="00E32EF6">
        <w:rPr>
          <w:rFonts w:ascii="宋体" w:eastAsia="宋体" w:hAnsi="宋体" w:cs="宋体"/>
          <w:kern w:val="0"/>
          <w:sz w:val="24"/>
          <w:szCs w:val="24"/>
        </w:rPr>
        <w:t>(0)</w:t>
      </w:r>
    </w:p>
    <w:p w14:paraId="148F2ED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2</w:t>
      </w:r>
    </w:p>
    <w:p w14:paraId="5405AE7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一维的尺寸</w:t>
      </w:r>
    </w:p>
    <w:p w14:paraId="790432A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a.size</w:t>
      </w:r>
      <w:proofErr w:type="spellEnd"/>
      <w:proofErr w:type="gramEnd"/>
      <w:r w:rsidRPr="00E32EF6">
        <w:rPr>
          <w:rFonts w:ascii="宋体" w:eastAsia="宋体" w:hAnsi="宋体" w:cs="宋体"/>
          <w:kern w:val="0"/>
          <w:sz w:val="24"/>
          <w:szCs w:val="24"/>
        </w:rPr>
        <w:t>(1)</w:t>
      </w:r>
    </w:p>
    <w:p w14:paraId="3117F57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2</w:t>
      </w:r>
    </w:p>
    <w:p w14:paraId="7F30336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二维的尺寸</w:t>
      </w:r>
    </w:p>
    <w:p w14:paraId="77304B68"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data</w:t>
      </w:r>
    </w:p>
    <w:p w14:paraId="12C9CB19"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获取张量</w:t>
      </w:r>
    </w:p>
    <w:p w14:paraId="62812A5D"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gramStart"/>
      <w:r w:rsidRPr="00E32EF6">
        <w:rPr>
          <w:rFonts w:ascii="宋体" w:eastAsia="宋体" w:hAnsi="宋体" w:cs="宋体"/>
          <w:b/>
          <w:bCs/>
          <w:kern w:val="0"/>
          <w:sz w:val="15"/>
          <w:szCs w:val="15"/>
        </w:rPr>
        <w:t>item(</w:t>
      </w:r>
      <w:proofErr w:type="gramEnd"/>
      <w:r w:rsidRPr="00E32EF6">
        <w:rPr>
          <w:rFonts w:ascii="宋体" w:eastAsia="宋体" w:hAnsi="宋体" w:cs="宋体"/>
          <w:b/>
          <w:bCs/>
          <w:kern w:val="0"/>
          <w:sz w:val="15"/>
          <w:szCs w:val="15"/>
        </w:rPr>
        <w:t>)</w:t>
      </w:r>
    </w:p>
    <w:p w14:paraId="1043190A"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获取数据，仅当只有一个数据时才能用</w:t>
      </w:r>
    </w:p>
    <w:p w14:paraId="792453A5"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gramStart"/>
      <w:r w:rsidRPr="00E32EF6">
        <w:rPr>
          <w:rFonts w:ascii="宋体" w:eastAsia="宋体" w:hAnsi="宋体" w:cs="宋体"/>
          <w:b/>
          <w:bCs/>
          <w:kern w:val="0"/>
          <w:sz w:val="15"/>
          <w:szCs w:val="15"/>
        </w:rPr>
        <w:t>dim(</w:t>
      </w:r>
      <w:proofErr w:type="gramEnd"/>
      <w:r w:rsidRPr="00E32EF6">
        <w:rPr>
          <w:rFonts w:ascii="宋体" w:eastAsia="宋体" w:hAnsi="宋体" w:cs="宋体"/>
          <w:b/>
          <w:bCs/>
          <w:kern w:val="0"/>
          <w:sz w:val="15"/>
          <w:szCs w:val="15"/>
        </w:rPr>
        <w:t>)</w:t>
      </w:r>
    </w:p>
    <w:p w14:paraId="01A9D7EF"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获取张量维度，举例：</w:t>
      </w:r>
    </w:p>
    <w:p w14:paraId="6BCD8A0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w:t>
      </w:r>
    </w:p>
    <w:p w14:paraId="4734C36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a.dim</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t>
      </w:r>
    </w:p>
    <w:p w14:paraId="4E380BE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0</w:t>
      </w:r>
    </w:p>
    <w:p w14:paraId="572E329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标量数据，0维</w:t>
      </w:r>
    </w:p>
    <w:p w14:paraId="22581DE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w:t>
      </w:r>
    </w:p>
    <w:p w14:paraId="2981011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a.dim</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t>
      </w:r>
    </w:p>
    <w:p w14:paraId="551389B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1</w:t>
      </w:r>
    </w:p>
    <w:p w14:paraId="69976B2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一维张量</w:t>
      </w:r>
    </w:p>
    <w:p w14:paraId="70F6950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 2.), (3, 4)))</w:t>
      </w:r>
    </w:p>
    <w:p w14:paraId="3EC1046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a.dim</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t>
      </w:r>
    </w:p>
    <w:p w14:paraId="0DD3378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2</w:t>
      </w:r>
    </w:p>
    <w:p w14:paraId="7B068B96"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numel</w:t>
      </w:r>
      <w:proofErr w:type="spellEnd"/>
      <w:r w:rsidRPr="00E32EF6">
        <w:rPr>
          <w:rFonts w:ascii="宋体" w:eastAsia="宋体" w:hAnsi="宋体" w:cs="宋体"/>
          <w:b/>
          <w:bCs/>
          <w:kern w:val="0"/>
          <w:sz w:val="15"/>
          <w:szCs w:val="15"/>
        </w:rPr>
        <w:t>(</w:t>
      </w:r>
      <w:proofErr w:type="gramEnd"/>
      <w:r w:rsidRPr="00E32EF6">
        <w:rPr>
          <w:rFonts w:ascii="宋体" w:eastAsia="宋体" w:hAnsi="宋体" w:cs="宋体"/>
          <w:b/>
          <w:bCs/>
          <w:kern w:val="0"/>
          <w:sz w:val="15"/>
          <w:szCs w:val="15"/>
        </w:rPr>
        <w:t>)</w:t>
      </w:r>
    </w:p>
    <w:p w14:paraId="4525ED42"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获取张量大小，举例：</w:t>
      </w:r>
    </w:p>
    <w:p w14:paraId="5B0BC8E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 2.), (3, 4)))</w:t>
      </w:r>
    </w:p>
    <w:p w14:paraId="6E2639A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a.numel</w:t>
      </w:r>
      <w:proofErr w:type="spellEnd"/>
      <w:proofErr w:type="gramEnd"/>
      <w:r w:rsidRPr="00E32EF6">
        <w:rPr>
          <w:rFonts w:ascii="宋体" w:eastAsia="宋体" w:hAnsi="宋体" w:cs="宋体"/>
          <w:kern w:val="0"/>
          <w:sz w:val="24"/>
          <w:szCs w:val="24"/>
        </w:rPr>
        <w:t>()</w:t>
      </w:r>
    </w:p>
    <w:p w14:paraId="4B7E944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4</w:t>
      </w:r>
    </w:p>
    <w:p w14:paraId="520C700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a里总共有4个数</w:t>
      </w:r>
    </w:p>
    <w:p w14:paraId="42332B90"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gramStart"/>
      <w:r w:rsidRPr="00E32EF6">
        <w:rPr>
          <w:rFonts w:ascii="宋体" w:eastAsia="宋体" w:hAnsi="宋体" w:cs="宋体"/>
          <w:b/>
          <w:bCs/>
          <w:kern w:val="0"/>
          <w:sz w:val="15"/>
          <w:szCs w:val="15"/>
        </w:rPr>
        <w:lastRenderedPageBreak/>
        <w:t>type(</w:t>
      </w:r>
      <w:proofErr w:type="gramEnd"/>
      <w:r w:rsidRPr="00E32EF6">
        <w:rPr>
          <w:rFonts w:ascii="宋体" w:eastAsia="宋体" w:hAnsi="宋体" w:cs="宋体"/>
          <w:b/>
          <w:bCs/>
          <w:kern w:val="0"/>
          <w:sz w:val="15"/>
          <w:szCs w:val="15"/>
        </w:rPr>
        <w:t>)</w:t>
      </w:r>
    </w:p>
    <w:p w14:paraId="401B1DC9"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获取张量类型，举例：</w:t>
      </w:r>
    </w:p>
    <w:p w14:paraId="6B52862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proofErr w:type="gramStart"/>
      <w:r w:rsidRPr="00E32EF6">
        <w:rPr>
          <w:rFonts w:ascii="宋体" w:eastAsia="宋体" w:hAnsi="宋体" w:cs="宋体"/>
          <w:kern w:val="0"/>
          <w:sz w:val="24"/>
          <w:szCs w:val="24"/>
        </w:rPr>
        <w:t>torch.IntTensor</w:t>
      </w:r>
      <w:proofErr w:type="spellEnd"/>
      <w:proofErr w:type="gramEnd"/>
      <w:r w:rsidRPr="00E32EF6">
        <w:rPr>
          <w:rFonts w:ascii="宋体" w:eastAsia="宋体" w:hAnsi="宋体" w:cs="宋体"/>
          <w:kern w:val="0"/>
          <w:sz w:val="24"/>
          <w:szCs w:val="24"/>
        </w:rPr>
        <w:t>(1)</w:t>
      </w:r>
    </w:p>
    <w:p w14:paraId="57F07F3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x</w:t>
      </w:r>
    </w:p>
    <w:p w14:paraId="404D827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xml:space="preserve">[1065353216], </w:t>
      </w:r>
      <w:proofErr w:type="spellStart"/>
      <w:r w:rsidRPr="00E32EF6">
        <w:rPr>
          <w:rFonts w:ascii="宋体" w:eastAsia="宋体" w:hAnsi="宋体" w:cs="宋体"/>
          <w:kern w:val="0"/>
          <w:sz w:val="24"/>
          <w:szCs w:val="24"/>
        </w:rPr>
        <w:t>dtype</w:t>
      </w:r>
      <w:proofErr w:type="spellEnd"/>
      <w:r w:rsidRPr="00E32EF6">
        <w:rPr>
          <w:rFonts w:ascii="宋体" w:eastAsia="宋体" w:hAnsi="宋体" w:cs="宋体"/>
          <w:kern w:val="0"/>
          <w:sz w:val="24"/>
          <w:szCs w:val="24"/>
        </w:rPr>
        <w:t>=torch.int32)</w:t>
      </w:r>
    </w:p>
    <w:p w14:paraId="7892605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x.type</w:t>
      </w:r>
      <w:proofErr w:type="spellEnd"/>
      <w:proofErr w:type="gramEnd"/>
      <w:r w:rsidRPr="00E32EF6">
        <w:rPr>
          <w:rFonts w:ascii="宋体" w:eastAsia="宋体" w:hAnsi="宋体" w:cs="宋体"/>
          <w:kern w:val="0"/>
          <w:sz w:val="24"/>
          <w:szCs w:val="24"/>
        </w:rPr>
        <w:t>()</w:t>
      </w:r>
    </w:p>
    <w:p w14:paraId="2286353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roofErr w:type="spellStart"/>
      <w:proofErr w:type="gramStart"/>
      <w:r w:rsidRPr="00E32EF6">
        <w:rPr>
          <w:rFonts w:ascii="宋体" w:eastAsia="宋体" w:hAnsi="宋体" w:cs="宋体"/>
          <w:kern w:val="0"/>
          <w:sz w:val="24"/>
          <w:szCs w:val="24"/>
        </w:rPr>
        <w:t>torch.IntTensor</w:t>
      </w:r>
      <w:proofErr w:type="spellEnd"/>
      <w:proofErr w:type="gramEnd"/>
      <w:r w:rsidRPr="00E32EF6">
        <w:rPr>
          <w:rFonts w:ascii="宋体" w:eastAsia="宋体" w:hAnsi="宋体" w:cs="宋体"/>
          <w:kern w:val="0"/>
          <w:sz w:val="24"/>
          <w:szCs w:val="24"/>
        </w:rPr>
        <w:t>'</w:t>
      </w:r>
    </w:p>
    <w:p w14:paraId="11B4F3A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type(x)</w:t>
      </w:r>
    </w:p>
    <w:p w14:paraId="65F2F6C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&lt;class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'&gt;</w:t>
      </w:r>
    </w:p>
    <w:p w14:paraId="34F1E5D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使用内置的type函数只能知道是个torch下的张量</w:t>
      </w:r>
    </w:p>
    <w:p w14:paraId="3F0C4A9E"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cuda</w:t>
      </w:r>
      <w:proofErr w:type="spellEnd"/>
      <w:r w:rsidRPr="00E32EF6">
        <w:rPr>
          <w:rFonts w:ascii="宋体" w:eastAsia="宋体" w:hAnsi="宋体" w:cs="宋体"/>
          <w:b/>
          <w:bCs/>
          <w:kern w:val="0"/>
          <w:sz w:val="15"/>
          <w:szCs w:val="15"/>
        </w:rPr>
        <w:t>(</w:t>
      </w:r>
      <w:proofErr w:type="gramEnd"/>
      <w:r w:rsidRPr="00E32EF6">
        <w:rPr>
          <w:rFonts w:ascii="宋体" w:eastAsia="宋体" w:hAnsi="宋体" w:cs="宋体"/>
          <w:b/>
          <w:bCs/>
          <w:kern w:val="0"/>
          <w:sz w:val="15"/>
          <w:szCs w:val="15"/>
        </w:rPr>
        <w:t>)</w:t>
      </w:r>
    </w:p>
    <w:p w14:paraId="5597687D"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CPU数据转GPU，举例：</w:t>
      </w:r>
    </w:p>
    <w:p w14:paraId="2C905C2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proofErr w:type="gramStart"/>
      <w:r w:rsidRPr="00E32EF6">
        <w:rPr>
          <w:rFonts w:ascii="宋体" w:eastAsia="宋体" w:hAnsi="宋体" w:cs="宋体"/>
          <w:kern w:val="0"/>
          <w:sz w:val="24"/>
          <w:szCs w:val="24"/>
        </w:rPr>
        <w:t>torch.IntTensor</w:t>
      </w:r>
      <w:proofErr w:type="spellEnd"/>
      <w:proofErr w:type="gramEnd"/>
      <w:r w:rsidRPr="00E32EF6">
        <w:rPr>
          <w:rFonts w:ascii="宋体" w:eastAsia="宋体" w:hAnsi="宋体" w:cs="宋体"/>
          <w:kern w:val="0"/>
          <w:sz w:val="24"/>
          <w:szCs w:val="24"/>
        </w:rPr>
        <w:t>(1)</w:t>
      </w:r>
    </w:p>
    <w:p w14:paraId="392B13D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proofErr w:type="gramStart"/>
      <w:r w:rsidRPr="00E32EF6">
        <w:rPr>
          <w:rFonts w:ascii="宋体" w:eastAsia="宋体" w:hAnsi="宋体" w:cs="宋体"/>
          <w:kern w:val="0"/>
          <w:sz w:val="24"/>
          <w:szCs w:val="24"/>
        </w:rPr>
        <w:t>x.cuda</w:t>
      </w:r>
      <w:proofErr w:type="spellEnd"/>
      <w:proofErr w:type="gramEnd"/>
      <w:r w:rsidRPr="00E32EF6">
        <w:rPr>
          <w:rFonts w:ascii="宋体" w:eastAsia="宋体" w:hAnsi="宋体" w:cs="宋体"/>
          <w:kern w:val="0"/>
          <w:sz w:val="24"/>
          <w:szCs w:val="24"/>
        </w:rPr>
        <w:t>()</w:t>
      </w:r>
    </w:p>
    <w:p w14:paraId="44A5CFC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转成GPU数据，这条语句得在GPU环境下才能运行</w:t>
      </w:r>
    </w:p>
    <w:p w14:paraId="28205ACF"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b/>
          <w:bCs/>
          <w:kern w:val="0"/>
          <w:sz w:val="24"/>
          <w:szCs w:val="24"/>
        </w:rPr>
        <w:t>注：</w:t>
      </w:r>
      <w:r w:rsidRPr="00E32EF6">
        <w:rPr>
          <w:rFonts w:ascii="宋体" w:eastAsia="宋体" w:hAnsi="宋体" w:cs="宋体"/>
          <w:kern w:val="0"/>
          <w:sz w:val="24"/>
          <w:szCs w:val="24"/>
        </w:rPr>
        <w:br/>
        <w:t>判断是否可用GPU可以通过</w:t>
      </w:r>
      <w:proofErr w:type="spellStart"/>
      <w:r w:rsidRPr="00E32EF6">
        <w:rPr>
          <w:rFonts w:ascii="宋体" w:eastAsia="宋体" w:hAnsi="宋体" w:cs="宋体"/>
          <w:kern w:val="0"/>
          <w:sz w:val="24"/>
          <w:szCs w:val="24"/>
        </w:rPr>
        <w:t>torch.cuda.is_available</w:t>
      </w:r>
      <w:proofErr w:type="spellEnd"/>
      <w:r w:rsidRPr="00E32EF6">
        <w:rPr>
          <w:rFonts w:ascii="宋体" w:eastAsia="宋体" w:hAnsi="宋体" w:cs="宋体"/>
          <w:kern w:val="0"/>
          <w:sz w:val="24"/>
          <w:szCs w:val="24"/>
        </w:rPr>
        <w:t>()判断，举例：</w:t>
      </w:r>
    </w:p>
    <w:p w14:paraId="7C48916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torch.cuda.is_</w:t>
      </w:r>
      <w:proofErr w:type="gramStart"/>
      <w:r w:rsidRPr="00E32EF6">
        <w:rPr>
          <w:rFonts w:ascii="宋体" w:eastAsia="宋体" w:hAnsi="宋体" w:cs="宋体"/>
          <w:kern w:val="0"/>
          <w:sz w:val="24"/>
          <w:szCs w:val="24"/>
        </w:rPr>
        <w:t>available</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t>
      </w:r>
    </w:p>
    <w:p w14:paraId="06FF5DA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False</w:t>
      </w:r>
    </w:p>
    <w:p w14:paraId="0DB8E142"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下面是一个GPU常用操作：</w:t>
      </w:r>
    </w:p>
    <w:p w14:paraId="08A651A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torch.cuda</w:t>
      </w:r>
      <w:proofErr w:type="gramEnd"/>
      <w:r w:rsidRPr="00E32EF6">
        <w:rPr>
          <w:rFonts w:ascii="宋体" w:eastAsia="宋体" w:hAnsi="宋体" w:cs="宋体"/>
          <w:kern w:val="0"/>
          <w:sz w:val="24"/>
          <w:szCs w:val="24"/>
        </w:rPr>
        <w:t>.device_count</w:t>
      </w:r>
      <w:proofErr w:type="spellEnd"/>
      <w:r w:rsidRPr="00E32EF6">
        <w:rPr>
          <w:rFonts w:ascii="宋体" w:eastAsia="宋体" w:hAnsi="宋体" w:cs="宋体"/>
          <w:kern w:val="0"/>
          <w:sz w:val="24"/>
          <w:szCs w:val="24"/>
        </w:rPr>
        <w:t>()</w:t>
      </w:r>
    </w:p>
    <w:p w14:paraId="6F985C9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1</w:t>
      </w:r>
    </w:p>
    <w:p w14:paraId="432531F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获取可使用GPU数量</w:t>
      </w:r>
    </w:p>
    <w:p w14:paraId="04FBEA5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torch.cuda.set_</w:t>
      </w:r>
      <w:proofErr w:type="gramStart"/>
      <w:r w:rsidRPr="00E32EF6">
        <w:rPr>
          <w:rFonts w:ascii="宋体" w:eastAsia="宋体" w:hAnsi="宋体" w:cs="宋体"/>
          <w:kern w:val="0"/>
          <w:sz w:val="24"/>
          <w:szCs w:val="24"/>
        </w:rPr>
        <w:t>device</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0)</w:t>
      </w:r>
    </w:p>
    <w:p w14:paraId="4F5ACCB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使用编号为0 的GPU</w:t>
      </w:r>
    </w:p>
    <w:p w14:paraId="696DA8DB"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lastRenderedPageBreak/>
        <w:t>cpu</w:t>
      </w:r>
      <w:proofErr w:type="spellEnd"/>
      <w:r w:rsidRPr="00E32EF6">
        <w:rPr>
          <w:rFonts w:ascii="宋体" w:eastAsia="宋体" w:hAnsi="宋体" w:cs="宋体"/>
          <w:b/>
          <w:bCs/>
          <w:kern w:val="0"/>
          <w:sz w:val="15"/>
          <w:szCs w:val="15"/>
        </w:rPr>
        <w:t>(</w:t>
      </w:r>
      <w:proofErr w:type="gramEnd"/>
      <w:r w:rsidRPr="00E32EF6">
        <w:rPr>
          <w:rFonts w:ascii="宋体" w:eastAsia="宋体" w:hAnsi="宋体" w:cs="宋体"/>
          <w:b/>
          <w:bCs/>
          <w:kern w:val="0"/>
          <w:sz w:val="15"/>
          <w:szCs w:val="15"/>
        </w:rPr>
        <w:t>)</w:t>
      </w:r>
    </w:p>
    <w:p w14:paraId="2EF3C1DC"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GPU数据转CPU，举例：</w:t>
      </w:r>
    </w:p>
    <w:p w14:paraId="5860E8C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torch.cuda</w:t>
      </w:r>
      <w:proofErr w:type="gramEnd"/>
      <w:r w:rsidRPr="00E32EF6">
        <w:rPr>
          <w:rFonts w:ascii="宋体" w:eastAsia="宋体" w:hAnsi="宋体" w:cs="宋体"/>
          <w:kern w:val="0"/>
          <w:sz w:val="24"/>
          <w:szCs w:val="24"/>
        </w:rPr>
        <w:t>.FloatTensor</w:t>
      </w:r>
      <w:proofErr w:type="spellEnd"/>
      <w:r w:rsidRPr="00E32EF6">
        <w:rPr>
          <w:rFonts w:ascii="宋体" w:eastAsia="宋体" w:hAnsi="宋体" w:cs="宋体"/>
          <w:kern w:val="0"/>
          <w:sz w:val="24"/>
          <w:szCs w:val="24"/>
        </w:rPr>
        <w:t>(1)</w:t>
      </w:r>
    </w:p>
    <w:p w14:paraId="18CE8AD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a.cpu</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t>
      </w:r>
    </w:p>
    <w:p w14:paraId="46B1E3B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w:t>
      </w:r>
    </w:p>
    <w:p w14:paraId="317A2D30"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b/>
          <w:bCs/>
          <w:kern w:val="0"/>
          <w:sz w:val="24"/>
          <w:szCs w:val="24"/>
        </w:rPr>
        <w:t>注：</w:t>
      </w:r>
      <w:r w:rsidRPr="00E32EF6">
        <w:rPr>
          <w:rFonts w:ascii="宋体" w:eastAsia="宋体" w:hAnsi="宋体" w:cs="宋体"/>
          <w:kern w:val="0"/>
          <w:sz w:val="24"/>
          <w:szCs w:val="24"/>
        </w:rPr>
        <w:br/>
        <w:t>上面的GPU和CPU数据互换是在低版本的</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上使用的，使用起来可能不太方便，之后的版本推出了简单切换的版本：先通过</w:t>
      </w:r>
      <w:proofErr w:type="spellStart"/>
      <w:r w:rsidRPr="00E32EF6">
        <w:rPr>
          <w:rFonts w:ascii="宋体" w:eastAsia="宋体" w:hAnsi="宋体" w:cs="宋体"/>
          <w:kern w:val="0"/>
          <w:sz w:val="24"/>
          <w:szCs w:val="24"/>
        </w:rPr>
        <w:t>torch.device</w:t>
      </w:r>
      <w:proofErr w:type="spellEnd"/>
      <w:r w:rsidRPr="00E32EF6">
        <w:rPr>
          <w:rFonts w:ascii="宋体" w:eastAsia="宋体" w:hAnsi="宋体" w:cs="宋体"/>
          <w:kern w:val="0"/>
          <w:sz w:val="24"/>
          <w:szCs w:val="24"/>
        </w:rPr>
        <w:t>()方法选择一个GPU/CPU设备，然后对需要使用该设备的数据通过to()方法调用，举例：</w:t>
      </w:r>
    </w:p>
    <w:p w14:paraId="3724636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device = </w:t>
      </w:r>
      <w:proofErr w:type="spellStart"/>
      <w:proofErr w:type="gramStart"/>
      <w:r w:rsidRPr="00E32EF6">
        <w:rPr>
          <w:rFonts w:ascii="宋体" w:eastAsia="宋体" w:hAnsi="宋体" w:cs="宋体"/>
          <w:kern w:val="0"/>
          <w:sz w:val="24"/>
          <w:szCs w:val="24"/>
        </w:rPr>
        <w:t>torch.device</w:t>
      </w:r>
      <w:proofErr w:type="spellEnd"/>
      <w:proofErr w:type="gramEnd"/>
      <w:r w:rsidRPr="00E32EF6">
        <w:rPr>
          <w:rFonts w:ascii="宋体" w:eastAsia="宋体" w:hAnsi="宋体" w:cs="宋体"/>
          <w:kern w:val="0"/>
          <w:sz w:val="24"/>
          <w:szCs w:val="24"/>
        </w:rPr>
        <w:t>('cuda:0')</w:t>
      </w:r>
    </w:p>
    <w:p w14:paraId="0A054B0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选择GPU设备</w:t>
      </w:r>
    </w:p>
    <w:p w14:paraId="081BBCF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net =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nn.Linear</w:t>
      </w:r>
      <w:proofErr w:type="spellEnd"/>
      <w:proofErr w:type="gramEnd"/>
      <w:r w:rsidRPr="00E32EF6">
        <w:rPr>
          <w:rFonts w:ascii="宋体" w:eastAsia="宋体" w:hAnsi="宋体" w:cs="宋体"/>
          <w:kern w:val="0"/>
          <w:sz w:val="24"/>
          <w:szCs w:val="24"/>
        </w:rPr>
        <w:t>(10, 100).to(device)</w:t>
      </w:r>
    </w:p>
    <w:p w14:paraId="2B2BE68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这里定义了一个全连接网络层，并使用该GPU设备</w:t>
      </w:r>
    </w:p>
    <w:p w14:paraId="4E38A53C"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view()/</w:t>
      </w:r>
      <w:proofErr w:type="gramStart"/>
      <w:r w:rsidRPr="00E32EF6">
        <w:rPr>
          <w:rFonts w:ascii="宋体" w:eastAsia="宋体" w:hAnsi="宋体" w:cs="宋体"/>
          <w:b/>
          <w:bCs/>
          <w:kern w:val="0"/>
          <w:sz w:val="15"/>
          <w:szCs w:val="15"/>
        </w:rPr>
        <w:t>reshape(</w:t>
      </w:r>
      <w:proofErr w:type="gramEnd"/>
      <w:r w:rsidRPr="00E32EF6">
        <w:rPr>
          <w:rFonts w:ascii="宋体" w:eastAsia="宋体" w:hAnsi="宋体" w:cs="宋体"/>
          <w:b/>
          <w:bCs/>
          <w:kern w:val="0"/>
          <w:sz w:val="15"/>
          <w:szCs w:val="15"/>
        </w:rPr>
        <w:t>)</w:t>
      </w:r>
    </w:p>
    <w:p w14:paraId="6E27CBDB"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这两个方法一样，修改张量形状，举例：</w:t>
      </w:r>
    </w:p>
    <w:p w14:paraId="07C4815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(2,3)</w:t>
      </w:r>
    </w:p>
    <w:p w14:paraId="18A2353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21E0D76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[[0.7824, 0.0911, 0.5798],</w:t>
      </w:r>
    </w:p>
    <w:p w14:paraId="49B3478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[0.4280, 0.2592, 0.4978]])</w:t>
      </w:r>
    </w:p>
    <w:p w14:paraId="7DCBF51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a.reshape</w:t>
      </w:r>
      <w:proofErr w:type="spellEnd"/>
      <w:proofErr w:type="gramEnd"/>
      <w:r w:rsidRPr="00E32EF6">
        <w:rPr>
          <w:rFonts w:ascii="宋体" w:eastAsia="宋体" w:hAnsi="宋体" w:cs="宋体"/>
          <w:kern w:val="0"/>
          <w:sz w:val="24"/>
          <w:szCs w:val="24"/>
        </w:rPr>
        <w:t>(3, 2)</w:t>
      </w:r>
    </w:p>
    <w:p w14:paraId="14862E2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[[0.7824, 0.0911],</w:t>
      </w:r>
    </w:p>
    <w:p w14:paraId="7AA63E7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[0.5798, 0.4280],</w:t>
      </w:r>
    </w:p>
    <w:p w14:paraId="56B6B44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[0.2592, 0.4978]])</w:t>
      </w:r>
    </w:p>
    <w:p w14:paraId="3A2E838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a.view</w:t>
      </w:r>
      <w:proofErr w:type="spellEnd"/>
      <w:proofErr w:type="gramEnd"/>
      <w:r w:rsidRPr="00E32EF6">
        <w:rPr>
          <w:rFonts w:ascii="宋体" w:eastAsia="宋体" w:hAnsi="宋体" w:cs="宋体"/>
          <w:kern w:val="0"/>
          <w:sz w:val="24"/>
          <w:szCs w:val="24"/>
        </w:rPr>
        <w:t>(3, 2)</w:t>
      </w:r>
    </w:p>
    <w:p w14:paraId="257877F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[[0.7824, 0.0911],</w:t>
      </w:r>
    </w:p>
    <w:p w14:paraId="199EC86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[0.5798, 0.4280],</w:t>
      </w:r>
    </w:p>
    <w:p w14:paraId="7B7AB51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[0.2592, 0.4978]])</w:t>
      </w:r>
    </w:p>
    <w:p w14:paraId="2D820A80"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gramStart"/>
      <w:r w:rsidRPr="00E32EF6">
        <w:rPr>
          <w:rFonts w:ascii="宋体" w:eastAsia="宋体" w:hAnsi="宋体" w:cs="宋体"/>
          <w:b/>
          <w:bCs/>
          <w:kern w:val="0"/>
          <w:sz w:val="15"/>
          <w:szCs w:val="15"/>
        </w:rPr>
        <w:t>t(</w:t>
      </w:r>
      <w:proofErr w:type="gramEnd"/>
      <w:r w:rsidRPr="00E32EF6">
        <w:rPr>
          <w:rFonts w:ascii="宋体" w:eastAsia="宋体" w:hAnsi="宋体" w:cs="宋体"/>
          <w:b/>
          <w:bCs/>
          <w:kern w:val="0"/>
          <w:sz w:val="15"/>
          <w:szCs w:val="15"/>
        </w:rPr>
        <w:t>)</w:t>
      </w:r>
    </w:p>
    <w:p w14:paraId="70D98D90"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lastRenderedPageBreak/>
        <w:t>转置操作，举例：</w:t>
      </w:r>
    </w:p>
    <w:p w14:paraId="6518CEF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(2, 3)</w:t>
      </w:r>
    </w:p>
    <w:p w14:paraId="03C7B05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1EC3F92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[[0.4620, 0.9787, 0.3998],</w:t>
      </w:r>
    </w:p>
    <w:p w14:paraId="5F3B26D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[0.4092, 0.1320, 0.5631]])</w:t>
      </w:r>
    </w:p>
    <w:p w14:paraId="7B4CCFE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a.t()</w:t>
      </w:r>
    </w:p>
    <w:p w14:paraId="4CCFCE2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[[0.4620, 0.4092],</w:t>
      </w:r>
    </w:p>
    <w:p w14:paraId="5B2522F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[0.9787, 0.1320],</w:t>
      </w:r>
    </w:p>
    <w:p w14:paraId="3ABAFAF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[0.3998, 0.5631]])</w:t>
      </w:r>
    </w:p>
    <w:p w14:paraId="323A365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roofErr w:type="gramStart"/>
      <w:r w:rsidRPr="00E32EF6">
        <w:rPr>
          <w:rFonts w:ascii="宋体" w:eastAsia="宋体" w:hAnsi="宋体" w:cs="宋体"/>
          <w:kern w:val="0"/>
          <w:sz w:val="24"/>
          <w:szCs w:val="24"/>
        </w:rPr>
        <w:t>t(</w:t>
      </w:r>
      <w:proofErr w:type="gramEnd"/>
      <w:r w:rsidRPr="00E32EF6">
        <w:rPr>
          <w:rFonts w:ascii="宋体" w:eastAsia="宋体" w:hAnsi="宋体" w:cs="宋体"/>
          <w:kern w:val="0"/>
          <w:sz w:val="24"/>
          <w:szCs w:val="24"/>
        </w:rPr>
        <w:t>).shape</w:t>
      </w:r>
    </w:p>
    <w:p w14:paraId="7E4356F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([3, 2])</w:t>
      </w:r>
    </w:p>
    <w:p w14:paraId="786BED69"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gramStart"/>
      <w:r w:rsidRPr="00E32EF6">
        <w:rPr>
          <w:rFonts w:ascii="宋体" w:eastAsia="宋体" w:hAnsi="宋体" w:cs="宋体"/>
          <w:b/>
          <w:bCs/>
          <w:kern w:val="0"/>
          <w:sz w:val="15"/>
          <w:szCs w:val="15"/>
        </w:rPr>
        <w:t>pow(</w:t>
      </w:r>
      <w:proofErr w:type="gramEnd"/>
      <w:r w:rsidRPr="00E32EF6">
        <w:rPr>
          <w:rFonts w:ascii="宋体" w:eastAsia="宋体" w:hAnsi="宋体" w:cs="宋体"/>
          <w:b/>
          <w:bCs/>
          <w:kern w:val="0"/>
          <w:sz w:val="15"/>
          <w:szCs w:val="15"/>
        </w:rPr>
        <w:t>)</w:t>
      </w:r>
    </w:p>
    <w:p w14:paraId="5F7FD173"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对张量进行</w:t>
      </w:r>
      <w:proofErr w:type="gramStart"/>
      <w:r w:rsidRPr="00E32EF6">
        <w:rPr>
          <w:rFonts w:ascii="宋体" w:eastAsia="宋体" w:hAnsi="宋体" w:cs="宋体"/>
          <w:kern w:val="0"/>
          <w:sz w:val="24"/>
          <w:szCs w:val="24"/>
        </w:rPr>
        <w:t>幂</w:t>
      </w:r>
      <w:proofErr w:type="gramEnd"/>
      <w:r w:rsidRPr="00E32EF6">
        <w:rPr>
          <w:rFonts w:ascii="宋体" w:eastAsia="宋体" w:hAnsi="宋体" w:cs="宋体"/>
          <w:kern w:val="0"/>
          <w:sz w:val="24"/>
          <w:szCs w:val="24"/>
        </w:rPr>
        <w:t>运算，也可以用**代替，举例：</w:t>
      </w:r>
    </w:p>
    <w:p w14:paraId="45930FC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torch.full</w:t>
      </w:r>
      <w:proofErr w:type="spellEnd"/>
      <w:proofErr w:type="gramEnd"/>
      <w:r w:rsidRPr="00E32EF6">
        <w:rPr>
          <w:rFonts w:ascii="宋体" w:eastAsia="宋体" w:hAnsi="宋体" w:cs="宋体"/>
          <w:kern w:val="0"/>
          <w:sz w:val="24"/>
          <w:szCs w:val="24"/>
        </w:rPr>
        <w:t>([2, 2], 3)</w:t>
      </w:r>
    </w:p>
    <w:p w14:paraId="35D2224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597B0DA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[[3., 3.],</w:t>
      </w:r>
    </w:p>
    <w:p w14:paraId="60C8DC5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[3., 3.]])</w:t>
      </w:r>
    </w:p>
    <w:p w14:paraId="14BB14A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a.pow</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2)</w:t>
      </w:r>
    </w:p>
    <w:p w14:paraId="681368C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[[9., 9.],</w:t>
      </w:r>
    </w:p>
    <w:p w14:paraId="4BA8C4D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[9., 9.]])</w:t>
      </w:r>
    </w:p>
    <w:p w14:paraId="249508D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a**2</w:t>
      </w:r>
    </w:p>
    <w:p w14:paraId="0480B63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[[9., 9.],</w:t>
      </w:r>
    </w:p>
    <w:p w14:paraId="58DAFF7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[9., 9.]])</w:t>
      </w:r>
    </w:p>
    <w:p w14:paraId="648888B8"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gramStart"/>
      <w:r w:rsidRPr="00E32EF6">
        <w:rPr>
          <w:rFonts w:ascii="宋体" w:eastAsia="宋体" w:hAnsi="宋体" w:cs="宋体"/>
          <w:b/>
          <w:bCs/>
          <w:kern w:val="0"/>
          <w:sz w:val="15"/>
          <w:szCs w:val="15"/>
        </w:rPr>
        <w:t>sqrt(</w:t>
      </w:r>
      <w:proofErr w:type="gramEnd"/>
      <w:r w:rsidRPr="00E32EF6">
        <w:rPr>
          <w:rFonts w:ascii="宋体" w:eastAsia="宋体" w:hAnsi="宋体" w:cs="宋体"/>
          <w:b/>
          <w:bCs/>
          <w:kern w:val="0"/>
          <w:sz w:val="15"/>
          <w:szCs w:val="15"/>
        </w:rPr>
        <w:t>)</w:t>
      </w:r>
    </w:p>
    <w:p w14:paraId="64F1F606"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对张量取平方根，举例：</w:t>
      </w:r>
    </w:p>
    <w:p w14:paraId="317835B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torch.full</w:t>
      </w:r>
      <w:proofErr w:type="spellEnd"/>
      <w:proofErr w:type="gramEnd"/>
      <w:r w:rsidRPr="00E32EF6">
        <w:rPr>
          <w:rFonts w:ascii="宋体" w:eastAsia="宋体" w:hAnsi="宋体" w:cs="宋体"/>
          <w:kern w:val="0"/>
          <w:sz w:val="24"/>
          <w:szCs w:val="24"/>
        </w:rPr>
        <w:t>([2, 2], 9)</w:t>
      </w:r>
    </w:p>
    <w:p w14:paraId="6BB0CE9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78F3853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[[9., 9.],</w:t>
      </w:r>
    </w:p>
    <w:p w14:paraId="314BB9D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        [9., 9.]])</w:t>
      </w:r>
    </w:p>
    <w:p w14:paraId="41258C5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a.sqrt</w:t>
      </w:r>
      <w:proofErr w:type="spellEnd"/>
      <w:proofErr w:type="gramEnd"/>
      <w:r w:rsidRPr="00E32EF6">
        <w:rPr>
          <w:rFonts w:ascii="宋体" w:eastAsia="宋体" w:hAnsi="宋体" w:cs="宋体"/>
          <w:kern w:val="0"/>
          <w:sz w:val="24"/>
          <w:szCs w:val="24"/>
        </w:rPr>
        <w:t>()</w:t>
      </w:r>
    </w:p>
    <w:p w14:paraId="58854BD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[[3., 3.],</w:t>
      </w:r>
    </w:p>
    <w:p w14:paraId="0CBAF1A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[3., 3.]])</w:t>
      </w:r>
    </w:p>
    <w:p w14:paraId="7AD4CA1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a**(0.5)</w:t>
      </w:r>
    </w:p>
    <w:p w14:paraId="50599FF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[[3., 3.],</w:t>
      </w:r>
    </w:p>
    <w:p w14:paraId="195A5E7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[3., 3.]])</w:t>
      </w:r>
    </w:p>
    <w:p w14:paraId="3AE784C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可以看出结果一样</w:t>
      </w:r>
    </w:p>
    <w:p w14:paraId="5EDD95F1"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rsqrt</w:t>
      </w:r>
      <w:proofErr w:type="spellEnd"/>
      <w:r w:rsidRPr="00E32EF6">
        <w:rPr>
          <w:rFonts w:ascii="宋体" w:eastAsia="宋体" w:hAnsi="宋体" w:cs="宋体"/>
          <w:b/>
          <w:bCs/>
          <w:kern w:val="0"/>
          <w:sz w:val="15"/>
          <w:szCs w:val="15"/>
        </w:rPr>
        <w:t>(</w:t>
      </w:r>
      <w:proofErr w:type="gramEnd"/>
      <w:r w:rsidRPr="00E32EF6">
        <w:rPr>
          <w:rFonts w:ascii="宋体" w:eastAsia="宋体" w:hAnsi="宋体" w:cs="宋体"/>
          <w:b/>
          <w:bCs/>
          <w:kern w:val="0"/>
          <w:sz w:val="15"/>
          <w:szCs w:val="15"/>
        </w:rPr>
        <w:t>)</w:t>
      </w:r>
    </w:p>
    <w:p w14:paraId="75CE1B9C"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取平方根的倒数，举例：</w:t>
      </w:r>
    </w:p>
    <w:p w14:paraId="7F06206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torch.full</w:t>
      </w:r>
      <w:proofErr w:type="spellEnd"/>
      <w:proofErr w:type="gramEnd"/>
      <w:r w:rsidRPr="00E32EF6">
        <w:rPr>
          <w:rFonts w:ascii="宋体" w:eastAsia="宋体" w:hAnsi="宋体" w:cs="宋体"/>
          <w:kern w:val="0"/>
          <w:sz w:val="24"/>
          <w:szCs w:val="24"/>
        </w:rPr>
        <w:t>([2, 2], 9)</w:t>
      </w:r>
    </w:p>
    <w:p w14:paraId="291750C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7E822E3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[[9., 9.],</w:t>
      </w:r>
    </w:p>
    <w:p w14:paraId="6333EAF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[9., 9.]])</w:t>
      </w:r>
    </w:p>
    <w:p w14:paraId="59C9F0A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a.rsqrt</w:t>
      </w:r>
      <w:proofErr w:type="spellEnd"/>
      <w:proofErr w:type="gramEnd"/>
      <w:r w:rsidRPr="00E32EF6">
        <w:rPr>
          <w:rFonts w:ascii="宋体" w:eastAsia="宋体" w:hAnsi="宋体" w:cs="宋体"/>
          <w:kern w:val="0"/>
          <w:sz w:val="24"/>
          <w:szCs w:val="24"/>
        </w:rPr>
        <w:t>()</w:t>
      </w:r>
    </w:p>
    <w:p w14:paraId="3322183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[[0.3333, 0.3333],</w:t>
      </w:r>
    </w:p>
    <w:p w14:paraId="3E082F9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[0.3333, 0.3333]])</w:t>
      </w:r>
    </w:p>
    <w:p w14:paraId="5B1617AE"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gramStart"/>
      <w:r w:rsidRPr="00E32EF6">
        <w:rPr>
          <w:rFonts w:ascii="宋体" w:eastAsia="宋体" w:hAnsi="宋体" w:cs="宋体"/>
          <w:b/>
          <w:bCs/>
          <w:kern w:val="0"/>
          <w:sz w:val="15"/>
          <w:szCs w:val="15"/>
        </w:rPr>
        <w:t>exp(</w:t>
      </w:r>
      <w:proofErr w:type="gramEnd"/>
      <w:r w:rsidRPr="00E32EF6">
        <w:rPr>
          <w:rFonts w:ascii="宋体" w:eastAsia="宋体" w:hAnsi="宋体" w:cs="宋体"/>
          <w:b/>
          <w:bCs/>
          <w:kern w:val="0"/>
          <w:sz w:val="15"/>
          <w:szCs w:val="15"/>
        </w:rPr>
        <w:t>)</w:t>
      </w:r>
    </w:p>
    <w:p w14:paraId="79976305"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取e为底的</w:t>
      </w:r>
      <w:proofErr w:type="gramStart"/>
      <w:r w:rsidRPr="00E32EF6">
        <w:rPr>
          <w:rFonts w:ascii="宋体" w:eastAsia="宋体" w:hAnsi="宋体" w:cs="宋体"/>
          <w:kern w:val="0"/>
          <w:sz w:val="24"/>
          <w:szCs w:val="24"/>
        </w:rPr>
        <w:t>幂</w:t>
      </w:r>
      <w:proofErr w:type="gramEnd"/>
      <w:r w:rsidRPr="00E32EF6">
        <w:rPr>
          <w:rFonts w:ascii="宋体" w:eastAsia="宋体" w:hAnsi="宋体" w:cs="宋体"/>
          <w:kern w:val="0"/>
          <w:sz w:val="24"/>
          <w:szCs w:val="24"/>
        </w:rPr>
        <w:t>次方，举例：</w:t>
      </w:r>
    </w:p>
    <w:p w14:paraId="3FBEBDD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torch.full</w:t>
      </w:r>
      <w:proofErr w:type="spellEnd"/>
      <w:proofErr w:type="gramEnd"/>
      <w:r w:rsidRPr="00E32EF6">
        <w:rPr>
          <w:rFonts w:ascii="宋体" w:eastAsia="宋体" w:hAnsi="宋体" w:cs="宋体"/>
          <w:kern w:val="0"/>
          <w:sz w:val="24"/>
          <w:szCs w:val="24"/>
        </w:rPr>
        <w:t>([2, 2], 2)</w:t>
      </w:r>
    </w:p>
    <w:p w14:paraId="1385A0D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a.exp</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t>
      </w:r>
    </w:p>
    <w:p w14:paraId="0879549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[[7.3891, 7.3891],</w:t>
      </w:r>
    </w:p>
    <w:p w14:paraId="31AF0CE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[7.3891, 7.3891]])</w:t>
      </w:r>
    </w:p>
    <w:p w14:paraId="238FEBC4"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gramStart"/>
      <w:r w:rsidRPr="00E32EF6">
        <w:rPr>
          <w:rFonts w:ascii="宋体" w:eastAsia="宋体" w:hAnsi="宋体" w:cs="宋体"/>
          <w:b/>
          <w:bCs/>
          <w:kern w:val="0"/>
          <w:sz w:val="15"/>
          <w:szCs w:val="15"/>
        </w:rPr>
        <w:t>log(</w:t>
      </w:r>
      <w:proofErr w:type="gramEnd"/>
      <w:r w:rsidRPr="00E32EF6">
        <w:rPr>
          <w:rFonts w:ascii="宋体" w:eastAsia="宋体" w:hAnsi="宋体" w:cs="宋体"/>
          <w:b/>
          <w:bCs/>
          <w:kern w:val="0"/>
          <w:sz w:val="15"/>
          <w:szCs w:val="15"/>
        </w:rPr>
        <w:t>)</w:t>
      </w:r>
    </w:p>
    <w:p w14:paraId="635487DB"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取log以e为底的对数，举例：</w:t>
      </w:r>
    </w:p>
    <w:p w14:paraId="3CECCB9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torch.full</w:t>
      </w:r>
      <w:proofErr w:type="spellEnd"/>
      <w:proofErr w:type="gramEnd"/>
      <w:r w:rsidRPr="00E32EF6">
        <w:rPr>
          <w:rFonts w:ascii="宋体" w:eastAsia="宋体" w:hAnsi="宋体" w:cs="宋体"/>
          <w:kern w:val="0"/>
          <w:sz w:val="24"/>
          <w:szCs w:val="24"/>
        </w:rPr>
        <w:t>([2, 2], 2)</w:t>
      </w:r>
    </w:p>
    <w:p w14:paraId="634BB42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&gt;&gt;&gt; </w:t>
      </w:r>
      <w:proofErr w:type="spellStart"/>
      <w:proofErr w:type="gramStart"/>
      <w:r w:rsidRPr="00E32EF6">
        <w:rPr>
          <w:rFonts w:ascii="宋体" w:eastAsia="宋体" w:hAnsi="宋体" w:cs="宋体"/>
          <w:kern w:val="0"/>
          <w:sz w:val="24"/>
          <w:szCs w:val="24"/>
        </w:rPr>
        <w:t>a.exp</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t>
      </w:r>
    </w:p>
    <w:p w14:paraId="6A4A200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[[7.3891, 7.3891],</w:t>
      </w:r>
    </w:p>
    <w:p w14:paraId="38BB24F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[7.3891, 7.3891]])</w:t>
      </w:r>
    </w:p>
    <w:p w14:paraId="7E86576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gramStart"/>
      <w:r w:rsidRPr="00E32EF6">
        <w:rPr>
          <w:rFonts w:ascii="宋体" w:eastAsia="宋体" w:hAnsi="宋体" w:cs="宋体"/>
          <w:kern w:val="0"/>
          <w:sz w:val="24"/>
          <w:szCs w:val="24"/>
        </w:rPr>
        <w:t>a.log(</w:t>
      </w:r>
      <w:proofErr w:type="gramEnd"/>
      <w:r w:rsidRPr="00E32EF6">
        <w:rPr>
          <w:rFonts w:ascii="宋体" w:eastAsia="宋体" w:hAnsi="宋体" w:cs="宋体"/>
          <w:kern w:val="0"/>
          <w:sz w:val="24"/>
          <w:szCs w:val="24"/>
        </w:rPr>
        <w:t>)</w:t>
      </w:r>
    </w:p>
    <w:p w14:paraId="02D3AFF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[[0.6931, 0.6931],</w:t>
      </w:r>
    </w:p>
    <w:p w14:paraId="0E1223F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[0.6931, 0.6931]])</w:t>
      </w:r>
    </w:p>
    <w:p w14:paraId="68FBA6E2"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对应的还有以2为底的log2、以10为底的log10等，举例：</w:t>
      </w:r>
    </w:p>
    <w:p w14:paraId="193E144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torch.full</w:t>
      </w:r>
      <w:proofErr w:type="spellEnd"/>
      <w:proofErr w:type="gramEnd"/>
      <w:r w:rsidRPr="00E32EF6">
        <w:rPr>
          <w:rFonts w:ascii="宋体" w:eastAsia="宋体" w:hAnsi="宋体" w:cs="宋体"/>
          <w:kern w:val="0"/>
          <w:sz w:val="24"/>
          <w:szCs w:val="24"/>
        </w:rPr>
        <w:t>([2, 2], 2)</w:t>
      </w:r>
    </w:p>
    <w:p w14:paraId="7D9BC78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a.log2()</w:t>
      </w:r>
    </w:p>
    <w:p w14:paraId="5C42253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1.],</w:t>
      </w:r>
    </w:p>
    <w:p w14:paraId="709A780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 1.]])</w:t>
      </w:r>
    </w:p>
    <w:p w14:paraId="70FBCEED"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round()/floor()/</w:t>
      </w:r>
      <w:proofErr w:type="gramStart"/>
      <w:r w:rsidRPr="00E32EF6">
        <w:rPr>
          <w:rFonts w:ascii="宋体" w:eastAsia="宋体" w:hAnsi="宋体" w:cs="宋体"/>
          <w:b/>
          <w:bCs/>
          <w:kern w:val="0"/>
          <w:sz w:val="15"/>
          <w:szCs w:val="15"/>
        </w:rPr>
        <w:t>ceil(</w:t>
      </w:r>
      <w:proofErr w:type="gramEnd"/>
      <w:r w:rsidRPr="00E32EF6">
        <w:rPr>
          <w:rFonts w:ascii="宋体" w:eastAsia="宋体" w:hAnsi="宋体" w:cs="宋体"/>
          <w:b/>
          <w:bCs/>
          <w:kern w:val="0"/>
          <w:sz w:val="15"/>
          <w:szCs w:val="15"/>
        </w:rPr>
        <w:t>)</w:t>
      </w:r>
    </w:p>
    <w:p w14:paraId="073E5C67"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四舍五入、向下取整和向上取整</w:t>
      </w:r>
    </w:p>
    <w:p w14:paraId="7E6B8A18"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r w:rsidRPr="00E32EF6">
        <w:rPr>
          <w:rFonts w:ascii="宋体" w:eastAsia="宋体" w:hAnsi="宋体" w:cs="宋体"/>
          <w:b/>
          <w:bCs/>
          <w:kern w:val="0"/>
          <w:sz w:val="15"/>
          <w:szCs w:val="15"/>
        </w:rPr>
        <w:t>trunc</w:t>
      </w:r>
      <w:proofErr w:type="spellEnd"/>
      <w:r w:rsidRPr="00E32EF6">
        <w:rPr>
          <w:rFonts w:ascii="宋体" w:eastAsia="宋体" w:hAnsi="宋体" w:cs="宋体"/>
          <w:b/>
          <w:bCs/>
          <w:kern w:val="0"/>
          <w:sz w:val="15"/>
          <w:szCs w:val="15"/>
        </w:rPr>
        <w:t>()/</w:t>
      </w:r>
      <w:proofErr w:type="gramStart"/>
      <w:r w:rsidRPr="00E32EF6">
        <w:rPr>
          <w:rFonts w:ascii="宋体" w:eastAsia="宋体" w:hAnsi="宋体" w:cs="宋体"/>
          <w:b/>
          <w:bCs/>
          <w:kern w:val="0"/>
          <w:sz w:val="15"/>
          <w:szCs w:val="15"/>
        </w:rPr>
        <w:t>frac(</w:t>
      </w:r>
      <w:proofErr w:type="gramEnd"/>
      <w:r w:rsidRPr="00E32EF6">
        <w:rPr>
          <w:rFonts w:ascii="宋体" w:eastAsia="宋体" w:hAnsi="宋体" w:cs="宋体"/>
          <w:b/>
          <w:bCs/>
          <w:kern w:val="0"/>
          <w:sz w:val="15"/>
          <w:szCs w:val="15"/>
        </w:rPr>
        <w:t>)</w:t>
      </w:r>
    </w:p>
    <w:p w14:paraId="7E9DC123"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取整数/小数部分，举例：</w:t>
      </w:r>
    </w:p>
    <w:p w14:paraId="050756D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(1.2)</w:t>
      </w:r>
    </w:p>
    <w:p w14:paraId="059AA0E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a.trunc</w:t>
      </w:r>
      <w:proofErr w:type="spellEnd"/>
      <w:proofErr w:type="gramEnd"/>
      <w:r w:rsidRPr="00E32EF6">
        <w:rPr>
          <w:rFonts w:ascii="宋体" w:eastAsia="宋体" w:hAnsi="宋体" w:cs="宋体"/>
          <w:kern w:val="0"/>
          <w:sz w:val="24"/>
          <w:szCs w:val="24"/>
        </w:rPr>
        <w:t>()</w:t>
      </w:r>
    </w:p>
    <w:p w14:paraId="181BF6B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w:t>
      </w:r>
    </w:p>
    <w:p w14:paraId="03D3BB4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a.frac</w:t>
      </w:r>
      <w:proofErr w:type="spellEnd"/>
      <w:proofErr w:type="gramEnd"/>
      <w:r w:rsidRPr="00E32EF6">
        <w:rPr>
          <w:rFonts w:ascii="宋体" w:eastAsia="宋体" w:hAnsi="宋体" w:cs="宋体"/>
          <w:kern w:val="0"/>
          <w:sz w:val="24"/>
          <w:szCs w:val="24"/>
        </w:rPr>
        <w:t>()</w:t>
      </w:r>
    </w:p>
    <w:p w14:paraId="6CC501A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0.2000)</w:t>
      </w:r>
    </w:p>
    <w:p w14:paraId="5CDDB34B"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max()/min()/median()/</w:t>
      </w:r>
      <w:proofErr w:type="gramStart"/>
      <w:r w:rsidRPr="00E32EF6">
        <w:rPr>
          <w:rFonts w:ascii="宋体" w:eastAsia="宋体" w:hAnsi="宋体" w:cs="宋体"/>
          <w:b/>
          <w:bCs/>
          <w:kern w:val="0"/>
          <w:sz w:val="15"/>
          <w:szCs w:val="15"/>
        </w:rPr>
        <w:t>mean(</w:t>
      </w:r>
      <w:proofErr w:type="gramEnd"/>
      <w:r w:rsidRPr="00E32EF6">
        <w:rPr>
          <w:rFonts w:ascii="宋体" w:eastAsia="宋体" w:hAnsi="宋体" w:cs="宋体"/>
          <w:b/>
          <w:bCs/>
          <w:kern w:val="0"/>
          <w:sz w:val="15"/>
          <w:szCs w:val="15"/>
        </w:rPr>
        <w:t>)</w:t>
      </w:r>
    </w:p>
    <w:p w14:paraId="40342AAC"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取最大值、最小值、中位数和平均值，举例：</w:t>
      </w:r>
    </w:p>
    <w:p w14:paraId="2C55EDF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 2., 3., 4., 5.])</w:t>
      </w:r>
    </w:p>
    <w:p w14:paraId="7795E7C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a.max</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t>
      </w:r>
    </w:p>
    <w:p w14:paraId="4CE9A41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5.)</w:t>
      </w:r>
    </w:p>
    <w:p w14:paraId="3A490EA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&gt;&gt;&gt; </w:t>
      </w:r>
      <w:proofErr w:type="spellStart"/>
      <w:proofErr w:type="gramStart"/>
      <w:r w:rsidRPr="00E32EF6">
        <w:rPr>
          <w:rFonts w:ascii="宋体" w:eastAsia="宋体" w:hAnsi="宋体" w:cs="宋体"/>
          <w:kern w:val="0"/>
          <w:sz w:val="24"/>
          <w:szCs w:val="24"/>
        </w:rPr>
        <w:t>a.min</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t>
      </w:r>
    </w:p>
    <w:p w14:paraId="1FC3DFA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w:t>
      </w:r>
    </w:p>
    <w:p w14:paraId="3867F25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a.median</w:t>
      </w:r>
      <w:proofErr w:type="spellEnd"/>
      <w:proofErr w:type="gramEnd"/>
      <w:r w:rsidRPr="00E32EF6">
        <w:rPr>
          <w:rFonts w:ascii="宋体" w:eastAsia="宋体" w:hAnsi="宋体" w:cs="宋体"/>
          <w:kern w:val="0"/>
          <w:sz w:val="24"/>
          <w:szCs w:val="24"/>
        </w:rPr>
        <w:t>()</w:t>
      </w:r>
    </w:p>
    <w:p w14:paraId="06C8EA4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3.)</w:t>
      </w:r>
    </w:p>
    <w:p w14:paraId="64D10E4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a.mean</w:t>
      </w:r>
      <w:proofErr w:type="spellEnd"/>
      <w:proofErr w:type="gramEnd"/>
      <w:r w:rsidRPr="00E32EF6">
        <w:rPr>
          <w:rFonts w:ascii="宋体" w:eastAsia="宋体" w:hAnsi="宋体" w:cs="宋体"/>
          <w:kern w:val="0"/>
          <w:sz w:val="24"/>
          <w:szCs w:val="24"/>
        </w:rPr>
        <w:t>()</w:t>
      </w:r>
    </w:p>
    <w:p w14:paraId="431E454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3.)</w:t>
      </w:r>
    </w:p>
    <w:p w14:paraId="7B54ECE3"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注意的是该方法默认会将全部数据变成一维的，并</w:t>
      </w:r>
      <w:proofErr w:type="gramStart"/>
      <w:r w:rsidRPr="00E32EF6">
        <w:rPr>
          <w:rFonts w:ascii="宋体" w:eastAsia="宋体" w:hAnsi="宋体" w:cs="宋体"/>
          <w:kern w:val="0"/>
          <w:sz w:val="24"/>
          <w:szCs w:val="24"/>
        </w:rPr>
        <w:t>取整个</w:t>
      </w:r>
      <w:proofErr w:type="gramEnd"/>
      <w:r w:rsidRPr="00E32EF6">
        <w:rPr>
          <w:rFonts w:ascii="宋体" w:eastAsia="宋体" w:hAnsi="宋体" w:cs="宋体"/>
          <w:kern w:val="0"/>
          <w:sz w:val="24"/>
          <w:szCs w:val="24"/>
        </w:rPr>
        <w:t>数据里的最大/最小之类的值，因此可以通过dim参数设置取值维度，举例：</w:t>
      </w:r>
    </w:p>
    <w:p w14:paraId="0410CBD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(2, 3)</w:t>
      </w:r>
    </w:p>
    <w:p w14:paraId="13687E8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2ACAB3D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[[0.0042, 0.5913, 0.0104],</w:t>
      </w:r>
    </w:p>
    <w:p w14:paraId="3D62452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[0.1673, 0.9443, 0.1303]])</w:t>
      </w:r>
    </w:p>
    <w:p w14:paraId="7E03C14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a.max</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t>
      </w:r>
    </w:p>
    <w:p w14:paraId="711AD85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0.9443)</w:t>
      </w:r>
    </w:p>
    <w:p w14:paraId="2DEBA00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默认返回总体的最大值</w:t>
      </w:r>
    </w:p>
    <w:p w14:paraId="436745E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a.max</w:t>
      </w:r>
      <w:proofErr w:type="spellEnd"/>
      <w:r w:rsidRPr="00E32EF6">
        <w:rPr>
          <w:rFonts w:ascii="宋体" w:eastAsia="宋体" w:hAnsi="宋体" w:cs="宋体"/>
          <w:kern w:val="0"/>
          <w:sz w:val="24"/>
          <w:szCs w:val="24"/>
        </w:rPr>
        <w:t>(dim=0)</w:t>
      </w:r>
    </w:p>
    <w:p w14:paraId="6BF2419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[0.1673, 0.9443, 0.1303]), tensor([1, 1, 1]))</w:t>
      </w:r>
    </w:p>
    <w:p w14:paraId="47CBAD1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在第1维选择，返回每一列最大值，并且对应索引为1,1,1</w:t>
      </w:r>
    </w:p>
    <w:p w14:paraId="6BBC978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a.max</w:t>
      </w:r>
      <w:proofErr w:type="spellEnd"/>
      <w:r w:rsidRPr="00E32EF6">
        <w:rPr>
          <w:rFonts w:ascii="宋体" w:eastAsia="宋体" w:hAnsi="宋体" w:cs="宋体"/>
          <w:kern w:val="0"/>
          <w:sz w:val="24"/>
          <w:szCs w:val="24"/>
        </w:rPr>
        <w:t>(dim=1)</w:t>
      </w:r>
    </w:p>
    <w:p w14:paraId="3D0E3B7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[0.5913, 0.9443]), tensor([1, 1]))</w:t>
      </w:r>
    </w:p>
    <w:p w14:paraId="660CE04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在第2维选择，返回每一行最大值，并且对应索引为1,1</w:t>
      </w:r>
    </w:p>
    <w:p w14:paraId="17051B00"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还有一个</w:t>
      </w:r>
      <w:proofErr w:type="spellStart"/>
      <w:r w:rsidRPr="00E32EF6">
        <w:rPr>
          <w:rFonts w:ascii="宋体" w:eastAsia="宋体" w:hAnsi="宋体" w:cs="宋体"/>
          <w:kern w:val="0"/>
          <w:sz w:val="24"/>
          <w:szCs w:val="24"/>
        </w:rPr>
        <w:t>keepdim</w:t>
      </w:r>
      <w:proofErr w:type="spellEnd"/>
      <w:r w:rsidRPr="00E32EF6">
        <w:rPr>
          <w:rFonts w:ascii="宋体" w:eastAsia="宋体" w:hAnsi="宋体" w:cs="宋体"/>
          <w:kern w:val="0"/>
          <w:sz w:val="24"/>
          <w:szCs w:val="24"/>
        </w:rPr>
        <w:t>参数，可以控制返回的格式</w:t>
      </w:r>
      <w:proofErr w:type="gramStart"/>
      <w:r w:rsidRPr="00E32EF6">
        <w:rPr>
          <w:rFonts w:ascii="宋体" w:eastAsia="宋体" w:hAnsi="宋体" w:cs="宋体"/>
          <w:kern w:val="0"/>
          <w:sz w:val="24"/>
          <w:szCs w:val="24"/>
        </w:rPr>
        <w:t>和之前</w:t>
      </w:r>
      <w:proofErr w:type="gramEnd"/>
      <w:r w:rsidRPr="00E32EF6">
        <w:rPr>
          <w:rFonts w:ascii="宋体" w:eastAsia="宋体" w:hAnsi="宋体" w:cs="宋体"/>
          <w:kern w:val="0"/>
          <w:sz w:val="24"/>
          <w:szCs w:val="24"/>
        </w:rPr>
        <w:t>相同，举例：</w:t>
      </w:r>
    </w:p>
    <w:p w14:paraId="39E9979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(2, 3)</w:t>
      </w:r>
    </w:p>
    <w:p w14:paraId="5169EF8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a.max</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 xml:space="preserve">dim=0, </w:t>
      </w:r>
      <w:proofErr w:type="spellStart"/>
      <w:r w:rsidRPr="00E32EF6">
        <w:rPr>
          <w:rFonts w:ascii="宋体" w:eastAsia="宋体" w:hAnsi="宋体" w:cs="宋体"/>
          <w:kern w:val="0"/>
          <w:sz w:val="24"/>
          <w:szCs w:val="24"/>
        </w:rPr>
        <w:t>keepdim</w:t>
      </w:r>
      <w:proofErr w:type="spellEnd"/>
      <w:r w:rsidRPr="00E32EF6">
        <w:rPr>
          <w:rFonts w:ascii="宋体" w:eastAsia="宋体" w:hAnsi="宋体" w:cs="宋体"/>
          <w:kern w:val="0"/>
          <w:sz w:val="24"/>
          <w:szCs w:val="24"/>
        </w:rPr>
        <w:t>=True)</w:t>
      </w:r>
    </w:p>
    <w:p w14:paraId="6816B5D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[[0.1673, 0.9443, 0.1303]]), tensor([[1, 1, 1]]))</w:t>
      </w:r>
    </w:p>
    <w:p w14:paraId="4A4A712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a.max</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 xml:space="preserve">dim=1, </w:t>
      </w:r>
      <w:proofErr w:type="spellStart"/>
      <w:r w:rsidRPr="00E32EF6">
        <w:rPr>
          <w:rFonts w:ascii="宋体" w:eastAsia="宋体" w:hAnsi="宋体" w:cs="宋体"/>
          <w:kern w:val="0"/>
          <w:sz w:val="24"/>
          <w:szCs w:val="24"/>
        </w:rPr>
        <w:t>keepdim</w:t>
      </w:r>
      <w:proofErr w:type="spellEnd"/>
      <w:r w:rsidRPr="00E32EF6">
        <w:rPr>
          <w:rFonts w:ascii="宋体" w:eastAsia="宋体" w:hAnsi="宋体" w:cs="宋体"/>
          <w:kern w:val="0"/>
          <w:sz w:val="24"/>
          <w:szCs w:val="24"/>
        </w:rPr>
        <w:t>=True)</w:t>
      </w:r>
    </w:p>
    <w:p w14:paraId="24E4285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[[0.5913],</w:t>
      </w:r>
    </w:p>
    <w:p w14:paraId="5FED0B9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[0.9443]]), </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w:t>
      </w:r>
    </w:p>
    <w:p w14:paraId="23E191B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w:t>
      </w:r>
    </w:p>
    <w:p w14:paraId="1FA003B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gramStart"/>
      <w:r w:rsidRPr="00E32EF6">
        <w:rPr>
          <w:rFonts w:ascii="宋体" w:eastAsia="宋体" w:hAnsi="宋体" w:cs="宋体"/>
          <w:kern w:val="0"/>
          <w:sz w:val="24"/>
          <w:szCs w:val="24"/>
        </w:rPr>
        <w:t>和之前</w:t>
      </w:r>
      <w:proofErr w:type="gramEnd"/>
      <w:r w:rsidRPr="00E32EF6">
        <w:rPr>
          <w:rFonts w:ascii="宋体" w:eastAsia="宋体" w:hAnsi="宋体" w:cs="宋体"/>
          <w:kern w:val="0"/>
          <w:sz w:val="24"/>
          <w:szCs w:val="24"/>
        </w:rPr>
        <w:t>的对比，可以发现设置该参数后格式变成一样的了</w:t>
      </w:r>
    </w:p>
    <w:p w14:paraId="58BBE623"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sum()/</w:t>
      </w:r>
      <w:proofErr w:type="gramStart"/>
      <w:r w:rsidRPr="00E32EF6">
        <w:rPr>
          <w:rFonts w:ascii="宋体" w:eastAsia="宋体" w:hAnsi="宋体" w:cs="宋体"/>
          <w:b/>
          <w:bCs/>
          <w:kern w:val="0"/>
          <w:sz w:val="15"/>
          <w:szCs w:val="15"/>
        </w:rPr>
        <w:t>prod(</w:t>
      </w:r>
      <w:proofErr w:type="gramEnd"/>
      <w:r w:rsidRPr="00E32EF6">
        <w:rPr>
          <w:rFonts w:ascii="宋体" w:eastAsia="宋体" w:hAnsi="宋体" w:cs="宋体"/>
          <w:b/>
          <w:bCs/>
          <w:kern w:val="0"/>
          <w:sz w:val="15"/>
          <w:szCs w:val="15"/>
        </w:rPr>
        <w:t>)</w:t>
      </w:r>
    </w:p>
    <w:p w14:paraId="3B78B850"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lastRenderedPageBreak/>
        <w:t>求累加、累乘，举例：</w:t>
      </w:r>
    </w:p>
    <w:p w14:paraId="2143A89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 2., 3., 4., 5.])</w:t>
      </w:r>
    </w:p>
    <w:p w14:paraId="3BA8307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a.sum</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t>
      </w:r>
    </w:p>
    <w:p w14:paraId="3E57AC6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15.)</w:t>
      </w:r>
    </w:p>
    <w:p w14:paraId="447ECD1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a.prod</w:t>
      </w:r>
      <w:proofErr w:type="spellEnd"/>
      <w:proofErr w:type="gramEnd"/>
      <w:r w:rsidRPr="00E32EF6">
        <w:rPr>
          <w:rFonts w:ascii="宋体" w:eastAsia="宋体" w:hAnsi="宋体" w:cs="宋体"/>
          <w:kern w:val="0"/>
          <w:sz w:val="24"/>
          <w:szCs w:val="24"/>
        </w:rPr>
        <w:t>()</w:t>
      </w:r>
    </w:p>
    <w:p w14:paraId="4F8E5F4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120.)</w:t>
      </w:r>
    </w:p>
    <w:p w14:paraId="23EA90B9"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该方法也可以使用dim参数</w:t>
      </w:r>
      <w:proofErr w:type="gramStart"/>
      <w:r w:rsidRPr="00E32EF6">
        <w:rPr>
          <w:rFonts w:ascii="宋体" w:eastAsia="宋体" w:hAnsi="宋体" w:cs="宋体"/>
          <w:kern w:val="0"/>
          <w:sz w:val="24"/>
          <w:szCs w:val="24"/>
        </w:rPr>
        <w:t>对某维度</w:t>
      </w:r>
      <w:proofErr w:type="gramEnd"/>
      <w:r w:rsidRPr="00E32EF6">
        <w:rPr>
          <w:rFonts w:ascii="宋体" w:eastAsia="宋体" w:hAnsi="宋体" w:cs="宋体"/>
          <w:kern w:val="0"/>
          <w:sz w:val="24"/>
          <w:szCs w:val="24"/>
        </w:rPr>
        <w:t>进行运算</w:t>
      </w:r>
    </w:p>
    <w:p w14:paraId="78BEBFD4"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argmax()/</w:t>
      </w:r>
      <w:proofErr w:type="spellStart"/>
      <w:proofErr w:type="gramStart"/>
      <w:r w:rsidRPr="00E32EF6">
        <w:rPr>
          <w:rFonts w:ascii="宋体" w:eastAsia="宋体" w:hAnsi="宋体" w:cs="宋体"/>
          <w:b/>
          <w:bCs/>
          <w:kern w:val="0"/>
          <w:sz w:val="15"/>
          <w:szCs w:val="15"/>
        </w:rPr>
        <w:t>argmin</w:t>
      </w:r>
      <w:proofErr w:type="spellEnd"/>
      <w:r w:rsidRPr="00E32EF6">
        <w:rPr>
          <w:rFonts w:ascii="宋体" w:eastAsia="宋体" w:hAnsi="宋体" w:cs="宋体"/>
          <w:b/>
          <w:bCs/>
          <w:kern w:val="0"/>
          <w:sz w:val="15"/>
          <w:szCs w:val="15"/>
        </w:rPr>
        <w:t>(</w:t>
      </w:r>
      <w:proofErr w:type="gramEnd"/>
      <w:r w:rsidRPr="00E32EF6">
        <w:rPr>
          <w:rFonts w:ascii="宋体" w:eastAsia="宋体" w:hAnsi="宋体" w:cs="宋体"/>
          <w:b/>
          <w:bCs/>
          <w:kern w:val="0"/>
          <w:sz w:val="15"/>
          <w:szCs w:val="15"/>
        </w:rPr>
        <w:t>)</w:t>
      </w:r>
    </w:p>
    <w:p w14:paraId="48D211D0"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返回最大/小值的索引，举例：</w:t>
      </w:r>
    </w:p>
    <w:p w14:paraId="3E0244A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 2., 3., 4., 5.])</w:t>
      </w:r>
    </w:p>
    <w:p w14:paraId="7811CB8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a.argmax</w:t>
      </w:r>
      <w:proofErr w:type="spellEnd"/>
      <w:proofErr w:type="gramEnd"/>
      <w:r w:rsidRPr="00E32EF6">
        <w:rPr>
          <w:rFonts w:ascii="宋体" w:eastAsia="宋体" w:hAnsi="宋体" w:cs="宋体"/>
          <w:kern w:val="0"/>
          <w:sz w:val="24"/>
          <w:szCs w:val="24"/>
        </w:rPr>
        <w:t>()</w:t>
      </w:r>
    </w:p>
    <w:p w14:paraId="5DBA181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4)</w:t>
      </w:r>
    </w:p>
    <w:p w14:paraId="473A212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a.argmin</w:t>
      </w:r>
      <w:proofErr w:type="spellEnd"/>
      <w:proofErr w:type="gramEnd"/>
      <w:r w:rsidRPr="00E32EF6">
        <w:rPr>
          <w:rFonts w:ascii="宋体" w:eastAsia="宋体" w:hAnsi="宋体" w:cs="宋体"/>
          <w:kern w:val="0"/>
          <w:sz w:val="24"/>
          <w:szCs w:val="24"/>
        </w:rPr>
        <w:t>()</w:t>
      </w:r>
    </w:p>
    <w:p w14:paraId="1C170BB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w:t>
      </w:r>
    </w:p>
    <w:p w14:paraId="3B28716C"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该方法同样默认会将全部数据变成一维的，并计算整个数据里最大值的索引，举例：</w:t>
      </w:r>
    </w:p>
    <w:p w14:paraId="19941A3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(2, 3)</w:t>
      </w:r>
    </w:p>
    <w:p w14:paraId="61BDC17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47B3A8C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[[0.2624, 0.2925, 0.0866],</w:t>
      </w:r>
    </w:p>
    <w:p w14:paraId="525EBD1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[0.0545, 0.8841, 0.9959]])</w:t>
      </w:r>
    </w:p>
    <w:p w14:paraId="178A3E8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a.argmax</w:t>
      </w:r>
      <w:proofErr w:type="spellEnd"/>
      <w:proofErr w:type="gramEnd"/>
      <w:r w:rsidRPr="00E32EF6">
        <w:rPr>
          <w:rFonts w:ascii="宋体" w:eastAsia="宋体" w:hAnsi="宋体" w:cs="宋体"/>
          <w:kern w:val="0"/>
          <w:sz w:val="24"/>
          <w:szCs w:val="24"/>
        </w:rPr>
        <w:t>()</w:t>
      </w:r>
    </w:p>
    <w:p w14:paraId="2D8CB87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5)</w:t>
      </w:r>
    </w:p>
    <w:p w14:paraId="0A8CE89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可以看出所有数据默认转到1维上，最大值在第6个</w:t>
      </w:r>
    </w:p>
    <w:p w14:paraId="5AC400BC"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但可以通过输入维度来控制索引的判断基准，举例：</w:t>
      </w:r>
    </w:p>
    <w:p w14:paraId="2C5D0D4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(2, 3)</w:t>
      </w:r>
    </w:p>
    <w:p w14:paraId="08D2521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07A480F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[[0.7365, 0.4280, 0.6650],</w:t>
      </w:r>
    </w:p>
    <w:p w14:paraId="4CF4758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        [0.6988, 0.9839, 0.8990]])</w:t>
      </w:r>
    </w:p>
    <w:p w14:paraId="594E525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a.argmax</w:t>
      </w:r>
      <w:proofErr w:type="spellEnd"/>
      <w:proofErr w:type="gramEnd"/>
      <w:r w:rsidRPr="00E32EF6">
        <w:rPr>
          <w:rFonts w:ascii="宋体" w:eastAsia="宋体" w:hAnsi="宋体" w:cs="宋体"/>
          <w:kern w:val="0"/>
          <w:sz w:val="24"/>
          <w:szCs w:val="24"/>
        </w:rPr>
        <w:t>(dim=0)</w:t>
      </w:r>
    </w:p>
    <w:p w14:paraId="2CB92B8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 1, 1])</w:t>
      </w:r>
    </w:p>
    <w:p w14:paraId="56C7605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在第1维下判断每一列的最大值索引，第一列是0.7365索引为0，第二列是0.9839索引为1，第三列是0.8990索引为1</w:t>
      </w:r>
    </w:p>
    <w:p w14:paraId="39C7A6F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a.argmax</w:t>
      </w:r>
      <w:proofErr w:type="spellEnd"/>
      <w:proofErr w:type="gramEnd"/>
      <w:r w:rsidRPr="00E32EF6">
        <w:rPr>
          <w:rFonts w:ascii="宋体" w:eastAsia="宋体" w:hAnsi="宋体" w:cs="宋体"/>
          <w:kern w:val="0"/>
          <w:sz w:val="24"/>
          <w:szCs w:val="24"/>
        </w:rPr>
        <w:t>(dim=1)</w:t>
      </w:r>
    </w:p>
    <w:p w14:paraId="3B5D6F3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 1])</w:t>
      </w:r>
    </w:p>
    <w:p w14:paraId="0A80FCE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在第2维下判断每一行的最大值索引，第一行是0.7365索引为0，第二行是0.9839索引为1</w:t>
      </w:r>
    </w:p>
    <w:p w14:paraId="11740FC7"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argsort</w:t>
      </w:r>
      <w:proofErr w:type="spellEnd"/>
      <w:r w:rsidRPr="00E32EF6">
        <w:rPr>
          <w:rFonts w:ascii="宋体" w:eastAsia="宋体" w:hAnsi="宋体" w:cs="宋体"/>
          <w:b/>
          <w:bCs/>
          <w:kern w:val="0"/>
          <w:sz w:val="15"/>
          <w:szCs w:val="15"/>
        </w:rPr>
        <w:t>(</w:t>
      </w:r>
      <w:proofErr w:type="gramEnd"/>
      <w:r w:rsidRPr="00E32EF6">
        <w:rPr>
          <w:rFonts w:ascii="宋体" w:eastAsia="宋体" w:hAnsi="宋体" w:cs="宋体"/>
          <w:b/>
          <w:bCs/>
          <w:kern w:val="0"/>
          <w:sz w:val="15"/>
          <w:szCs w:val="15"/>
        </w:rPr>
        <w:t>)</w:t>
      </w:r>
    </w:p>
    <w:p w14:paraId="2C8E0C8D"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返回从小到大（默认，可以通过descending参数设置）的索引，举例：</w:t>
      </w:r>
    </w:p>
    <w:p w14:paraId="60844D1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a.argsort</w:t>
      </w:r>
      <w:proofErr w:type="spellEnd"/>
      <w:proofErr w:type="gramEnd"/>
      <w:r w:rsidRPr="00E32EF6">
        <w:rPr>
          <w:rFonts w:ascii="宋体" w:eastAsia="宋体" w:hAnsi="宋体" w:cs="宋体"/>
          <w:kern w:val="0"/>
          <w:sz w:val="24"/>
          <w:szCs w:val="24"/>
        </w:rPr>
        <w:t>()</w:t>
      </w:r>
    </w:p>
    <w:p w14:paraId="4E8E83A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 1, 2, 3, 4])</w:t>
      </w:r>
    </w:p>
    <w:p w14:paraId="4C5EB4F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 5., 4., 2., 5., 3.])</w:t>
      </w:r>
    </w:p>
    <w:p w14:paraId="6851C3F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a.argsort</w:t>
      </w:r>
      <w:proofErr w:type="spellEnd"/>
      <w:proofErr w:type="gramEnd"/>
      <w:r w:rsidRPr="00E32EF6">
        <w:rPr>
          <w:rFonts w:ascii="宋体" w:eastAsia="宋体" w:hAnsi="宋体" w:cs="宋体"/>
          <w:kern w:val="0"/>
          <w:sz w:val="24"/>
          <w:szCs w:val="24"/>
        </w:rPr>
        <w:t>()</w:t>
      </w:r>
    </w:p>
    <w:p w14:paraId="23D6EEB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 3, 5, 2, 1, 4])</w:t>
      </w:r>
    </w:p>
    <w:p w14:paraId="078F8C4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从小到大的索引</w:t>
      </w:r>
    </w:p>
    <w:p w14:paraId="2904B44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a.argsort</w:t>
      </w:r>
      <w:proofErr w:type="spellEnd"/>
      <w:proofErr w:type="gramEnd"/>
      <w:r w:rsidRPr="00E32EF6">
        <w:rPr>
          <w:rFonts w:ascii="宋体" w:eastAsia="宋体" w:hAnsi="宋体" w:cs="宋体"/>
          <w:kern w:val="0"/>
          <w:sz w:val="24"/>
          <w:szCs w:val="24"/>
        </w:rPr>
        <w:t>(descending=True)</w:t>
      </w:r>
    </w:p>
    <w:p w14:paraId="34846AF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4, 2, 5, 3, 0])</w:t>
      </w:r>
    </w:p>
    <w:p w14:paraId="5707A26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从大到小的索引</w:t>
      </w:r>
    </w:p>
    <w:p w14:paraId="5AED1C42"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topk</w:t>
      </w:r>
      <w:proofErr w:type="spellEnd"/>
      <w:r w:rsidRPr="00E32EF6">
        <w:rPr>
          <w:rFonts w:ascii="宋体" w:eastAsia="宋体" w:hAnsi="宋体" w:cs="宋体"/>
          <w:b/>
          <w:bCs/>
          <w:kern w:val="0"/>
          <w:sz w:val="15"/>
          <w:szCs w:val="15"/>
        </w:rPr>
        <w:t>(</w:t>
      </w:r>
      <w:proofErr w:type="gramEnd"/>
      <w:r w:rsidRPr="00E32EF6">
        <w:rPr>
          <w:rFonts w:ascii="宋体" w:eastAsia="宋体" w:hAnsi="宋体" w:cs="宋体"/>
          <w:b/>
          <w:bCs/>
          <w:kern w:val="0"/>
          <w:sz w:val="15"/>
          <w:szCs w:val="15"/>
        </w:rPr>
        <w:t>)</w:t>
      </w:r>
    </w:p>
    <w:p w14:paraId="5561F295"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返回前几大的值（取前几小的值设置参数largest为False就行），并且还是按从大到小（取前几</w:t>
      </w:r>
      <w:proofErr w:type="gramStart"/>
      <w:r w:rsidRPr="00E32EF6">
        <w:rPr>
          <w:rFonts w:ascii="宋体" w:eastAsia="宋体" w:hAnsi="宋体" w:cs="宋体"/>
          <w:kern w:val="0"/>
          <w:sz w:val="24"/>
          <w:szCs w:val="24"/>
        </w:rPr>
        <w:t>小就是</w:t>
      </w:r>
      <w:proofErr w:type="gramEnd"/>
      <w:r w:rsidRPr="00E32EF6">
        <w:rPr>
          <w:rFonts w:ascii="宋体" w:eastAsia="宋体" w:hAnsi="宋体" w:cs="宋体"/>
          <w:kern w:val="0"/>
          <w:sz w:val="24"/>
          <w:szCs w:val="24"/>
        </w:rPr>
        <w:t>从小到大）排序好的，举例：</w:t>
      </w:r>
    </w:p>
    <w:p w14:paraId="29A4197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(2, 3)</w:t>
      </w:r>
    </w:p>
    <w:p w14:paraId="1771D42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04E5BC6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[[0.0831, 0.3135, 0.2989],</w:t>
      </w:r>
    </w:p>
    <w:p w14:paraId="7C79B77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[0.2959, 0.6371, 0.9715]])</w:t>
      </w:r>
    </w:p>
    <w:p w14:paraId="64817B8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a.topk</w:t>
      </w:r>
      <w:proofErr w:type="spellEnd"/>
      <w:proofErr w:type="gramEnd"/>
      <w:r w:rsidRPr="00E32EF6">
        <w:rPr>
          <w:rFonts w:ascii="宋体" w:eastAsia="宋体" w:hAnsi="宋体" w:cs="宋体"/>
          <w:kern w:val="0"/>
          <w:sz w:val="24"/>
          <w:szCs w:val="24"/>
        </w:rPr>
        <w:t>(3)</w:t>
      </w:r>
    </w:p>
    <w:p w14:paraId="566D7FC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[[0.3135, 0.2989, 0.0831],</w:t>
      </w:r>
    </w:p>
    <w:p w14:paraId="41CCC26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[0.9715, 0.6371, 0.2959]]), </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2, 0],</w:t>
      </w:r>
    </w:p>
    <w:p w14:paraId="674B991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[2, 1, 0]]))</w:t>
      </w:r>
    </w:p>
    <w:p w14:paraId="5A3D5B8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取前三大的，可以看到结果也从大到小排序好</w:t>
      </w:r>
    </w:p>
    <w:p w14:paraId="7EEE19A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&gt;&gt;&gt; </w:t>
      </w:r>
      <w:proofErr w:type="spellStart"/>
      <w:proofErr w:type="gramStart"/>
      <w:r w:rsidRPr="00E32EF6">
        <w:rPr>
          <w:rFonts w:ascii="宋体" w:eastAsia="宋体" w:hAnsi="宋体" w:cs="宋体"/>
          <w:kern w:val="0"/>
          <w:sz w:val="24"/>
          <w:szCs w:val="24"/>
        </w:rPr>
        <w:t>a.topk</w:t>
      </w:r>
      <w:proofErr w:type="spellEnd"/>
      <w:proofErr w:type="gramEnd"/>
      <w:r w:rsidRPr="00E32EF6">
        <w:rPr>
          <w:rFonts w:ascii="宋体" w:eastAsia="宋体" w:hAnsi="宋体" w:cs="宋体"/>
          <w:kern w:val="0"/>
          <w:sz w:val="24"/>
          <w:szCs w:val="24"/>
        </w:rPr>
        <w:t>(3, dim=1)</w:t>
      </w:r>
    </w:p>
    <w:p w14:paraId="0F5ABE9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[[0.3135, 0.2989, 0.0831],</w:t>
      </w:r>
    </w:p>
    <w:p w14:paraId="274E4CD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[0.9715, 0.6371, 0.2959]]), </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2, 0],</w:t>
      </w:r>
    </w:p>
    <w:p w14:paraId="01E6D7D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[2, 1, 0]]))</w:t>
      </w:r>
    </w:p>
    <w:p w14:paraId="0FF2C64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在</w:t>
      </w:r>
      <w:proofErr w:type="gramStart"/>
      <w:r w:rsidRPr="00E32EF6">
        <w:rPr>
          <w:rFonts w:ascii="宋体" w:eastAsia="宋体" w:hAnsi="宋体" w:cs="宋体"/>
          <w:kern w:val="0"/>
          <w:sz w:val="24"/>
          <w:szCs w:val="24"/>
        </w:rPr>
        <w:t>第2维取前</w:t>
      </w:r>
      <w:proofErr w:type="gramEnd"/>
      <w:r w:rsidRPr="00E32EF6">
        <w:rPr>
          <w:rFonts w:ascii="宋体" w:eastAsia="宋体" w:hAnsi="宋体" w:cs="宋体"/>
          <w:kern w:val="0"/>
          <w:sz w:val="24"/>
          <w:szCs w:val="24"/>
        </w:rPr>
        <w:t>大三的数</w:t>
      </w:r>
    </w:p>
    <w:p w14:paraId="6FAE02C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a.topk</w:t>
      </w:r>
      <w:proofErr w:type="spellEnd"/>
      <w:proofErr w:type="gramEnd"/>
      <w:r w:rsidRPr="00E32EF6">
        <w:rPr>
          <w:rFonts w:ascii="宋体" w:eastAsia="宋体" w:hAnsi="宋体" w:cs="宋体"/>
          <w:kern w:val="0"/>
          <w:sz w:val="24"/>
          <w:szCs w:val="24"/>
        </w:rPr>
        <w:t>(3, largest=False)</w:t>
      </w:r>
    </w:p>
    <w:p w14:paraId="01ACE9A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[[0.0831, 0.2989, 0.3135],</w:t>
      </w:r>
    </w:p>
    <w:p w14:paraId="618D6EF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[0.2959, 0.6371, 0.9715]]), </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 2, 1],</w:t>
      </w:r>
    </w:p>
    <w:p w14:paraId="09E78AE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1, 2]]))</w:t>
      </w:r>
    </w:p>
    <w:p w14:paraId="12C9544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取前三小的，可以看到结果也从小到大排序好</w:t>
      </w:r>
    </w:p>
    <w:p w14:paraId="50B21741"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kthvalue</w:t>
      </w:r>
      <w:proofErr w:type="spellEnd"/>
      <w:r w:rsidRPr="00E32EF6">
        <w:rPr>
          <w:rFonts w:ascii="宋体" w:eastAsia="宋体" w:hAnsi="宋体" w:cs="宋体"/>
          <w:b/>
          <w:bCs/>
          <w:kern w:val="0"/>
          <w:sz w:val="15"/>
          <w:szCs w:val="15"/>
        </w:rPr>
        <w:t>(</w:t>
      </w:r>
      <w:proofErr w:type="gramEnd"/>
      <w:r w:rsidRPr="00E32EF6">
        <w:rPr>
          <w:rFonts w:ascii="宋体" w:eastAsia="宋体" w:hAnsi="宋体" w:cs="宋体"/>
          <w:b/>
          <w:bCs/>
          <w:kern w:val="0"/>
          <w:sz w:val="15"/>
          <w:szCs w:val="15"/>
        </w:rPr>
        <w:t>)</w:t>
      </w:r>
    </w:p>
    <w:p w14:paraId="5B330A0E"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返回第几小的数，举例：</w:t>
      </w:r>
    </w:p>
    <w:p w14:paraId="5015951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(2, 3)</w:t>
      </w:r>
    </w:p>
    <w:p w14:paraId="6704D98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401947B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[[0.2052, 0.1159, 0.8533],</w:t>
      </w:r>
    </w:p>
    <w:p w14:paraId="24E1ECA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[0.3335, 0.3922, 0.7414]])</w:t>
      </w:r>
    </w:p>
    <w:p w14:paraId="0A3FEDE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a.sort</w:t>
      </w:r>
      <w:proofErr w:type="spellEnd"/>
      <w:proofErr w:type="gramEnd"/>
      <w:r w:rsidRPr="00E32EF6">
        <w:rPr>
          <w:rFonts w:ascii="宋体" w:eastAsia="宋体" w:hAnsi="宋体" w:cs="宋体"/>
          <w:kern w:val="0"/>
          <w:sz w:val="24"/>
          <w:szCs w:val="24"/>
        </w:rPr>
        <w:t>()</w:t>
      </w:r>
    </w:p>
    <w:p w14:paraId="5197663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[[0.1159, 0.2052, 0.8533],</w:t>
      </w:r>
    </w:p>
    <w:p w14:paraId="3839A3B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[0.3335, 0.3922, 0.7414]]), </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0, 2],</w:t>
      </w:r>
    </w:p>
    <w:p w14:paraId="1649E1B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1, 2]]))</w:t>
      </w:r>
    </w:p>
    <w:p w14:paraId="2B64311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3DBB5D5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[[0.2052, 0.1159, 0.8533],</w:t>
      </w:r>
    </w:p>
    <w:p w14:paraId="57F9090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[0.3335, 0.3922, 0.7414]])</w:t>
      </w:r>
    </w:p>
    <w:p w14:paraId="07DD433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a.kthvalue</w:t>
      </w:r>
      <w:proofErr w:type="spellEnd"/>
      <w:proofErr w:type="gramEnd"/>
      <w:r w:rsidRPr="00E32EF6">
        <w:rPr>
          <w:rFonts w:ascii="宋体" w:eastAsia="宋体" w:hAnsi="宋体" w:cs="宋体"/>
          <w:kern w:val="0"/>
          <w:sz w:val="24"/>
          <w:szCs w:val="24"/>
        </w:rPr>
        <w:t>(2, dim=0)</w:t>
      </w:r>
    </w:p>
    <w:p w14:paraId="4E695D3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[0.3335, 0.3922, 0.8533]), tensor([1, 1, 0]))</w:t>
      </w:r>
    </w:p>
    <w:p w14:paraId="3B2AE47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在第1维返回第二小的数，可以看到每一列第二小的数被返回</w:t>
      </w:r>
    </w:p>
    <w:p w14:paraId="778AC9D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a.kthvalue</w:t>
      </w:r>
      <w:proofErr w:type="spellEnd"/>
      <w:proofErr w:type="gramEnd"/>
      <w:r w:rsidRPr="00E32EF6">
        <w:rPr>
          <w:rFonts w:ascii="宋体" w:eastAsia="宋体" w:hAnsi="宋体" w:cs="宋体"/>
          <w:kern w:val="0"/>
          <w:sz w:val="24"/>
          <w:szCs w:val="24"/>
        </w:rPr>
        <w:t>(2, dim=1)</w:t>
      </w:r>
    </w:p>
    <w:p w14:paraId="226E5AE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[0.2052, 0.3922]), tensor([0, 1]))</w:t>
      </w:r>
    </w:p>
    <w:p w14:paraId="7EA23E6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在第2维返回第二小的数，可以看到每一行第二小的数被返回</w:t>
      </w:r>
    </w:p>
    <w:p w14:paraId="31422575"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gramStart"/>
      <w:r w:rsidRPr="00E32EF6">
        <w:rPr>
          <w:rFonts w:ascii="宋体" w:eastAsia="宋体" w:hAnsi="宋体" w:cs="宋体"/>
          <w:b/>
          <w:bCs/>
          <w:kern w:val="0"/>
          <w:sz w:val="15"/>
          <w:szCs w:val="15"/>
        </w:rPr>
        <w:t>norm(</w:t>
      </w:r>
      <w:proofErr w:type="gramEnd"/>
      <w:r w:rsidRPr="00E32EF6">
        <w:rPr>
          <w:rFonts w:ascii="宋体" w:eastAsia="宋体" w:hAnsi="宋体" w:cs="宋体"/>
          <w:b/>
          <w:bCs/>
          <w:kern w:val="0"/>
          <w:sz w:val="15"/>
          <w:szCs w:val="15"/>
        </w:rPr>
        <w:t>)</w:t>
      </w:r>
    </w:p>
    <w:p w14:paraId="51A3BA2B"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lastRenderedPageBreak/>
        <w:t>计算张量的范数（可以理解成张量长度的模），默认是l2范数（即欧氏距离），举例：</w:t>
      </w:r>
    </w:p>
    <w:p w14:paraId="1129D41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 xml:space="preserve">((-3, 4), </w:t>
      </w:r>
      <w:proofErr w:type="spellStart"/>
      <w:r w:rsidRPr="00E32EF6">
        <w:rPr>
          <w:rFonts w:ascii="宋体" w:eastAsia="宋体" w:hAnsi="宋体" w:cs="宋体"/>
          <w:kern w:val="0"/>
          <w:sz w:val="24"/>
          <w:szCs w:val="24"/>
        </w:rPr>
        <w:t>dtype</w:t>
      </w:r>
      <w:proofErr w:type="spellEnd"/>
      <w:r w:rsidRPr="00E32EF6">
        <w:rPr>
          <w:rFonts w:ascii="宋体" w:eastAsia="宋体" w:hAnsi="宋体" w:cs="宋体"/>
          <w:kern w:val="0"/>
          <w:sz w:val="24"/>
          <w:szCs w:val="24"/>
        </w:rPr>
        <w:t>=torch.float32)</w:t>
      </w:r>
    </w:p>
    <w:p w14:paraId="0CBA79B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a.norm</w:t>
      </w:r>
      <w:proofErr w:type="spellEnd"/>
      <w:proofErr w:type="gramEnd"/>
      <w:r w:rsidRPr="00E32EF6">
        <w:rPr>
          <w:rFonts w:ascii="宋体" w:eastAsia="宋体" w:hAnsi="宋体" w:cs="宋体"/>
          <w:kern w:val="0"/>
          <w:sz w:val="24"/>
          <w:szCs w:val="24"/>
        </w:rPr>
        <w:t>(2)</w:t>
      </w:r>
    </w:p>
    <w:p w14:paraId="68DBD83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5.)</w:t>
      </w:r>
    </w:p>
    <w:p w14:paraId="5501958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l2范数：((-</w:t>
      </w:r>
      <w:proofErr w:type="gramStart"/>
      <w:r w:rsidRPr="00E32EF6">
        <w:rPr>
          <w:rFonts w:ascii="宋体" w:eastAsia="宋体" w:hAnsi="宋体" w:cs="宋体"/>
          <w:kern w:val="0"/>
          <w:sz w:val="24"/>
          <w:szCs w:val="24"/>
        </w:rPr>
        <w:t>3)*</w:t>
      </w:r>
      <w:proofErr w:type="gramEnd"/>
      <w:r w:rsidRPr="00E32EF6">
        <w:rPr>
          <w:rFonts w:ascii="宋体" w:eastAsia="宋体" w:hAnsi="宋体" w:cs="宋体"/>
          <w:kern w:val="0"/>
          <w:sz w:val="24"/>
          <w:szCs w:val="24"/>
        </w:rPr>
        <w:t>*2 + 4**2)**0.5</w:t>
      </w:r>
    </w:p>
    <w:p w14:paraId="38D36CE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a.norm</w:t>
      </w:r>
      <w:proofErr w:type="spellEnd"/>
      <w:proofErr w:type="gramEnd"/>
      <w:r w:rsidRPr="00E32EF6">
        <w:rPr>
          <w:rFonts w:ascii="宋体" w:eastAsia="宋体" w:hAnsi="宋体" w:cs="宋体"/>
          <w:kern w:val="0"/>
          <w:sz w:val="24"/>
          <w:szCs w:val="24"/>
        </w:rPr>
        <w:t>(1)</w:t>
      </w:r>
    </w:p>
    <w:p w14:paraId="2205F7F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7.)</w:t>
      </w:r>
    </w:p>
    <w:p w14:paraId="5A05B57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l1范数（曼哈顿距离）：|-3| + |4|</w:t>
      </w:r>
    </w:p>
    <w:p w14:paraId="280F52B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a.norm</w:t>
      </w:r>
      <w:proofErr w:type="spellEnd"/>
      <w:proofErr w:type="gramEnd"/>
      <w:r w:rsidRPr="00E32EF6">
        <w:rPr>
          <w:rFonts w:ascii="宋体" w:eastAsia="宋体" w:hAnsi="宋体" w:cs="宋体"/>
          <w:kern w:val="0"/>
          <w:sz w:val="24"/>
          <w:szCs w:val="24"/>
        </w:rPr>
        <w:t>(2, dim=0)</w:t>
      </w:r>
    </w:p>
    <w:p w14:paraId="6EE466E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 xml:space="preserve">(((-3, 4), (6, 8)), </w:t>
      </w:r>
      <w:proofErr w:type="spellStart"/>
      <w:r w:rsidRPr="00E32EF6">
        <w:rPr>
          <w:rFonts w:ascii="宋体" w:eastAsia="宋体" w:hAnsi="宋体" w:cs="宋体"/>
          <w:kern w:val="0"/>
          <w:sz w:val="24"/>
          <w:szCs w:val="24"/>
        </w:rPr>
        <w:t>dtype</w:t>
      </w:r>
      <w:proofErr w:type="spellEnd"/>
      <w:r w:rsidRPr="00E32EF6">
        <w:rPr>
          <w:rFonts w:ascii="宋体" w:eastAsia="宋体" w:hAnsi="宋体" w:cs="宋体"/>
          <w:kern w:val="0"/>
          <w:sz w:val="24"/>
          <w:szCs w:val="24"/>
        </w:rPr>
        <w:t>=torch.float32)</w:t>
      </w:r>
    </w:p>
    <w:p w14:paraId="4B4CAFD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5803AC8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[[-3.,  4.],</w:t>
      </w:r>
    </w:p>
    <w:p w14:paraId="1FFF229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[ 6</w:t>
      </w:r>
      <w:proofErr w:type="gramStart"/>
      <w:r w:rsidRPr="00E32EF6">
        <w:rPr>
          <w:rFonts w:ascii="宋体" w:eastAsia="宋体" w:hAnsi="宋体" w:cs="宋体"/>
          <w:kern w:val="0"/>
          <w:sz w:val="24"/>
          <w:szCs w:val="24"/>
        </w:rPr>
        <w:t>.,  8</w:t>
      </w:r>
      <w:proofErr w:type="gramEnd"/>
      <w:r w:rsidRPr="00E32EF6">
        <w:rPr>
          <w:rFonts w:ascii="宋体" w:eastAsia="宋体" w:hAnsi="宋体" w:cs="宋体"/>
          <w:kern w:val="0"/>
          <w:sz w:val="24"/>
          <w:szCs w:val="24"/>
        </w:rPr>
        <w:t>.]])</w:t>
      </w:r>
    </w:p>
    <w:p w14:paraId="19DFE43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a.norm</w:t>
      </w:r>
      <w:proofErr w:type="spellEnd"/>
      <w:proofErr w:type="gramEnd"/>
      <w:r w:rsidRPr="00E32EF6">
        <w:rPr>
          <w:rFonts w:ascii="宋体" w:eastAsia="宋体" w:hAnsi="宋体" w:cs="宋体"/>
          <w:kern w:val="0"/>
          <w:sz w:val="24"/>
          <w:szCs w:val="24"/>
        </w:rPr>
        <w:t>(2, dim=0)</w:t>
      </w:r>
    </w:p>
    <w:p w14:paraId="3D43ADA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[6.7082, 8.9443])</w:t>
      </w:r>
    </w:p>
    <w:p w14:paraId="6869FA6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在</w:t>
      </w:r>
      <w:proofErr w:type="gramStart"/>
      <w:r w:rsidRPr="00E32EF6">
        <w:rPr>
          <w:rFonts w:ascii="宋体" w:eastAsia="宋体" w:hAnsi="宋体" w:cs="宋体"/>
          <w:kern w:val="0"/>
          <w:sz w:val="24"/>
          <w:szCs w:val="24"/>
        </w:rPr>
        <w:t>第1维算范数</w:t>
      </w:r>
      <w:proofErr w:type="gramEnd"/>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3)*</w:t>
      </w:r>
      <w:proofErr w:type="gramEnd"/>
      <w:r w:rsidRPr="00E32EF6">
        <w:rPr>
          <w:rFonts w:ascii="宋体" w:eastAsia="宋体" w:hAnsi="宋体" w:cs="宋体"/>
          <w:kern w:val="0"/>
          <w:sz w:val="24"/>
          <w:szCs w:val="24"/>
        </w:rPr>
        <w:t>*2 + 6**2)**0.5,  (4**2 + 8**2)**0.5</w:t>
      </w:r>
    </w:p>
    <w:p w14:paraId="44B7D1E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a.norm</w:t>
      </w:r>
      <w:proofErr w:type="spellEnd"/>
      <w:proofErr w:type="gramEnd"/>
      <w:r w:rsidRPr="00E32EF6">
        <w:rPr>
          <w:rFonts w:ascii="宋体" w:eastAsia="宋体" w:hAnsi="宋体" w:cs="宋体"/>
          <w:kern w:val="0"/>
          <w:sz w:val="24"/>
          <w:szCs w:val="24"/>
        </w:rPr>
        <w:t>(2, dim=1)</w:t>
      </w:r>
    </w:p>
    <w:p w14:paraId="5AFC634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[ 5., 10.])</w:t>
      </w:r>
    </w:p>
    <w:p w14:paraId="1F78BAB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在</w:t>
      </w:r>
      <w:proofErr w:type="gramStart"/>
      <w:r w:rsidRPr="00E32EF6">
        <w:rPr>
          <w:rFonts w:ascii="宋体" w:eastAsia="宋体" w:hAnsi="宋体" w:cs="宋体"/>
          <w:kern w:val="0"/>
          <w:sz w:val="24"/>
          <w:szCs w:val="24"/>
        </w:rPr>
        <w:t>第2维算范数</w:t>
      </w:r>
      <w:proofErr w:type="gramEnd"/>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3)*</w:t>
      </w:r>
      <w:proofErr w:type="gramEnd"/>
      <w:r w:rsidRPr="00E32EF6">
        <w:rPr>
          <w:rFonts w:ascii="宋体" w:eastAsia="宋体" w:hAnsi="宋体" w:cs="宋体"/>
          <w:kern w:val="0"/>
          <w:sz w:val="24"/>
          <w:szCs w:val="24"/>
        </w:rPr>
        <w:t>*2 + 4**2)**0.5,  (6**2 + 8**2)**0.5</w:t>
      </w:r>
    </w:p>
    <w:p w14:paraId="75A09D61"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gramStart"/>
      <w:r w:rsidRPr="00E32EF6">
        <w:rPr>
          <w:rFonts w:ascii="宋体" w:eastAsia="宋体" w:hAnsi="宋体" w:cs="宋体"/>
          <w:b/>
          <w:bCs/>
          <w:kern w:val="0"/>
          <w:sz w:val="15"/>
          <w:szCs w:val="15"/>
        </w:rPr>
        <w:t>clamp(</w:t>
      </w:r>
      <w:proofErr w:type="gramEnd"/>
      <w:r w:rsidRPr="00E32EF6">
        <w:rPr>
          <w:rFonts w:ascii="宋体" w:eastAsia="宋体" w:hAnsi="宋体" w:cs="宋体"/>
          <w:b/>
          <w:bCs/>
          <w:kern w:val="0"/>
          <w:sz w:val="15"/>
          <w:szCs w:val="15"/>
        </w:rPr>
        <w:t>)</w:t>
      </w:r>
    </w:p>
    <w:p w14:paraId="2DC27F56"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设置张量值范围，举例：</w:t>
      </w:r>
    </w:p>
    <w:p w14:paraId="199BCBB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 2, 3, 4, 5])</w:t>
      </w:r>
    </w:p>
    <w:p w14:paraId="08E27A7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a.clamp</w:t>
      </w:r>
      <w:proofErr w:type="spellEnd"/>
      <w:proofErr w:type="gramEnd"/>
      <w:r w:rsidRPr="00E32EF6">
        <w:rPr>
          <w:rFonts w:ascii="宋体" w:eastAsia="宋体" w:hAnsi="宋体" w:cs="宋体"/>
          <w:kern w:val="0"/>
          <w:sz w:val="24"/>
          <w:szCs w:val="24"/>
        </w:rPr>
        <w:t>(3)</w:t>
      </w:r>
    </w:p>
    <w:p w14:paraId="73817C1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[3, 3, 3, 4, 5])</w:t>
      </w:r>
    </w:p>
    <w:p w14:paraId="4982CCD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范围控制在3~</w:t>
      </w:r>
    </w:p>
    <w:p w14:paraId="39F9DE7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a.clamp</w:t>
      </w:r>
      <w:proofErr w:type="spellEnd"/>
      <w:proofErr w:type="gramEnd"/>
      <w:r w:rsidRPr="00E32EF6">
        <w:rPr>
          <w:rFonts w:ascii="宋体" w:eastAsia="宋体" w:hAnsi="宋体" w:cs="宋体"/>
          <w:kern w:val="0"/>
          <w:sz w:val="24"/>
          <w:szCs w:val="24"/>
        </w:rPr>
        <w:t>(3, 4)</w:t>
      </w:r>
    </w:p>
    <w:p w14:paraId="41D8BDE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[3, 3, 3, 4, 4])</w:t>
      </w:r>
    </w:p>
    <w:p w14:paraId="32F9D04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范围控制在3~4</w:t>
      </w:r>
    </w:p>
    <w:p w14:paraId="34B84F0C"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gramStart"/>
      <w:r w:rsidRPr="00E32EF6">
        <w:rPr>
          <w:rFonts w:ascii="宋体" w:eastAsia="宋体" w:hAnsi="宋体" w:cs="宋体"/>
          <w:b/>
          <w:bCs/>
          <w:kern w:val="0"/>
          <w:sz w:val="15"/>
          <w:szCs w:val="15"/>
        </w:rPr>
        <w:t>transpose(</w:t>
      </w:r>
      <w:proofErr w:type="gramEnd"/>
      <w:r w:rsidRPr="00E32EF6">
        <w:rPr>
          <w:rFonts w:ascii="宋体" w:eastAsia="宋体" w:hAnsi="宋体" w:cs="宋体"/>
          <w:b/>
          <w:bCs/>
          <w:kern w:val="0"/>
          <w:sz w:val="15"/>
          <w:szCs w:val="15"/>
        </w:rPr>
        <w:t>)</w:t>
      </w:r>
    </w:p>
    <w:p w14:paraId="1DBD40A0"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lastRenderedPageBreak/>
        <w:t>将指定维度对调，如果在2维情况，就相当于是转置，举例：</w:t>
      </w:r>
    </w:p>
    <w:p w14:paraId="0064F59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(2, 3, 1)</w:t>
      </w:r>
    </w:p>
    <w:p w14:paraId="3C2F90C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07D20F1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[[[0.8327],</w:t>
      </w:r>
    </w:p>
    <w:p w14:paraId="2099C3B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[0.7932],</w:t>
      </w:r>
    </w:p>
    <w:p w14:paraId="45F52B1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[0.7497]],</w:t>
      </w:r>
    </w:p>
    <w:p w14:paraId="6982669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[[0.2347],</w:t>
      </w:r>
    </w:p>
    <w:p w14:paraId="4AA5D3B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[0.7611],</w:t>
      </w:r>
    </w:p>
    <w:p w14:paraId="56B8FEA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[0.5529]]])</w:t>
      </w:r>
    </w:p>
    <w:p w14:paraId="120E5CA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a.transpose</w:t>
      </w:r>
      <w:proofErr w:type="spellEnd"/>
      <w:proofErr w:type="gramEnd"/>
      <w:r w:rsidRPr="00E32EF6">
        <w:rPr>
          <w:rFonts w:ascii="宋体" w:eastAsia="宋体" w:hAnsi="宋体" w:cs="宋体"/>
          <w:kern w:val="0"/>
          <w:sz w:val="24"/>
          <w:szCs w:val="24"/>
        </w:rPr>
        <w:t>(0, 2)</w:t>
      </w:r>
    </w:p>
    <w:p w14:paraId="4C065D6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[[[0.8327, 0.2347],</w:t>
      </w:r>
    </w:p>
    <w:p w14:paraId="2B39D1E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[0.7932, 0.7611],</w:t>
      </w:r>
    </w:p>
    <w:p w14:paraId="64360EB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[0.7497, 0.5529]]])</w:t>
      </w:r>
    </w:p>
    <w:p w14:paraId="08E04C9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将第1维和第3维对调</w:t>
      </w:r>
    </w:p>
    <w:p w14:paraId="1FE808B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a.transpose</w:t>
      </w:r>
      <w:proofErr w:type="spellEnd"/>
      <w:proofErr w:type="gramEnd"/>
      <w:r w:rsidRPr="00E32EF6">
        <w:rPr>
          <w:rFonts w:ascii="宋体" w:eastAsia="宋体" w:hAnsi="宋体" w:cs="宋体"/>
          <w:kern w:val="0"/>
          <w:sz w:val="24"/>
          <w:szCs w:val="24"/>
        </w:rPr>
        <w:t>(0, 2).shape</w:t>
      </w:r>
    </w:p>
    <w:p w14:paraId="23A31A9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 3, 2])</w:t>
      </w:r>
    </w:p>
    <w:p w14:paraId="4340D379"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gramStart"/>
      <w:r w:rsidRPr="00E32EF6">
        <w:rPr>
          <w:rFonts w:ascii="宋体" w:eastAsia="宋体" w:hAnsi="宋体" w:cs="宋体"/>
          <w:b/>
          <w:bCs/>
          <w:kern w:val="0"/>
          <w:sz w:val="15"/>
          <w:szCs w:val="15"/>
        </w:rPr>
        <w:t>permute(</w:t>
      </w:r>
      <w:proofErr w:type="gramEnd"/>
      <w:r w:rsidRPr="00E32EF6">
        <w:rPr>
          <w:rFonts w:ascii="宋体" w:eastAsia="宋体" w:hAnsi="宋体" w:cs="宋体"/>
          <w:b/>
          <w:bCs/>
          <w:kern w:val="0"/>
          <w:sz w:val="15"/>
          <w:szCs w:val="15"/>
        </w:rPr>
        <w:t>)</w:t>
      </w:r>
    </w:p>
    <w:p w14:paraId="28FDAC04"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和transpose类似也是对调维度，但使用不太一样，举例：</w:t>
      </w:r>
    </w:p>
    <w:p w14:paraId="26BCCDE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(2, 3, 1)</w:t>
      </w:r>
    </w:p>
    <w:p w14:paraId="3432DB9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1E1F528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[[[0.6857],</w:t>
      </w:r>
    </w:p>
    <w:p w14:paraId="32ADC5A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[0.4819],</w:t>
      </w:r>
    </w:p>
    <w:p w14:paraId="4F83A15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[0.3992]],</w:t>
      </w:r>
    </w:p>
    <w:p w14:paraId="07D2012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E8391A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[[0.7477],</w:t>
      </w:r>
    </w:p>
    <w:p w14:paraId="3878AFD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[0.8073],</w:t>
      </w:r>
    </w:p>
    <w:p w14:paraId="08FF30C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[0.1939]]])</w:t>
      </w:r>
    </w:p>
    <w:p w14:paraId="40FE784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a.permute</w:t>
      </w:r>
      <w:proofErr w:type="spellEnd"/>
      <w:proofErr w:type="gramEnd"/>
      <w:r w:rsidRPr="00E32EF6">
        <w:rPr>
          <w:rFonts w:ascii="宋体" w:eastAsia="宋体" w:hAnsi="宋体" w:cs="宋体"/>
          <w:kern w:val="0"/>
          <w:sz w:val="24"/>
          <w:szCs w:val="24"/>
        </w:rPr>
        <w:t>(2, 0, 1)</w:t>
      </w:r>
    </w:p>
    <w:p w14:paraId="7D5890D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[[[0.6857, 0.4819, 0.3992],</w:t>
      </w:r>
    </w:p>
    <w:p w14:paraId="49BA1EB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[0.7477, 0.8073, 0.1939]]])</w:t>
      </w:r>
    </w:p>
    <w:p w14:paraId="04382CF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将a修改成原来第3个维度放在第1个维度，第1个维度放在第2个维度，第2个维度放在第3个维度</w:t>
      </w:r>
    </w:p>
    <w:p w14:paraId="7A21D03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a.permute</w:t>
      </w:r>
      <w:proofErr w:type="spellEnd"/>
      <w:proofErr w:type="gramEnd"/>
      <w:r w:rsidRPr="00E32EF6">
        <w:rPr>
          <w:rFonts w:ascii="宋体" w:eastAsia="宋体" w:hAnsi="宋体" w:cs="宋体"/>
          <w:kern w:val="0"/>
          <w:sz w:val="24"/>
          <w:szCs w:val="24"/>
        </w:rPr>
        <w:t>(2, 0, 1).shape</w:t>
      </w:r>
    </w:p>
    <w:p w14:paraId="7E3D37E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 2, 3])</w:t>
      </w:r>
    </w:p>
    <w:p w14:paraId="0D957641"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gramStart"/>
      <w:r w:rsidRPr="00E32EF6">
        <w:rPr>
          <w:rFonts w:ascii="宋体" w:eastAsia="宋体" w:hAnsi="宋体" w:cs="宋体"/>
          <w:b/>
          <w:bCs/>
          <w:kern w:val="0"/>
          <w:sz w:val="15"/>
          <w:szCs w:val="15"/>
        </w:rPr>
        <w:t>squeeze(</w:t>
      </w:r>
      <w:proofErr w:type="gramEnd"/>
      <w:r w:rsidRPr="00E32EF6">
        <w:rPr>
          <w:rFonts w:ascii="宋体" w:eastAsia="宋体" w:hAnsi="宋体" w:cs="宋体"/>
          <w:b/>
          <w:bCs/>
          <w:kern w:val="0"/>
          <w:sz w:val="15"/>
          <w:szCs w:val="15"/>
        </w:rPr>
        <w:t>)</w:t>
      </w:r>
    </w:p>
    <w:p w14:paraId="39E6420D"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在指定索引位置删减维度，如果</w:t>
      </w:r>
      <w:proofErr w:type="gramStart"/>
      <w:r w:rsidRPr="00E32EF6">
        <w:rPr>
          <w:rFonts w:ascii="宋体" w:eastAsia="宋体" w:hAnsi="宋体" w:cs="宋体"/>
          <w:kern w:val="0"/>
          <w:sz w:val="24"/>
          <w:szCs w:val="24"/>
        </w:rPr>
        <w:t>不</w:t>
      </w:r>
      <w:proofErr w:type="gramEnd"/>
      <w:r w:rsidRPr="00E32EF6">
        <w:rPr>
          <w:rFonts w:ascii="宋体" w:eastAsia="宋体" w:hAnsi="宋体" w:cs="宋体"/>
          <w:kern w:val="0"/>
          <w:sz w:val="24"/>
          <w:szCs w:val="24"/>
        </w:rPr>
        <w:t>传入索引，将会把所有能删减的维度（值为1）都删减了，举例：</w:t>
      </w:r>
    </w:p>
    <w:p w14:paraId="5180CD8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(1,2,1,1)</w:t>
      </w:r>
    </w:p>
    <w:p w14:paraId="5559A7F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6B8D3BC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[[[[0.3160]],</w:t>
      </w:r>
    </w:p>
    <w:p w14:paraId="243ABF4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[[0.5993]]]])</w:t>
      </w:r>
    </w:p>
    <w:p w14:paraId="7CC897A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a.squeeze</w:t>
      </w:r>
      <w:proofErr w:type="spellEnd"/>
      <w:proofErr w:type="gramEnd"/>
      <w:r w:rsidRPr="00E32EF6">
        <w:rPr>
          <w:rFonts w:ascii="宋体" w:eastAsia="宋体" w:hAnsi="宋体" w:cs="宋体"/>
          <w:kern w:val="0"/>
          <w:sz w:val="24"/>
          <w:szCs w:val="24"/>
        </w:rPr>
        <w:t>()</w:t>
      </w:r>
    </w:p>
    <w:p w14:paraId="366EB67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[0.3160, 0.5993])</w:t>
      </w:r>
    </w:p>
    <w:p w14:paraId="505BA49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a.squeeze</w:t>
      </w:r>
      <w:proofErr w:type="spellEnd"/>
      <w:proofErr w:type="gramEnd"/>
      <w:r w:rsidRPr="00E32EF6">
        <w:rPr>
          <w:rFonts w:ascii="宋体" w:eastAsia="宋体" w:hAnsi="宋体" w:cs="宋体"/>
          <w:kern w:val="0"/>
          <w:sz w:val="24"/>
          <w:szCs w:val="24"/>
        </w:rPr>
        <w:t>().shape</w:t>
      </w:r>
    </w:p>
    <w:p w14:paraId="66C5094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([2])</w:t>
      </w:r>
    </w:p>
    <w:p w14:paraId="3001778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可以看出删减了所有能删减的维度</w:t>
      </w:r>
    </w:p>
    <w:p w14:paraId="4354541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a.squeeze</w:t>
      </w:r>
      <w:proofErr w:type="spellEnd"/>
      <w:proofErr w:type="gramEnd"/>
      <w:r w:rsidRPr="00E32EF6">
        <w:rPr>
          <w:rFonts w:ascii="宋体" w:eastAsia="宋体" w:hAnsi="宋体" w:cs="宋体"/>
          <w:kern w:val="0"/>
          <w:sz w:val="24"/>
          <w:szCs w:val="24"/>
        </w:rPr>
        <w:t>(0)</w:t>
      </w:r>
    </w:p>
    <w:p w14:paraId="152B81A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[[[0.3160]],</w:t>
      </w:r>
    </w:p>
    <w:p w14:paraId="4118AD9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[[0.5993]]])</w:t>
      </w:r>
    </w:p>
    <w:p w14:paraId="6AC86B3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a.squeeze</w:t>
      </w:r>
      <w:proofErr w:type="spellEnd"/>
      <w:proofErr w:type="gramEnd"/>
      <w:r w:rsidRPr="00E32EF6">
        <w:rPr>
          <w:rFonts w:ascii="宋体" w:eastAsia="宋体" w:hAnsi="宋体" w:cs="宋体"/>
          <w:kern w:val="0"/>
          <w:sz w:val="24"/>
          <w:szCs w:val="24"/>
        </w:rPr>
        <w:t>(0).shape</w:t>
      </w:r>
    </w:p>
    <w:p w14:paraId="25C63CB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([2, 1, 1])</w:t>
      </w:r>
    </w:p>
    <w:p w14:paraId="41148F4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删减了第1维</w:t>
      </w:r>
    </w:p>
    <w:p w14:paraId="4CCA4DB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a.squeeze</w:t>
      </w:r>
      <w:proofErr w:type="spellEnd"/>
      <w:proofErr w:type="gramEnd"/>
      <w:r w:rsidRPr="00E32EF6">
        <w:rPr>
          <w:rFonts w:ascii="宋体" w:eastAsia="宋体" w:hAnsi="宋体" w:cs="宋体"/>
          <w:kern w:val="0"/>
          <w:sz w:val="24"/>
          <w:szCs w:val="24"/>
        </w:rPr>
        <w:t>(1)</w:t>
      </w:r>
    </w:p>
    <w:p w14:paraId="08156AE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[[[[0.3160]],</w:t>
      </w:r>
    </w:p>
    <w:p w14:paraId="38B2396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[[0.5993]]]])</w:t>
      </w:r>
    </w:p>
    <w:p w14:paraId="2851852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a.squeeze</w:t>
      </w:r>
      <w:proofErr w:type="spellEnd"/>
      <w:proofErr w:type="gramEnd"/>
      <w:r w:rsidRPr="00E32EF6">
        <w:rPr>
          <w:rFonts w:ascii="宋体" w:eastAsia="宋体" w:hAnsi="宋体" w:cs="宋体"/>
          <w:kern w:val="0"/>
          <w:sz w:val="24"/>
          <w:szCs w:val="24"/>
        </w:rPr>
        <w:t>(1).shape</w:t>
      </w:r>
    </w:p>
    <w:p w14:paraId="5A6D12D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 2, 1, 1])</w:t>
      </w:r>
    </w:p>
    <w:p w14:paraId="257973E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第2</w:t>
      </w:r>
      <w:proofErr w:type="gramStart"/>
      <w:r w:rsidRPr="00E32EF6">
        <w:rPr>
          <w:rFonts w:ascii="宋体" w:eastAsia="宋体" w:hAnsi="宋体" w:cs="宋体"/>
          <w:kern w:val="0"/>
          <w:sz w:val="24"/>
          <w:szCs w:val="24"/>
        </w:rPr>
        <w:t>维因为</w:t>
      </w:r>
      <w:proofErr w:type="gramEnd"/>
      <w:r w:rsidRPr="00E32EF6">
        <w:rPr>
          <w:rFonts w:ascii="宋体" w:eastAsia="宋体" w:hAnsi="宋体" w:cs="宋体"/>
          <w:kern w:val="0"/>
          <w:sz w:val="24"/>
          <w:szCs w:val="24"/>
        </w:rPr>
        <w:t>无法删减，所以没有变化</w:t>
      </w:r>
    </w:p>
    <w:p w14:paraId="3F5FAFDE"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unsqueeze</w:t>
      </w:r>
      <w:proofErr w:type="spellEnd"/>
      <w:r w:rsidRPr="00E32EF6">
        <w:rPr>
          <w:rFonts w:ascii="宋体" w:eastAsia="宋体" w:hAnsi="宋体" w:cs="宋体"/>
          <w:b/>
          <w:bCs/>
          <w:kern w:val="0"/>
          <w:sz w:val="15"/>
          <w:szCs w:val="15"/>
        </w:rPr>
        <w:t>(</w:t>
      </w:r>
      <w:proofErr w:type="gramEnd"/>
      <w:r w:rsidRPr="00E32EF6">
        <w:rPr>
          <w:rFonts w:ascii="宋体" w:eastAsia="宋体" w:hAnsi="宋体" w:cs="宋体"/>
          <w:b/>
          <w:bCs/>
          <w:kern w:val="0"/>
          <w:sz w:val="15"/>
          <w:szCs w:val="15"/>
        </w:rPr>
        <w:t>)</w:t>
      </w:r>
    </w:p>
    <w:p w14:paraId="54EAC0C6"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在指定索引位置增加维度，举例：</w:t>
      </w:r>
    </w:p>
    <w:p w14:paraId="4CF23FB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(2,3)</w:t>
      </w:r>
    </w:p>
    <w:p w14:paraId="048292B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&gt;&gt;&gt; a</w:t>
      </w:r>
    </w:p>
    <w:p w14:paraId="2043446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[[0.8979, 0.5201, 0.2911],</w:t>
      </w:r>
    </w:p>
    <w:p w14:paraId="4FA4200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[0.8355, 0.2032, 0.9345]])</w:t>
      </w:r>
    </w:p>
    <w:p w14:paraId="666D62A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a.unsqueeze</w:t>
      </w:r>
      <w:proofErr w:type="spellEnd"/>
      <w:proofErr w:type="gramEnd"/>
      <w:r w:rsidRPr="00E32EF6">
        <w:rPr>
          <w:rFonts w:ascii="宋体" w:eastAsia="宋体" w:hAnsi="宋体" w:cs="宋体"/>
          <w:kern w:val="0"/>
          <w:sz w:val="24"/>
          <w:szCs w:val="24"/>
        </w:rPr>
        <w:t>(0)</w:t>
      </w:r>
    </w:p>
    <w:p w14:paraId="0D6E0CF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[[[0.8979, 0.5201, 0.2911],</w:t>
      </w:r>
    </w:p>
    <w:p w14:paraId="51F41BF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[0.8355, 0.2032, 0.9345]]])</w:t>
      </w:r>
    </w:p>
    <w:p w14:paraId="1CE1FAC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在第1</w:t>
      </w:r>
      <w:proofErr w:type="gramStart"/>
      <w:r w:rsidRPr="00E32EF6">
        <w:rPr>
          <w:rFonts w:ascii="宋体" w:eastAsia="宋体" w:hAnsi="宋体" w:cs="宋体"/>
          <w:kern w:val="0"/>
          <w:sz w:val="24"/>
          <w:szCs w:val="24"/>
        </w:rPr>
        <w:t>维增加维</w:t>
      </w:r>
      <w:proofErr w:type="gramEnd"/>
      <w:r w:rsidRPr="00E32EF6">
        <w:rPr>
          <w:rFonts w:ascii="宋体" w:eastAsia="宋体" w:hAnsi="宋体" w:cs="宋体"/>
          <w:kern w:val="0"/>
          <w:sz w:val="24"/>
          <w:szCs w:val="24"/>
        </w:rPr>
        <w:t>度</w:t>
      </w:r>
    </w:p>
    <w:p w14:paraId="245F27B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a.unsqueeze</w:t>
      </w:r>
      <w:proofErr w:type="spellEnd"/>
      <w:proofErr w:type="gramEnd"/>
      <w:r w:rsidRPr="00E32EF6">
        <w:rPr>
          <w:rFonts w:ascii="宋体" w:eastAsia="宋体" w:hAnsi="宋体" w:cs="宋体"/>
          <w:kern w:val="0"/>
          <w:sz w:val="24"/>
          <w:szCs w:val="24"/>
        </w:rPr>
        <w:t>(0).shape</w:t>
      </w:r>
    </w:p>
    <w:p w14:paraId="7182AB5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 2, 3])</w:t>
      </w:r>
    </w:p>
    <w:p w14:paraId="3CF4BE2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可以看出(2, 3)-&gt;(1,2,3)</w:t>
      </w:r>
    </w:p>
    <w:p w14:paraId="142F3D2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a.unsqueeze</w:t>
      </w:r>
      <w:proofErr w:type="spellEnd"/>
      <w:proofErr w:type="gramEnd"/>
      <w:r w:rsidRPr="00E32EF6">
        <w:rPr>
          <w:rFonts w:ascii="宋体" w:eastAsia="宋体" w:hAnsi="宋体" w:cs="宋体"/>
          <w:kern w:val="0"/>
          <w:sz w:val="24"/>
          <w:szCs w:val="24"/>
        </w:rPr>
        <w:t>(-1)</w:t>
      </w:r>
    </w:p>
    <w:p w14:paraId="7348CA7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[[[0.8979],</w:t>
      </w:r>
    </w:p>
    <w:p w14:paraId="4A8D23C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[0.5201],</w:t>
      </w:r>
    </w:p>
    <w:p w14:paraId="23A1972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[0.2911]],</w:t>
      </w:r>
    </w:p>
    <w:p w14:paraId="0931810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0922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[[0.8355],</w:t>
      </w:r>
    </w:p>
    <w:p w14:paraId="2164F35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[0.2032],</w:t>
      </w:r>
    </w:p>
    <w:p w14:paraId="38D7F10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[0.9345]]])</w:t>
      </w:r>
    </w:p>
    <w:p w14:paraId="4F474C2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在最后1</w:t>
      </w:r>
      <w:proofErr w:type="gramStart"/>
      <w:r w:rsidRPr="00E32EF6">
        <w:rPr>
          <w:rFonts w:ascii="宋体" w:eastAsia="宋体" w:hAnsi="宋体" w:cs="宋体"/>
          <w:kern w:val="0"/>
          <w:sz w:val="24"/>
          <w:szCs w:val="24"/>
        </w:rPr>
        <w:t>维增加维</w:t>
      </w:r>
      <w:proofErr w:type="gramEnd"/>
      <w:r w:rsidRPr="00E32EF6">
        <w:rPr>
          <w:rFonts w:ascii="宋体" w:eastAsia="宋体" w:hAnsi="宋体" w:cs="宋体"/>
          <w:kern w:val="0"/>
          <w:sz w:val="24"/>
          <w:szCs w:val="24"/>
        </w:rPr>
        <w:t>度</w:t>
      </w:r>
    </w:p>
    <w:p w14:paraId="7D41322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a.unsqueeze</w:t>
      </w:r>
      <w:proofErr w:type="spellEnd"/>
      <w:proofErr w:type="gramEnd"/>
      <w:r w:rsidRPr="00E32EF6">
        <w:rPr>
          <w:rFonts w:ascii="宋体" w:eastAsia="宋体" w:hAnsi="宋体" w:cs="宋体"/>
          <w:kern w:val="0"/>
          <w:sz w:val="24"/>
          <w:szCs w:val="24"/>
        </w:rPr>
        <w:t>(-1).shape</w:t>
      </w:r>
    </w:p>
    <w:p w14:paraId="492D248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([2, 3, 1])</w:t>
      </w:r>
    </w:p>
    <w:p w14:paraId="63DE674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可以看出(2, 3)-&gt;(2,3,1)</w:t>
      </w:r>
    </w:p>
    <w:p w14:paraId="662C85F3"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gramStart"/>
      <w:r w:rsidRPr="00E32EF6">
        <w:rPr>
          <w:rFonts w:ascii="宋体" w:eastAsia="宋体" w:hAnsi="宋体" w:cs="宋体"/>
          <w:b/>
          <w:bCs/>
          <w:kern w:val="0"/>
          <w:sz w:val="15"/>
          <w:szCs w:val="15"/>
        </w:rPr>
        <w:t>expand(</w:t>
      </w:r>
      <w:proofErr w:type="gramEnd"/>
      <w:r w:rsidRPr="00E32EF6">
        <w:rPr>
          <w:rFonts w:ascii="宋体" w:eastAsia="宋体" w:hAnsi="宋体" w:cs="宋体"/>
          <w:b/>
          <w:bCs/>
          <w:kern w:val="0"/>
          <w:sz w:val="15"/>
          <w:szCs w:val="15"/>
        </w:rPr>
        <w:t>)</w:t>
      </w:r>
    </w:p>
    <w:p w14:paraId="551BAAD8"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扩展数据，但仅限于维度是1的地方，举例：</w:t>
      </w:r>
    </w:p>
    <w:p w14:paraId="21760C1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(1,2,1)</w:t>
      </w:r>
    </w:p>
    <w:p w14:paraId="48B9BBB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18636FF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[[[0.5487],</w:t>
      </w:r>
    </w:p>
    <w:p w14:paraId="39CC173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[0.9694]]])</w:t>
      </w:r>
    </w:p>
    <w:p w14:paraId="65A2D4A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a.expand</w:t>
      </w:r>
      <w:proofErr w:type="spellEnd"/>
      <w:proofErr w:type="gramEnd"/>
      <w:r w:rsidRPr="00E32EF6">
        <w:rPr>
          <w:rFonts w:ascii="宋体" w:eastAsia="宋体" w:hAnsi="宋体" w:cs="宋体"/>
          <w:kern w:val="0"/>
          <w:sz w:val="24"/>
          <w:szCs w:val="24"/>
        </w:rPr>
        <w:t>([2,2,1])</w:t>
      </w:r>
    </w:p>
    <w:p w14:paraId="32C4A4F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[[[0.5487],</w:t>
      </w:r>
    </w:p>
    <w:p w14:paraId="3CF98E9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[0.9694]],</w:t>
      </w:r>
    </w:p>
    <w:p w14:paraId="4CDF2DA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        [[0.5487],</w:t>
      </w:r>
    </w:p>
    <w:p w14:paraId="28E7963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[0.9694]]])</w:t>
      </w:r>
    </w:p>
    <w:p w14:paraId="5779C1E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扩展了第1维度的数据</w:t>
      </w:r>
    </w:p>
    <w:p w14:paraId="751158B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a.expand</w:t>
      </w:r>
      <w:proofErr w:type="spellEnd"/>
      <w:proofErr w:type="gramEnd"/>
      <w:r w:rsidRPr="00E32EF6">
        <w:rPr>
          <w:rFonts w:ascii="宋体" w:eastAsia="宋体" w:hAnsi="宋体" w:cs="宋体"/>
          <w:kern w:val="0"/>
          <w:sz w:val="24"/>
          <w:szCs w:val="24"/>
        </w:rPr>
        <w:t>([2,2,2])</w:t>
      </w:r>
    </w:p>
    <w:p w14:paraId="358475F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[[[0.5487, 0.5487],</w:t>
      </w:r>
    </w:p>
    <w:p w14:paraId="35AE3B5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[0.9694, 0.9694]],</w:t>
      </w:r>
    </w:p>
    <w:p w14:paraId="7827D57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[[0.5487, 0.5487],</w:t>
      </w:r>
    </w:p>
    <w:p w14:paraId="2B362EE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[0.9694, 0.9694]]])</w:t>
      </w:r>
    </w:p>
    <w:p w14:paraId="58B1E53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扩展了第1/3维度的数据</w:t>
      </w:r>
    </w:p>
    <w:p w14:paraId="3BB3BA5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a.expand</w:t>
      </w:r>
      <w:proofErr w:type="spellEnd"/>
      <w:proofErr w:type="gramEnd"/>
      <w:r w:rsidRPr="00E32EF6">
        <w:rPr>
          <w:rFonts w:ascii="宋体" w:eastAsia="宋体" w:hAnsi="宋体" w:cs="宋体"/>
          <w:kern w:val="0"/>
          <w:sz w:val="24"/>
          <w:szCs w:val="24"/>
        </w:rPr>
        <w:t>([1,4,1])</w:t>
      </w:r>
    </w:p>
    <w:p w14:paraId="79004E0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Traceback (most recent call last):</w:t>
      </w:r>
    </w:p>
    <w:p w14:paraId="1BBE6C1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File "&lt;pyshell#242&gt;", line 1, in &lt;module&gt;</w:t>
      </w:r>
    </w:p>
    <w:p w14:paraId="73465AE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proofErr w:type="gramStart"/>
      <w:r w:rsidRPr="00E32EF6">
        <w:rPr>
          <w:rFonts w:ascii="宋体" w:eastAsia="宋体" w:hAnsi="宋体" w:cs="宋体"/>
          <w:kern w:val="0"/>
          <w:sz w:val="24"/>
          <w:szCs w:val="24"/>
        </w:rPr>
        <w:t>a.expand</w:t>
      </w:r>
      <w:proofErr w:type="spellEnd"/>
      <w:proofErr w:type="gramEnd"/>
      <w:r w:rsidRPr="00E32EF6">
        <w:rPr>
          <w:rFonts w:ascii="宋体" w:eastAsia="宋体" w:hAnsi="宋体" w:cs="宋体"/>
          <w:kern w:val="0"/>
          <w:sz w:val="24"/>
          <w:szCs w:val="24"/>
        </w:rPr>
        <w:t>([1,4,1])</w:t>
      </w:r>
    </w:p>
    <w:p w14:paraId="6D19CC2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32EF6">
        <w:rPr>
          <w:rFonts w:ascii="宋体" w:eastAsia="宋体" w:hAnsi="宋体" w:cs="宋体"/>
          <w:kern w:val="0"/>
          <w:sz w:val="24"/>
          <w:szCs w:val="24"/>
        </w:rPr>
        <w:t>RuntimeError</w:t>
      </w:r>
      <w:proofErr w:type="spellEnd"/>
      <w:r w:rsidRPr="00E32EF6">
        <w:rPr>
          <w:rFonts w:ascii="宋体" w:eastAsia="宋体" w:hAnsi="宋体" w:cs="宋体"/>
          <w:kern w:val="0"/>
          <w:sz w:val="24"/>
          <w:szCs w:val="24"/>
        </w:rPr>
        <w:t>: The expanded size of the tensor (4) must match the existing size (2) at non-singleton dimension 1.  Target sizes: [1, 4, 1].  Tensor sizes: [1, 2, 1]</w:t>
      </w:r>
    </w:p>
    <w:p w14:paraId="11BA8AD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因为第2维度不为1，所以不能扩展</w:t>
      </w:r>
    </w:p>
    <w:p w14:paraId="3C6CAE93"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gramStart"/>
      <w:r w:rsidRPr="00E32EF6">
        <w:rPr>
          <w:rFonts w:ascii="宋体" w:eastAsia="宋体" w:hAnsi="宋体" w:cs="宋体"/>
          <w:b/>
          <w:bCs/>
          <w:kern w:val="0"/>
          <w:sz w:val="15"/>
          <w:szCs w:val="15"/>
        </w:rPr>
        <w:t>repeat(</w:t>
      </w:r>
      <w:proofErr w:type="gramEnd"/>
      <w:r w:rsidRPr="00E32EF6">
        <w:rPr>
          <w:rFonts w:ascii="宋体" w:eastAsia="宋体" w:hAnsi="宋体" w:cs="宋体"/>
          <w:b/>
          <w:bCs/>
          <w:kern w:val="0"/>
          <w:sz w:val="15"/>
          <w:szCs w:val="15"/>
        </w:rPr>
        <w:t>)</w:t>
      </w:r>
    </w:p>
    <w:p w14:paraId="307202CA"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复制数据，对指定维度复制指定倍数，举例：</w:t>
      </w:r>
    </w:p>
    <w:p w14:paraId="20E1BA8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(1,2,1)</w:t>
      </w:r>
    </w:p>
    <w:p w14:paraId="0EBCA66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a.repeat</w:t>
      </w:r>
      <w:proofErr w:type="spellEnd"/>
      <w:proofErr w:type="gramEnd"/>
      <w:r w:rsidRPr="00E32EF6">
        <w:rPr>
          <w:rFonts w:ascii="宋体" w:eastAsia="宋体" w:hAnsi="宋体" w:cs="宋体"/>
          <w:kern w:val="0"/>
          <w:sz w:val="24"/>
          <w:szCs w:val="24"/>
        </w:rPr>
        <w:t>([2,2,1]).shape</w:t>
      </w:r>
    </w:p>
    <w:p w14:paraId="7648987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([2, 4, 1])</w:t>
      </w:r>
    </w:p>
    <w:p w14:paraId="5A0D8E9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将1/2</w:t>
      </w:r>
      <w:proofErr w:type="gramStart"/>
      <w:r w:rsidRPr="00E32EF6">
        <w:rPr>
          <w:rFonts w:ascii="宋体" w:eastAsia="宋体" w:hAnsi="宋体" w:cs="宋体"/>
          <w:kern w:val="0"/>
          <w:sz w:val="24"/>
          <w:szCs w:val="24"/>
        </w:rPr>
        <w:t>维变成</w:t>
      </w:r>
      <w:proofErr w:type="gramEnd"/>
      <w:r w:rsidRPr="00E32EF6">
        <w:rPr>
          <w:rFonts w:ascii="宋体" w:eastAsia="宋体" w:hAnsi="宋体" w:cs="宋体"/>
          <w:kern w:val="0"/>
          <w:sz w:val="24"/>
          <w:szCs w:val="24"/>
        </w:rPr>
        <w:t>原来2倍，第3维不变</w:t>
      </w:r>
    </w:p>
    <w:p w14:paraId="5523A81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a.repeat</w:t>
      </w:r>
      <w:proofErr w:type="spellEnd"/>
      <w:proofErr w:type="gramEnd"/>
      <w:r w:rsidRPr="00E32EF6">
        <w:rPr>
          <w:rFonts w:ascii="宋体" w:eastAsia="宋体" w:hAnsi="宋体" w:cs="宋体"/>
          <w:kern w:val="0"/>
          <w:sz w:val="24"/>
          <w:szCs w:val="24"/>
        </w:rPr>
        <w:t>([2,2,2]).shape</w:t>
      </w:r>
    </w:p>
    <w:p w14:paraId="53F482E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([2, 4, 2])</w:t>
      </w:r>
    </w:p>
    <w:p w14:paraId="664DA344"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gramStart"/>
      <w:r w:rsidRPr="00E32EF6">
        <w:rPr>
          <w:rFonts w:ascii="宋体" w:eastAsia="宋体" w:hAnsi="宋体" w:cs="宋体"/>
          <w:b/>
          <w:bCs/>
          <w:kern w:val="0"/>
          <w:sz w:val="15"/>
          <w:szCs w:val="15"/>
        </w:rPr>
        <w:t>split(</w:t>
      </w:r>
      <w:proofErr w:type="gramEnd"/>
      <w:r w:rsidRPr="00E32EF6">
        <w:rPr>
          <w:rFonts w:ascii="宋体" w:eastAsia="宋体" w:hAnsi="宋体" w:cs="宋体"/>
          <w:b/>
          <w:bCs/>
          <w:kern w:val="0"/>
          <w:sz w:val="15"/>
          <w:szCs w:val="15"/>
        </w:rPr>
        <w:t>)</w:t>
      </w:r>
    </w:p>
    <w:p w14:paraId="4B7D4404"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根据长度切分数据，举例：</w:t>
      </w:r>
    </w:p>
    <w:p w14:paraId="1FA71EE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(2,2,3)</w:t>
      </w:r>
    </w:p>
    <w:p w14:paraId="6959486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213B720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[[[0.6913, 0.3448, 0.5107],</w:t>
      </w:r>
    </w:p>
    <w:p w14:paraId="0091815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         [0.5714, 0.1821, 0.2043]],</w:t>
      </w:r>
    </w:p>
    <w:p w14:paraId="691C569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[[0.9937, 0.4512, 0.8015],</w:t>
      </w:r>
    </w:p>
    <w:p w14:paraId="7F3323E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[0.9622, 0.3952, 0.6199]]])</w:t>
      </w:r>
    </w:p>
    <w:p w14:paraId="67F5C8B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a.split</w:t>
      </w:r>
      <w:proofErr w:type="spellEnd"/>
      <w:proofErr w:type="gramEnd"/>
      <w:r w:rsidRPr="00E32EF6">
        <w:rPr>
          <w:rFonts w:ascii="宋体" w:eastAsia="宋体" w:hAnsi="宋体" w:cs="宋体"/>
          <w:kern w:val="0"/>
          <w:sz w:val="24"/>
          <w:szCs w:val="24"/>
        </w:rPr>
        <w:t>(1, dim=0)</w:t>
      </w:r>
    </w:p>
    <w:p w14:paraId="5B22B08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[[[0.6913, 0.3448, 0.5107],</w:t>
      </w:r>
    </w:p>
    <w:p w14:paraId="5CDB423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[0.5714, 0.1821, 0.2043]]]), </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[[[0.9937, 0.4512, 0.8015],</w:t>
      </w:r>
    </w:p>
    <w:p w14:paraId="628959D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[0.9622, 0.3952, 0.6199]]]))</w:t>
      </w:r>
    </w:p>
    <w:p w14:paraId="4A4900C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可以看出根据第1维将数据按长度1切分成了2/1份（第1维长度是2）</w:t>
      </w:r>
    </w:p>
    <w:p w14:paraId="6DAF7A1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a.split</w:t>
      </w:r>
      <w:proofErr w:type="spellEnd"/>
      <w:proofErr w:type="gramEnd"/>
      <w:r w:rsidRPr="00E32EF6">
        <w:rPr>
          <w:rFonts w:ascii="宋体" w:eastAsia="宋体" w:hAnsi="宋体" w:cs="宋体"/>
          <w:kern w:val="0"/>
          <w:sz w:val="24"/>
          <w:szCs w:val="24"/>
        </w:rPr>
        <w:t>(1, dim=0).shape</w:t>
      </w:r>
    </w:p>
    <w:p w14:paraId="7FEB3C6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y = </w:t>
      </w:r>
      <w:proofErr w:type="spellStart"/>
      <w:proofErr w:type="gramStart"/>
      <w:r w:rsidRPr="00E32EF6">
        <w:rPr>
          <w:rFonts w:ascii="宋体" w:eastAsia="宋体" w:hAnsi="宋体" w:cs="宋体"/>
          <w:kern w:val="0"/>
          <w:sz w:val="24"/>
          <w:szCs w:val="24"/>
        </w:rPr>
        <w:t>a.split</w:t>
      </w:r>
      <w:proofErr w:type="spellEnd"/>
      <w:proofErr w:type="gramEnd"/>
      <w:r w:rsidRPr="00E32EF6">
        <w:rPr>
          <w:rFonts w:ascii="宋体" w:eastAsia="宋体" w:hAnsi="宋体" w:cs="宋体"/>
          <w:kern w:val="0"/>
          <w:sz w:val="24"/>
          <w:szCs w:val="24"/>
        </w:rPr>
        <w:t>(1, dim=0)</w:t>
      </w:r>
    </w:p>
    <w:p w14:paraId="7E797EC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x.shape</w:t>
      </w:r>
      <w:proofErr w:type="spellEnd"/>
      <w:proofErr w:type="gram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y.shape</w:t>
      </w:r>
      <w:proofErr w:type="spellEnd"/>
    </w:p>
    <w:p w14:paraId="1600A0A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 xml:space="preserve">([1, 2, 3]), </w:t>
      </w:r>
      <w:proofErr w:type="spellStart"/>
      <w:r w:rsidRPr="00E32EF6">
        <w:rPr>
          <w:rFonts w:ascii="宋体" w:eastAsia="宋体" w:hAnsi="宋体" w:cs="宋体"/>
          <w:kern w:val="0"/>
          <w:sz w:val="24"/>
          <w:szCs w:val="24"/>
        </w:rPr>
        <w:t>torch.Size</w:t>
      </w:r>
      <w:proofErr w:type="spellEnd"/>
      <w:r w:rsidRPr="00E32EF6">
        <w:rPr>
          <w:rFonts w:ascii="宋体" w:eastAsia="宋体" w:hAnsi="宋体" w:cs="宋体"/>
          <w:kern w:val="0"/>
          <w:sz w:val="24"/>
          <w:szCs w:val="24"/>
        </w:rPr>
        <w:t>([1, 2, 3]))</w:t>
      </w:r>
    </w:p>
    <w:p w14:paraId="311F3DB2"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chunk</w:t>
      </w:r>
    </w:p>
    <w:p w14:paraId="168E9D26"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根据数量切分数据，也就是自定义要切成多少份，举例：</w:t>
      </w:r>
    </w:p>
    <w:p w14:paraId="782F793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(3,3)</w:t>
      </w:r>
    </w:p>
    <w:p w14:paraId="504A3EF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4B5DAF7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[[0.3355, 0.0770, 0.1840],</w:t>
      </w:r>
    </w:p>
    <w:p w14:paraId="6420609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[0.0844, 0.4452, 0.8723],</w:t>
      </w:r>
    </w:p>
    <w:p w14:paraId="4927235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[0.9296, 0.4290, 0.4051]])</w:t>
      </w:r>
    </w:p>
    <w:p w14:paraId="7D8415F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a.chunk</w:t>
      </w:r>
      <w:proofErr w:type="spellEnd"/>
      <w:proofErr w:type="gramEnd"/>
      <w:r w:rsidRPr="00E32EF6">
        <w:rPr>
          <w:rFonts w:ascii="宋体" w:eastAsia="宋体" w:hAnsi="宋体" w:cs="宋体"/>
          <w:kern w:val="0"/>
          <w:sz w:val="24"/>
          <w:szCs w:val="24"/>
        </w:rPr>
        <w:t>(3, dim=0)</w:t>
      </w:r>
    </w:p>
    <w:p w14:paraId="4F4CE3D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[[0.3355, 0.0770, 0.1840]]), tensor([[0.0844, 0.4452, 0.8723]]), tensor([[0.9296, 0.4290, 0.4051]]))</w:t>
      </w:r>
    </w:p>
    <w:p w14:paraId="53CD102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把数据切成3份</w:t>
      </w:r>
    </w:p>
    <w:p w14:paraId="7CF1CE0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a.chunk</w:t>
      </w:r>
      <w:proofErr w:type="spellEnd"/>
      <w:proofErr w:type="gramEnd"/>
      <w:r w:rsidRPr="00E32EF6">
        <w:rPr>
          <w:rFonts w:ascii="宋体" w:eastAsia="宋体" w:hAnsi="宋体" w:cs="宋体"/>
          <w:kern w:val="0"/>
          <w:sz w:val="24"/>
          <w:szCs w:val="24"/>
        </w:rPr>
        <w:t>(2, dim=0)</w:t>
      </w:r>
    </w:p>
    <w:p w14:paraId="637AF52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[[0.3355, 0.0770, 0.1840],</w:t>
      </w:r>
    </w:p>
    <w:p w14:paraId="7F1AF18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[0.0844, 0.4452, 0.8723]]), </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[[0.9296, 0.4290, 0.4051]]))</w:t>
      </w:r>
    </w:p>
    <w:p w14:paraId="47B1335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切成2份，可以看到最后一个被独立出来了</w:t>
      </w:r>
    </w:p>
    <w:p w14:paraId="740A91C0" w14:textId="77777777" w:rsidR="00E32EF6" w:rsidRPr="00E32EF6" w:rsidRDefault="00E32EF6" w:rsidP="00E32EF6">
      <w:pPr>
        <w:widowControl/>
        <w:spacing w:before="100" w:beforeAutospacing="1" w:after="100" w:afterAutospacing="1"/>
        <w:jc w:val="left"/>
        <w:outlineLvl w:val="2"/>
        <w:rPr>
          <w:rFonts w:ascii="宋体" w:eastAsia="宋体" w:hAnsi="宋体" w:cs="宋体"/>
          <w:b/>
          <w:bCs/>
          <w:kern w:val="0"/>
          <w:sz w:val="27"/>
          <w:szCs w:val="27"/>
        </w:rPr>
      </w:pPr>
      <w:r w:rsidRPr="00E32EF6">
        <w:rPr>
          <w:rFonts w:ascii="宋体" w:eastAsia="宋体" w:hAnsi="宋体" w:cs="宋体"/>
          <w:b/>
          <w:bCs/>
          <w:kern w:val="0"/>
          <w:sz w:val="27"/>
          <w:szCs w:val="27"/>
        </w:rPr>
        <w:t>常用方法</w:t>
      </w:r>
    </w:p>
    <w:p w14:paraId="54865F18" w14:textId="77777777" w:rsidR="00E32EF6" w:rsidRPr="00E32EF6" w:rsidRDefault="00E32EF6" w:rsidP="00E32EF6">
      <w:pPr>
        <w:widowControl/>
        <w:spacing w:before="100" w:beforeAutospacing="1" w:after="100" w:afterAutospacing="1"/>
        <w:jc w:val="left"/>
        <w:outlineLvl w:val="4"/>
        <w:rPr>
          <w:rFonts w:ascii="宋体" w:eastAsia="宋体" w:hAnsi="宋体" w:cs="宋体"/>
          <w:b/>
          <w:bCs/>
          <w:kern w:val="0"/>
          <w:sz w:val="20"/>
          <w:szCs w:val="20"/>
        </w:rPr>
      </w:pPr>
      <w:r w:rsidRPr="00E32EF6">
        <w:rPr>
          <w:rFonts w:ascii="宋体" w:eastAsia="宋体" w:hAnsi="宋体" w:cs="宋体"/>
          <w:b/>
          <w:bCs/>
          <w:kern w:val="0"/>
          <w:sz w:val="20"/>
          <w:szCs w:val="20"/>
        </w:rPr>
        <w:t>数组/张量转换</w:t>
      </w:r>
    </w:p>
    <w:p w14:paraId="41FB0EBC"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lastRenderedPageBreak/>
        <w:t>torch.from</w:t>
      </w:r>
      <w:proofErr w:type="gramEnd"/>
      <w:r w:rsidRPr="00E32EF6">
        <w:rPr>
          <w:rFonts w:ascii="宋体" w:eastAsia="宋体" w:hAnsi="宋体" w:cs="宋体"/>
          <w:b/>
          <w:bCs/>
          <w:kern w:val="0"/>
          <w:sz w:val="15"/>
          <w:szCs w:val="15"/>
        </w:rPr>
        <w:t>_numpy</w:t>
      </w:r>
      <w:proofErr w:type="spellEnd"/>
    </w:p>
    <w:p w14:paraId="5771152B"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数组转张量，举例：</w:t>
      </w:r>
    </w:p>
    <w:p w14:paraId="2845E86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np.array</w:t>
      </w:r>
      <w:proofErr w:type="spellEnd"/>
      <w:proofErr w:type="gramEnd"/>
      <w:r w:rsidRPr="00E32EF6">
        <w:rPr>
          <w:rFonts w:ascii="宋体" w:eastAsia="宋体" w:hAnsi="宋体" w:cs="宋体"/>
          <w:kern w:val="0"/>
          <w:sz w:val="24"/>
          <w:szCs w:val="24"/>
        </w:rPr>
        <w:t>([1, 2, 3])</w:t>
      </w:r>
    </w:p>
    <w:p w14:paraId="1CF2038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torch.from</w:t>
      </w:r>
      <w:proofErr w:type="gramEnd"/>
      <w:r w:rsidRPr="00E32EF6">
        <w:rPr>
          <w:rFonts w:ascii="宋体" w:eastAsia="宋体" w:hAnsi="宋体" w:cs="宋体"/>
          <w:kern w:val="0"/>
          <w:sz w:val="24"/>
          <w:szCs w:val="24"/>
        </w:rPr>
        <w:t>_numpy</w:t>
      </w:r>
      <w:proofErr w:type="spellEnd"/>
      <w:r w:rsidRPr="00E32EF6">
        <w:rPr>
          <w:rFonts w:ascii="宋体" w:eastAsia="宋体" w:hAnsi="宋体" w:cs="宋体"/>
          <w:kern w:val="0"/>
          <w:sz w:val="24"/>
          <w:szCs w:val="24"/>
        </w:rPr>
        <w:t>(a)</w:t>
      </w:r>
    </w:p>
    <w:p w14:paraId="0B7DFD6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xml:space="preserve">[1, 2, 3], </w:t>
      </w:r>
      <w:proofErr w:type="spellStart"/>
      <w:r w:rsidRPr="00E32EF6">
        <w:rPr>
          <w:rFonts w:ascii="宋体" w:eastAsia="宋体" w:hAnsi="宋体" w:cs="宋体"/>
          <w:kern w:val="0"/>
          <w:sz w:val="24"/>
          <w:szCs w:val="24"/>
        </w:rPr>
        <w:t>dtype</w:t>
      </w:r>
      <w:proofErr w:type="spellEnd"/>
      <w:r w:rsidRPr="00E32EF6">
        <w:rPr>
          <w:rFonts w:ascii="宋体" w:eastAsia="宋体" w:hAnsi="宋体" w:cs="宋体"/>
          <w:kern w:val="0"/>
          <w:sz w:val="24"/>
          <w:szCs w:val="24"/>
        </w:rPr>
        <w:t>=torch.int32)</w:t>
      </w:r>
    </w:p>
    <w:p w14:paraId="7B701EF4"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张量转数组则通过</w:t>
      </w:r>
      <w:proofErr w:type="spellStart"/>
      <w:r w:rsidRPr="00E32EF6">
        <w:rPr>
          <w:rFonts w:ascii="宋体" w:eastAsia="宋体" w:hAnsi="宋体" w:cs="宋体"/>
          <w:kern w:val="0"/>
          <w:sz w:val="24"/>
          <w:szCs w:val="24"/>
        </w:rPr>
        <w:t>data.numpy</w:t>
      </w:r>
      <w:proofErr w:type="spellEnd"/>
      <w:r w:rsidRPr="00E32EF6">
        <w:rPr>
          <w:rFonts w:ascii="宋体" w:eastAsia="宋体" w:hAnsi="宋体" w:cs="宋体"/>
          <w:kern w:val="0"/>
          <w:sz w:val="24"/>
          <w:szCs w:val="24"/>
        </w:rPr>
        <w:t>()转，若为GPU数据，则先转成CPU的，也可以通过</w:t>
      </w:r>
      <w:proofErr w:type="spellStart"/>
      <w:r w:rsidRPr="00E32EF6">
        <w:rPr>
          <w:rFonts w:ascii="宋体" w:eastAsia="宋体" w:hAnsi="宋体" w:cs="宋体"/>
          <w:kern w:val="0"/>
          <w:sz w:val="24"/>
          <w:szCs w:val="24"/>
        </w:rPr>
        <w:t>np.array</w:t>
      </w:r>
      <w:proofErr w:type="spellEnd"/>
      <w:r w:rsidRPr="00E32EF6">
        <w:rPr>
          <w:rFonts w:ascii="宋体" w:eastAsia="宋体" w:hAnsi="宋体" w:cs="宋体"/>
          <w:kern w:val="0"/>
          <w:sz w:val="24"/>
          <w:szCs w:val="24"/>
        </w:rPr>
        <w:t>(tensor)强行转成数组，举例：</w:t>
      </w:r>
    </w:p>
    <w:p w14:paraId="1760671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 2., 3.])</w:t>
      </w:r>
    </w:p>
    <w:p w14:paraId="6860695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55B7574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2., 3.])</w:t>
      </w:r>
    </w:p>
    <w:p w14:paraId="759CED2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a.cpu</w:t>
      </w:r>
      <w:proofErr w:type="spellEnd"/>
      <w:r w:rsidRPr="00E32EF6">
        <w:rPr>
          <w:rFonts w:ascii="宋体" w:eastAsia="宋体" w:hAnsi="宋体" w:cs="宋体"/>
          <w:kern w:val="0"/>
          <w:sz w:val="24"/>
          <w:szCs w:val="24"/>
        </w:rPr>
        <w:t>().</w:t>
      </w:r>
      <w:proofErr w:type="spellStart"/>
      <w:proofErr w:type="gramStart"/>
      <w:r w:rsidRPr="00E32EF6">
        <w:rPr>
          <w:rFonts w:ascii="宋体" w:eastAsia="宋体" w:hAnsi="宋体" w:cs="宋体"/>
          <w:kern w:val="0"/>
          <w:sz w:val="24"/>
          <w:szCs w:val="24"/>
        </w:rPr>
        <w:t>data.numpy</w:t>
      </w:r>
      <w:proofErr w:type="spellEnd"/>
      <w:proofErr w:type="gramEnd"/>
      <w:r w:rsidRPr="00E32EF6">
        <w:rPr>
          <w:rFonts w:ascii="宋体" w:eastAsia="宋体" w:hAnsi="宋体" w:cs="宋体"/>
          <w:kern w:val="0"/>
          <w:sz w:val="24"/>
          <w:szCs w:val="24"/>
        </w:rPr>
        <w:t>()</w:t>
      </w:r>
    </w:p>
    <w:p w14:paraId="2041E1C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array(</w:t>
      </w:r>
      <w:proofErr w:type="gramEnd"/>
      <w:r w:rsidRPr="00E32EF6">
        <w:rPr>
          <w:rFonts w:ascii="宋体" w:eastAsia="宋体" w:hAnsi="宋体" w:cs="宋体"/>
          <w:kern w:val="0"/>
          <w:sz w:val="24"/>
          <w:szCs w:val="24"/>
        </w:rPr>
        <w:t xml:space="preserve">[1., 2., 3.], </w:t>
      </w:r>
      <w:proofErr w:type="spellStart"/>
      <w:r w:rsidRPr="00E32EF6">
        <w:rPr>
          <w:rFonts w:ascii="宋体" w:eastAsia="宋体" w:hAnsi="宋体" w:cs="宋体"/>
          <w:kern w:val="0"/>
          <w:sz w:val="24"/>
          <w:szCs w:val="24"/>
        </w:rPr>
        <w:t>dtype</w:t>
      </w:r>
      <w:proofErr w:type="spellEnd"/>
      <w:r w:rsidRPr="00E32EF6">
        <w:rPr>
          <w:rFonts w:ascii="宋体" w:eastAsia="宋体" w:hAnsi="宋体" w:cs="宋体"/>
          <w:kern w:val="0"/>
          <w:sz w:val="24"/>
          <w:szCs w:val="24"/>
        </w:rPr>
        <w:t>=float32)</w:t>
      </w:r>
    </w:p>
    <w:p w14:paraId="1A7E902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转成CPU数据，然后转数组</w:t>
      </w:r>
    </w:p>
    <w:p w14:paraId="046C858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np.array</w:t>
      </w:r>
      <w:proofErr w:type="spellEnd"/>
      <w:proofErr w:type="gramEnd"/>
      <w:r w:rsidRPr="00E32EF6">
        <w:rPr>
          <w:rFonts w:ascii="宋体" w:eastAsia="宋体" w:hAnsi="宋体" w:cs="宋体"/>
          <w:kern w:val="0"/>
          <w:sz w:val="24"/>
          <w:szCs w:val="24"/>
        </w:rPr>
        <w:t>(a)</w:t>
      </w:r>
    </w:p>
    <w:p w14:paraId="524C4F3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array(</w:t>
      </w:r>
      <w:proofErr w:type="gramEnd"/>
      <w:r w:rsidRPr="00E32EF6">
        <w:rPr>
          <w:rFonts w:ascii="宋体" w:eastAsia="宋体" w:hAnsi="宋体" w:cs="宋体"/>
          <w:kern w:val="0"/>
          <w:sz w:val="24"/>
          <w:szCs w:val="24"/>
        </w:rPr>
        <w:t xml:space="preserve">[1., 2., 3.], </w:t>
      </w:r>
      <w:proofErr w:type="spellStart"/>
      <w:r w:rsidRPr="00E32EF6">
        <w:rPr>
          <w:rFonts w:ascii="宋体" w:eastAsia="宋体" w:hAnsi="宋体" w:cs="宋体"/>
          <w:kern w:val="0"/>
          <w:sz w:val="24"/>
          <w:szCs w:val="24"/>
        </w:rPr>
        <w:t>dtype</w:t>
      </w:r>
      <w:proofErr w:type="spellEnd"/>
      <w:r w:rsidRPr="00E32EF6">
        <w:rPr>
          <w:rFonts w:ascii="宋体" w:eastAsia="宋体" w:hAnsi="宋体" w:cs="宋体"/>
          <w:kern w:val="0"/>
          <w:sz w:val="24"/>
          <w:szCs w:val="24"/>
        </w:rPr>
        <w:t>=float32)</w:t>
      </w:r>
    </w:p>
    <w:p w14:paraId="54878E0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强制转成数组</w:t>
      </w:r>
    </w:p>
    <w:p w14:paraId="6F6174D7" w14:textId="77777777" w:rsidR="00E32EF6" w:rsidRPr="00E32EF6" w:rsidRDefault="00E32EF6" w:rsidP="00E32EF6">
      <w:pPr>
        <w:widowControl/>
        <w:spacing w:before="100" w:beforeAutospacing="1" w:after="100" w:afterAutospacing="1"/>
        <w:jc w:val="left"/>
        <w:outlineLvl w:val="4"/>
        <w:rPr>
          <w:rFonts w:ascii="宋体" w:eastAsia="宋体" w:hAnsi="宋体" w:cs="宋体"/>
          <w:b/>
          <w:bCs/>
          <w:kern w:val="0"/>
          <w:sz w:val="20"/>
          <w:szCs w:val="20"/>
        </w:rPr>
      </w:pPr>
      <w:r w:rsidRPr="00E32EF6">
        <w:rPr>
          <w:rFonts w:ascii="宋体" w:eastAsia="宋体" w:hAnsi="宋体" w:cs="宋体"/>
          <w:b/>
          <w:bCs/>
          <w:kern w:val="0"/>
          <w:sz w:val="20"/>
          <w:szCs w:val="20"/>
        </w:rPr>
        <w:t>基本运算</w:t>
      </w:r>
    </w:p>
    <w:p w14:paraId="08CC606F"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r w:rsidRPr="00E32EF6">
        <w:rPr>
          <w:rFonts w:ascii="宋体" w:eastAsia="宋体" w:hAnsi="宋体" w:cs="宋体"/>
          <w:b/>
          <w:bCs/>
          <w:kern w:val="0"/>
          <w:sz w:val="15"/>
          <w:szCs w:val="15"/>
        </w:rPr>
        <w:t>torch.add</w:t>
      </w:r>
      <w:proofErr w:type="spellEnd"/>
    </w:p>
    <w:p w14:paraId="239C2D69"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加法运算，一般情况下也可以用+号代替，举例：</w:t>
      </w:r>
    </w:p>
    <w:p w14:paraId="3986D9A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(2, 2)</w:t>
      </w:r>
    </w:p>
    <w:p w14:paraId="0557D01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14D659E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[[0.5643, 0.4722],</w:t>
      </w:r>
    </w:p>
    <w:p w14:paraId="7E437CB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[0.5939, 0.6289]])</w:t>
      </w:r>
    </w:p>
    <w:p w14:paraId="7E150A4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torch.add</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a, b)</w:t>
      </w:r>
    </w:p>
    <w:p w14:paraId="0837C81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[[1.5643, 1.4722],</w:t>
      </w:r>
    </w:p>
    <w:p w14:paraId="5F04F2A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[1.5939, 1.6289]])</w:t>
      </w:r>
    </w:p>
    <w:p w14:paraId="5BDDBCA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 + b</w:t>
      </w:r>
    </w:p>
    <w:p w14:paraId="649AE6D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[[1.5643, 1.4722],</w:t>
      </w:r>
    </w:p>
    <w:p w14:paraId="2596012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        [1.5939, 1.6289]])</w:t>
      </w:r>
    </w:p>
    <w:p w14:paraId="06B7CAA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可以看出结果一样</w:t>
      </w:r>
    </w:p>
    <w:p w14:paraId="53E54D91"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r w:rsidRPr="00E32EF6">
        <w:rPr>
          <w:rFonts w:ascii="宋体" w:eastAsia="宋体" w:hAnsi="宋体" w:cs="宋体"/>
          <w:b/>
          <w:bCs/>
          <w:kern w:val="0"/>
          <w:sz w:val="15"/>
          <w:szCs w:val="15"/>
        </w:rPr>
        <w:t>torch.sub</w:t>
      </w:r>
      <w:proofErr w:type="spellEnd"/>
    </w:p>
    <w:p w14:paraId="1EDD8DAB"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张量减法</w:t>
      </w:r>
    </w:p>
    <w:p w14:paraId="3490925E"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r w:rsidRPr="00E32EF6">
        <w:rPr>
          <w:rFonts w:ascii="宋体" w:eastAsia="宋体" w:hAnsi="宋体" w:cs="宋体"/>
          <w:b/>
          <w:bCs/>
          <w:kern w:val="0"/>
          <w:sz w:val="15"/>
          <w:szCs w:val="15"/>
        </w:rPr>
        <w:t>torch.mul</w:t>
      </w:r>
      <w:proofErr w:type="spellEnd"/>
    </w:p>
    <w:p w14:paraId="294BF14C"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张量乘法</w:t>
      </w:r>
    </w:p>
    <w:p w14:paraId="6174BF95"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r w:rsidRPr="00E32EF6">
        <w:rPr>
          <w:rFonts w:ascii="宋体" w:eastAsia="宋体" w:hAnsi="宋体" w:cs="宋体"/>
          <w:b/>
          <w:bCs/>
          <w:kern w:val="0"/>
          <w:sz w:val="15"/>
          <w:szCs w:val="15"/>
        </w:rPr>
        <w:t>torch.div</w:t>
      </w:r>
      <w:proofErr w:type="spellEnd"/>
    </w:p>
    <w:p w14:paraId="56E6A233"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张量除法</w:t>
      </w:r>
    </w:p>
    <w:p w14:paraId="68E96E05"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torch.matmul</w:t>
      </w:r>
      <w:proofErr w:type="spellEnd"/>
      <w:proofErr w:type="gramEnd"/>
    </w:p>
    <w:p w14:paraId="5E2E9A72"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矩阵乘法，举例：</w:t>
      </w:r>
    </w:p>
    <w:p w14:paraId="3CE7DF1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([[1,1], [1,1]])</w:t>
      </w:r>
    </w:p>
    <w:p w14:paraId="2665F00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b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([[1,1], [1,1]])</w:t>
      </w:r>
    </w:p>
    <w:p w14:paraId="2FB6671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torch.matmul</w:t>
      </w:r>
      <w:proofErr w:type="spellEnd"/>
      <w:proofErr w:type="gramEnd"/>
      <w:r w:rsidRPr="00E32EF6">
        <w:rPr>
          <w:rFonts w:ascii="宋体" w:eastAsia="宋体" w:hAnsi="宋体" w:cs="宋体"/>
          <w:kern w:val="0"/>
          <w:sz w:val="24"/>
          <w:szCs w:val="24"/>
        </w:rPr>
        <w:t>(a, b)</w:t>
      </w:r>
    </w:p>
    <w:p w14:paraId="039D53F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[[2, 2],</w:t>
      </w:r>
    </w:p>
    <w:p w14:paraId="45ABF61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[2, 2]])</w:t>
      </w:r>
    </w:p>
    <w:p w14:paraId="710BA5E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a*b</w:t>
      </w:r>
    </w:p>
    <w:p w14:paraId="66E8131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1],</w:t>
      </w:r>
    </w:p>
    <w:p w14:paraId="70321FF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 1]])</w:t>
      </w:r>
    </w:p>
    <w:p w14:paraId="4E013E2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别把数组乘法和矩阵乘法弄混了</w:t>
      </w:r>
    </w:p>
    <w:p w14:paraId="20BABFC7"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矩阵乘法还可以用@代替，举例：</w:t>
      </w:r>
    </w:p>
    <w:p w14:paraId="375C0C1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a@b</w:t>
      </w:r>
      <w:proofErr w:type="spellEnd"/>
    </w:p>
    <w:p w14:paraId="6147825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[[2, 2],</w:t>
      </w:r>
    </w:p>
    <w:p w14:paraId="0F5F930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[2, 2]])</w:t>
      </w:r>
    </w:p>
    <w:p w14:paraId="60993EF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结果和前面矩阵乘法一样</w:t>
      </w:r>
    </w:p>
    <w:p w14:paraId="7210D953" w14:textId="77777777" w:rsidR="00E32EF6" w:rsidRPr="00E32EF6" w:rsidRDefault="00E32EF6" w:rsidP="00E32EF6">
      <w:pPr>
        <w:widowControl/>
        <w:spacing w:before="100" w:beforeAutospacing="1" w:after="100" w:afterAutospacing="1"/>
        <w:jc w:val="left"/>
        <w:outlineLvl w:val="4"/>
        <w:rPr>
          <w:rFonts w:ascii="宋体" w:eastAsia="宋体" w:hAnsi="宋体" w:cs="宋体"/>
          <w:b/>
          <w:bCs/>
          <w:kern w:val="0"/>
          <w:sz w:val="20"/>
          <w:szCs w:val="20"/>
        </w:rPr>
      </w:pPr>
      <w:r w:rsidRPr="00E32EF6">
        <w:rPr>
          <w:rFonts w:ascii="宋体" w:eastAsia="宋体" w:hAnsi="宋体" w:cs="宋体"/>
          <w:b/>
          <w:bCs/>
          <w:kern w:val="0"/>
          <w:sz w:val="20"/>
          <w:szCs w:val="20"/>
        </w:rPr>
        <w:lastRenderedPageBreak/>
        <w:t>逻辑操作</w:t>
      </w:r>
    </w:p>
    <w:p w14:paraId="0B6E3852"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torch.equal</w:t>
      </w:r>
      <w:proofErr w:type="spellEnd"/>
      <w:proofErr w:type="gramEnd"/>
    </w:p>
    <w:p w14:paraId="1E735C4F"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判断两个张量是否完全相等，返回True或者False，而==符号返回的只是一个由0和1组成的张量，举例：</w:t>
      </w:r>
    </w:p>
    <w:p w14:paraId="4AA9173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(2, 2)</w:t>
      </w:r>
    </w:p>
    <w:p w14:paraId="53EC94F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361C78F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[[0.8146, 0.1331],</w:t>
      </w:r>
    </w:p>
    <w:p w14:paraId="7D5A5BE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[0.6715, 0.4594]])</w:t>
      </w:r>
    </w:p>
    <w:p w14:paraId="0E84662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b = a</w:t>
      </w:r>
    </w:p>
    <w:p w14:paraId="08502A6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 == b</w:t>
      </w:r>
    </w:p>
    <w:p w14:paraId="0677A6C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1],</w:t>
      </w:r>
    </w:p>
    <w:p w14:paraId="3745253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 1]], </w:t>
      </w:r>
      <w:proofErr w:type="spellStart"/>
      <w:r w:rsidRPr="00E32EF6">
        <w:rPr>
          <w:rFonts w:ascii="宋体" w:eastAsia="宋体" w:hAnsi="宋体" w:cs="宋体"/>
          <w:kern w:val="0"/>
          <w:sz w:val="24"/>
          <w:szCs w:val="24"/>
        </w:rPr>
        <w:t>dtype</w:t>
      </w:r>
      <w:proofErr w:type="spellEnd"/>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torch.uint</w:t>
      </w:r>
      <w:proofErr w:type="gramEnd"/>
      <w:r w:rsidRPr="00E32EF6">
        <w:rPr>
          <w:rFonts w:ascii="宋体" w:eastAsia="宋体" w:hAnsi="宋体" w:cs="宋体"/>
          <w:kern w:val="0"/>
          <w:sz w:val="24"/>
          <w:szCs w:val="24"/>
        </w:rPr>
        <w:t>8)</w:t>
      </w:r>
    </w:p>
    <w:p w14:paraId="72B06B9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判断两个张量每个元素是否相等，并用0和1来表示是否相等</w:t>
      </w:r>
    </w:p>
    <w:p w14:paraId="751B7E4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torch.equal</w:t>
      </w:r>
      <w:proofErr w:type="spellEnd"/>
      <w:proofErr w:type="gramEnd"/>
      <w:r w:rsidRPr="00E32EF6">
        <w:rPr>
          <w:rFonts w:ascii="宋体" w:eastAsia="宋体" w:hAnsi="宋体" w:cs="宋体"/>
          <w:kern w:val="0"/>
          <w:sz w:val="24"/>
          <w:szCs w:val="24"/>
        </w:rPr>
        <w:t>(a, b)</w:t>
      </w:r>
    </w:p>
    <w:p w14:paraId="3AC94E1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True</w:t>
      </w:r>
    </w:p>
    <w:p w14:paraId="57C523B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判断两个张量是否相等并返回结果</w:t>
      </w:r>
    </w:p>
    <w:p w14:paraId="40F80423"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r w:rsidRPr="00E32EF6">
        <w:rPr>
          <w:rFonts w:ascii="宋体" w:eastAsia="宋体" w:hAnsi="宋体" w:cs="宋体"/>
          <w:b/>
          <w:bCs/>
          <w:kern w:val="0"/>
          <w:sz w:val="15"/>
          <w:szCs w:val="15"/>
        </w:rPr>
        <w:t>torch.all</w:t>
      </w:r>
      <w:proofErr w:type="spellEnd"/>
    </w:p>
    <w:p w14:paraId="05C398B2"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逻辑与操作，判断是否全为1，举例：</w:t>
      </w:r>
    </w:p>
    <w:p w14:paraId="3BC5A04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([1,2,3])</w:t>
      </w:r>
    </w:p>
    <w:p w14:paraId="27A3C0A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b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([1,2,4])</w:t>
      </w:r>
    </w:p>
    <w:p w14:paraId="5022AB3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5D0F7A6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2, 3])</w:t>
      </w:r>
    </w:p>
    <w:p w14:paraId="35D7B34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b</w:t>
      </w:r>
    </w:p>
    <w:p w14:paraId="2F06BB2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2, 4])</w:t>
      </w:r>
    </w:p>
    <w:p w14:paraId="3045F49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torch.all</w:t>
      </w:r>
      <w:proofErr w:type="spellEnd"/>
      <w:r w:rsidRPr="00E32EF6">
        <w:rPr>
          <w:rFonts w:ascii="宋体" w:eastAsia="宋体" w:hAnsi="宋体" w:cs="宋体"/>
          <w:kern w:val="0"/>
          <w:sz w:val="24"/>
          <w:szCs w:val="24"/>
        </w:rPr>
        <w:t>(a==b)</w:t>
      </w:r>
    </w:p>
    <w:p w14:paraId="06C564F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xml:space="preserve">0, </w:t>
      </w:r>
      <w:proofErr w:type="spellStart"/>
      <w:r w:rsidRPr="00E32EF6">
        <w:rPr>
          <w:rFonts w:ascii="宋体" w:eastAsia="宋体" w:hAnsi="宋体" w:cs="宋体"/>
          <w:kern w:val="0"/>
          <w:sz w:val="24"/>
          <w:szCs w:val="24"/>
        </w:rPr>
        <w:t>dtype</w:t>
      </w:r>
      <w:proofErr w:type="spellEnd"/>
      <w:r w:rsidRPr="00E32EF6">
        <w:rPr>
          <w:rFonts w:ascii="宋体" w:eastAsia="宋体" w:hAnsi="宋体" w:cs="宋体"/>
          <w:kern w:val="0"/>
          <w:sz w:val="24"/>
          <w:szCs w:val="24"/>
        </w:rPr>
        <w:t>=torch.uint8)</w:t>
      </w:r>
    </w:p>
    <w:p w14:paraId="5DBFAB0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a==b</w:t>
      </w:r>
    </w:p>
    <w:p w14:paraId="1D110E1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xml:space="preserve">[1, 1, 0], </w:t>
      </w:r>
      <w:proofErr w:type="spellStart"/>
      <w:r w:rsidRPr="00E32EF6">
        <w:rPr>
          <w:rFonts w:ascii="宋体" w:eastAsia="宋体" w:hAnsi="宋体" w:cs="宋体"/>
          <w:kern w:val="0"/>
          <w:sz w:val="24"/>
          <w:szCs w:val="24"/>
        </w:rPr>
        <w:t>dtype</w:t>
      </w:r>
      <w:proofErr w:type="spellEnd"/>
      <w:r w:rsidRPr="00E32EF6">
        <w:rPr>
          <w:rFonts w:ascii="宋体" w:eastAsia="宋体" w:hAnsi="宋体" w:cs="宋体"/>
          <w:kern w:val="0"/>
          <w:sz w:val="24"/>
          <w:szCs w:val="24"/>
        </w:rPr>
        <w:t>=torch.uint8)</w:t>
      </w:r>
    </w:p>
    <w:p w14:paraId="3255C346"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r w:rsidRPr="00E32EF6">
        <w:rPr>
          <w:rFonts w:ascii="宋体" w:eastAsia="宋体" w:hAnsi="宋体" w:cs="宋体"/>
          <w:b/>
          <w:bCs/>
          <w:kern w:val="0"/>
          <w:sz w:val="15"/>
          <w:szCs w:val="15"/>
        </w:rPr>
        <w:t>torch.any</w:t>
      </w:r>
      <w:proofErr w:type="spellEnd"/>
    </w:p>
    <w:p w14:paraId="1F311C23"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lastRenderedPageBreak/>
        <w:t>逻辑或操作，判断是否存在1</w:t>
      </w:r>
    </w:p>
    <w:p w14:paraId="3A113E09"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torch.where</w:t>
      </w:r>
      <w:proofErr w:type="spellEnd"/>
      <w:proofErr w:type="gramEnd"/>
    </w:p>
    <w:p w14:paraId="4285B882"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有三个参数a, b, c，对数据a进行逻辑判断，为1的取数据b上对应位置的值，为0取c上对应值，举例：</w:t>
      </w:r>
    </w:p>
    <w:p w14:paraId="1F0439E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 2.], [3., 4.]])</w:t>
      </w:r>
    </w:p>
    <w:p w14:paraId="002D40B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b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([[5., 6.], [7., 8.]])</w:t>
      </w:r>
    </w:p>
    <w:p w14:paraId="6319378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c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(2, 2)</w:t>
      </w:r>
    </w:p>
    <w:p w14:paraId="5973F79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c</w:t>
      </w:r>
    </w:p>
    <w:p w14:paraId="50EEDB0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[[0.3821, 0.6138],</w:t>
      </w:r>
    </w:p>
    <w:p w14:paraId="7656C1E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[0.2323, 0.2675]])</w:t>
      </w:r>
    </w:p>
    <w:p w14:paraId="795A045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torch.where</w:t>
      </w:r>
      <w:proofErr w:type="spellEnd"/>
      <w:proofErr w:type="gramEnd"/>
      <w:r w:rsidRPr="00E32EF6">
        <w:rPr>
          <w:rFonts w:ascii="宋体" w:eastAsia="宋体" w:hAnsi="宋体" w:cs="宋体"/>
          <w:kern w:val="0"/>
          <w:sz w:val="24"/>
          <w:szCs w:val="24"/>
        </w:rPr>
        <w:t>(c&gt;0.3, a, b)</w:t>
      </w:r>
    </w:p>
    <w:p w14:paraId="0D64C79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2.],</w:t>
      </w:r>
    </w:p>
    <w:p w14:paraId="6E497A7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[7., 8.]])</w:t>
      </w:r>
    </w:p>
    <w:p w14:paraId="13EC112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位置(0,0)为1，所以取b上(0,0)的值，即1</w:t>
      </w:r>
    </w:p>
    <w:p w14:paraId="625BE58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位置(0,1)为1，所以取b上(0,1)的值，即2</w:t>
      </w:r>
    </w:p>
    <w:p w14:paraId="7A825C3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位置(1,0)为0，所以取c上(1,0)的值，即7</w:t>
      </w:r>
    </w:p>
    <w:p w14:paraId="7619805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位置(1,1)为0，所以取c上(1,1)的值，即8</w:t>
      </w:r>
    </w:p>
    <w:p w14:paraId="4B5CED35" w14:textId="77777777" w:rsidR="00E32EF6" w:rsidRPr="00E32EF6" w:rsidRDefault="00E32EF6" w:rsidP="00E32EF6">
      <w:pPr>
        <w:widowControl/>
        <w:spacing w:before="100" w:beforeAutospacing="1" w:after="100" w:afterAutospacing="1"/>
        <w:jc w:val="left"/>
        <w:outlineLvl w:val="4"/>
        <w:rPr>
          <w:rFonts w:ascii="宋体" w:eastAsia="宋体" w:hAnsi="宋体" w:cs="宋体"/>
          <w:b/>
          <w:bCs/>
          <w:kern w:val="0"/>
          <w:sz w:val="20"/>
          <w:szCs w:val="20"/>
        </w:rPr>
      </w:pPr>
      <w:r w:rsidRPr="00E32EF6">
        <w:rPr>
          <w:rFonts w:ascii="宋体" w:eastAsia="宋体" w:hAnsi="宋体" w:cs="宋体"/>
          <w:b/>
          <w:bCs/>
          <w:kern w:val="0"/>
          <w:sz w:val="20"/>
          <w:szCs w:val="20"/>
        </w:rPr>
        <w:t>数据生成</w:t>
      </w:r>
    </w:p>
    <w:p w14:paraId="4704EA3D"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torch.zeros</w:t>
      </w:r>
      <w:proofErr w:type="spellEnd"/>
      <w:proofErr w:type="gramEnd"/>
    </w:p>
    <w:p w14:paraId="229AF3CA"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生成固定尺寸的全0张量，举例：</w:t>
      </w:r>
    </w:p>
    <w:p w14:paraId="2D8746C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torch.zeros</w:t>
      </w:r>
      <w:proofErr w:type="spellEnd"/>
      <w:proofErr w:type="gramEnd"/>
      <w:r w:rsidRPr="00E32EF6">
        <w:rPr>
          <w:rFonts w:ascii="宋体" w:eastAsia="宋体" w:hAnsi="宋体" w:cs="宋体"/>
          <w:kern w:val="0"/>
          <w:sz w:val="24"/>
          <w:szCs w:val="24"/>
        </w:rPr>
        <w:t>(2,2)</w:t>
      </w:r>
    </w:p>
    <w:p w14:paraId="39B220B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 0.],</w:t>
      </w:r>
    </w:p>
    <w:p w14:paraId="019D2A8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0.]])</w:t>
      </w:r>
    </w:p>
    <w:p w14:paraId="05762D8E"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torch.ones</w:t>
      </w:r>
      <w:proofErr w:type="spellEnd"/>
      <w:proofErr w:type="gramEnd"/>
    </w:p>
    <w:p w14:paraId="21BE5B42"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生成固定尺寸的全1张量，举例：</w:t>
      </w:r>
    </w:p>
    <w:p w14:paraId="1EBFBA9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torch.ones</w:t>
      </w:r>
      <w:proofErr w:type="spellEnd"/>
      <w:proofErr w:type="gramEnd"/>
      <w:r w:rsidRPr="00E32EF6">
        <w:rPr>
          <w:rFonts w:ascii="宋体" w:eastAsia="宋体" w:hAnsi="宋体" w:cs="宋体"/>
          <w:kern w:val="0"/>
          <w:sz w:val="24"/>
          <w:szCs w:val="24"/>
        </w:rPr>
        <w:t>(2,2)</w:t>
      </w:r>
    </w:p>
    <w:p w14:paraId="3C65211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lastRenderedPageBreak/>
        <w:t>tensor(</w:t>
      </w:r>
      <w:proofErr w:type="gramEnd"/>
      <w:r w:rsidRPr="00E32EF6">
        <w:rPr>
          <w:rFonts w:ascii="宋体" w:eastAsia="宋体" w:hAnsi="宋体" w:cs="宋体"/>
          <w:kern w:val="0"/>
          <w:sz w:val="24"/>
          <w:szCs w:val="24"/>
        </w:rPr>
        <w:t>[[1., 1.],</w:t>
      </w:r>
    </w:p>
    <w:p w14:paraId="0EB3010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 1.]])</w:t>
      </w:r>
    </w:p>
    <w:p w14:paraId="043A4168"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torch.full</w:t>
      </w:r>
      <w:proofErr w:type="spellEnd"/>
      <w:proofErr w:type="gramEnd"/>
    </w:p>
    <w:p w14:paraId="49EBF58B"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生成固定尺寸的</w:t>
      </w:r>
      <w:proofErr w:type="gramStart"/>
      <w:r w:rsidRPr="00E32EF6">
        <w:rPr>
          <w:rFonts w:ascii="宋体" w:eastAsia="宋体" w:hAnsi="宋体" w:cs="宋体"/>
          <w:kern w:val="0"/>
          <w:sz w:val="24"/>
          <w:szCs w:val="24"/>
        </w:rPr>
        <w:t>值全为指定值</w:t>
      </w:r>
      <w:proofErr w:type="gramEnd"/>
      <w:r w:rsidRPr="00E32EF6">
        <w:rPr>
          <w:rFonts w:ascii="宋体" w:eastAsia="宋体" w:hAnsi="宋体" w:cs="宋体"/>
          <w:kern w:val="0"/>
          <w:sz w:val="24"/>
          <w:szCs w:val="24"/>
        </w:rPr>
        <w:t>的张量，举例：</w:t>
      </w:r>
    </w:p>
    <w:p w14:paraId="7C37A94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torch.full</w:t>
      </w:r>
      <w:proofErr w:type="spellEnd"/>
      <w:proofErr w:type="gramEnd"/>
      <w:r w:rsidRPr="00E32EF6">
        <w:rPr>
          <w:rFonts w:ascii="宋体" w:eastAsia="宋体" w:hAnsi="宋体" w:cs="宋体"/>
          <w:kern w:val="0"/>
          <w:sz w:val="24"/>
          <w:szCs w:val="24"/>
        </w:rPr>
        <w:t>([2, 3], 2)</w:t>
      </w:r>
    </w:p>
    <w:p w14:paraId="7E65726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[[2., 2., 2.],</w:t>
      </w:r>
    </w:p>
    <w:p w14:paraId="14E2345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[2., 2., 2.]])</w:t>
      </w:r>
    </w:p>
    <w:p w14:paraId="44FE57C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指定格式</w:t>
      </w:r>
      <w:proofErr w:type="gramStart"/>
      <w:r w:rsidRPr="00E32EF6">
        <w:rPr>
          <w:rFonts w:ascii="宋体" w:eastAsia="宋体" w:hAnsi="宋体" w:cs="宋体"/>
          <w:kern w:val="0"/>
          <w:sz w:val="24"/>
          <w:szCs w:val="24"/>
        </w:rPr>
        <w:t>且值全</w:t>
      </w:r>
      <w:proofErr w:type="gramEnd"/>
      <w:r w:rsidRPr="00E32EF6">
        <w:rPr>
          <w:rFonts w:ascii="宋体" w:eastAsia="宋体" w:hAnsi="宋体" w:cs="宋体"/>
          <w:kern w:val="0"/>
          <w:sz w:val="24"/>
          <w:szCs w:val="24"/>
        </w:rPr>
        <w:t>为2</w:t>
      </w:r>
    </w:p>
    <w:p w14:paraId="6C7B32C7"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r w:rsidRPr="00E32EF6">
        <w:rPr>
          <w:rFonts w:ascii="宋体" w:eastAsia="宋体" w:hAnsi="宋体" w:cs="宋体"/>
          <w:b/>
          <w:bCs/>
          <w:kern w:val="0"/>
          <w:sz w:val="15"/>
          <w:szCs w:val="15"/>
        </w:rPr>
        <w:t>torch.eye</w:t>
      </w:r>
      <w:proofErr w:type="spellEnd"/>
    </w:p>
    <w:p w14:paraId="4D57FE4B"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生成对角线</w:t>
      </w:r>
      <w:proofErr w:type="gramStart"/>
      <w:r w:rsidRPr="00E32EF6">
        <w:rPr>
          <w:rFonts w:ascii="宋体" w:eastAsia="宋体" w:hAnsi="宋体" w:cs="宋体"/>
          <w:kern w:val="0"/>
          <w:sz w:val="24"/>
          <w:szCs w:val="24"/>
        </w:rPr>
        <w:t>上值全为</w:t>
      </w:r>
      <w:proofErr w:type="gramEnd"/>
      <w:r w:rsidRPr="00E32EF6">
        <w:rPr>
          <w:rFonts w:ascii="宋体" w:eastAsia="宋体" w:hAnsi="宋体" w:cs="宋体"/>
          <w:kern w:val="0"/>
          <w:sz w:val="24"/>
          <w:szCs w:val="24"/>
        </w:rPr>
        <w:t>1的张量，举例：</w:t>
      </w:r>
    </w:p>
    <w:p w14:paraId="43C362C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torch.eye</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3)</w:t>
      </w:r>
    </w:p>
    <w:p w14:paraId="39B15CD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0., 0.],</w:t>
      </w:r>
    </w:p>
    <w:p w14:paraId="644350D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1., 0.],</w:t>
      </w:r>
    </w:p>
    <w:p w14:paraId="05810C7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0., 1.]])</w:t>
      </w:r>
    </w:p>
    <w:p w14:paraId="42C717B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生成3*3张量</w:t>
      </w:r>
    </w:p>
    <w:p w14:paraId="6AE5274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torch.eye</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3,3)</w:t>
      </w:r>
    </w:p>
    <w:p w14:paraId="74200B2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0., 0.],</w:t>
      </w:r>
    </w:p>
    <w:p w14:paraId="0C57F07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1., 0.],</w:t>
      </w:r>
    </w:p>
    <w:p w14:paraId="24AFF7D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0., 1.]])</w:t>
      </w:r>
    </w:p>
    <w:p w14:paraId="0DC3D65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和上面一样</w:t>
      </w:r>
    </w:p>
    <w:p w14:paraId="2D01816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torch.eye</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3,4)</w:t>
      </w:r>
    </w:p>
    <w:p w14:paraId="2DCED53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0., 0., 0.],</w:t>
      </w:r>
    </w:p>
    <w:p w14:paraId="72D675A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1., 0., 0.],</w:t>
      </w:r>
    </w:p>
    <w:p w14:paraId="286D276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0., 1., 0.]])</w:t>
      </w:r>
    </w:p>
    <w:p w14:paraId="7E8D145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torch.eye</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3,2)</w:t>
      </w:r>
    </w:p>
    <w:p w14:paraId="05527F3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0.],</w:t>
      </w:r>
    </w:p>
    <w:p w14:paraId="48E61AC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1.],</w:t>
      </w:r>
    </w:p>
    <w:p w14:paraId="3E9ECD1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0.]])</w:t>
      </w:r>
    </w:p>
    <w:p w14:paraId="6D2EC20C"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lastRenderedPageBreak/>
        <w:t>torch.arange</w:t>
      </w:r>
      <w:proofErr w:type="spellEnd"/>
      <w:proofErr w:type="gramEnd"/>
    </w:p>
    <w:p w14:paraId="35D72645"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生成指定等差数列的张量，举例：</w:t>
      </w:r>
    </w:p>
    <w:p w14:paraId="19E3EBB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torch.arange</w:t>
      </w:r>
      <w:proofErr w:type="spellEnd"/>
      <w:proofErr w:type="gramEnd"/>
      <w:r w:rsidRPr="00E32EF6">
        <w:rPr>
          <w:rFonts w:ascii="宋体" w:eastAsia="宋体" w:hAnsi="宋体" w:cs="宋体"/>
          <w:kern w:val="0"/>
          <w:sz w:val="24"/>
          <w:szCs w:val="24"/>
        </w:rPr>
        <w:t>(10)</w:t>
      </w:r>
    </w:p>
    <w:p w14:paraId="57D6FD0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 1, 2, 3, 4, 5, 6, 7, 8, 9])</w:t>
      </w:r>
    </w:p>
    <w:p w14:paraId="6DB7150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只传一个参数n则默认为从0-n-1的n个数</w:t>
      </w:r>
    </w:p>
    <w:p w14:paraId="23AE423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torch.arange</w:t>
      </w:r>
      <w:proofErr w:type="spellEnd"/>
      <w:proofErr w:type="gramEnd"/>
      <w:r w:rsidRPr="00E32EF6">
        <w:rPr>
          <w:rFonts w:ascii="宋体" w:eastAsia="宋体" w:hAnsi="宋体" w:cs="宋体"/>
          <w:kern w:val="0"/>
          <w:sz w:val="24"/>
          <w:szCs w:val="24"/>
        </w:rPr>
        <w:t>(-1, 1, 0.1)</w:t>
      </w:r>
    </w:p>
    <w:p w14:paraId="6F2F63A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[-1.0000, -0.9000, -0.8000, -0.7000, -0.6000, -0.5000, -0.4000, -0.3000,</w:t>
      </w:r>
    </w:p>
    <w:p w14:paraId="080E69B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-0.2000, -0.</w:t>
      </w:r>
      <w:proofErr w:type="gramStart"/>
      <w:r w:rsidRPr="00E32EF6">
        <w:rPr>
          <w:rFonts w:ascii="宋体" w:eastAsia="宋体" w:hAnsi="宋体" w:cs="宋体"/>
          <w:kern w:val="0"/>
          <w:sz w:val="24"/>
          <w:szCs w:val="24"/>
        </w:rPr>
        <w:t>1000,  0.0000</w:t>
      </w:r>
      <w:proofErr w:type="gramEnd"/>
      <w:r w:rsidRPr="00E32EF6">
        <w:rPr>
          <w:rFonts w:ascii="宋体" w:eastAsia="宋体" w:hAnsi="宋体" w:cs="宋体"/>
          <w:kern w:val="0"/>
          <w:sz w:val="24"/>
          <w:szCs w:val="24"/>
        </w:rPr>
        <w:t>,  0.1000,  0.2000,  0.3000,  0.4000,  0.5000,</w:t>
      </w:r>
    </w:p>
    <w:p w14:paraId="2BFB458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0.6000</w:t>
      </w:r>
      <w:proofErr w:type="gramStart"/>
      <w:r w:rsidRPr="00E32EF6">
        <w:rPr>
          <w:rFonts w:ascii="宋体" w:eastAsia="宋体" w:hAnsi="宋体" w:cs="宋体"/>
          <w:kern w:val="0"/>
          <w:sz w:val="24"/>
          <w:szCs w:val="24"/>
        </w:rPr>
        <w:t>,  0.7000</w:t>
      </w:r>
      <w:proofErr w:type="gramEnd"/>
      <w:r w:rsidRPr="00E32EF6">
        <w:rPr>
          <w:rFonts w:ascii="宋体" w:eastAsia="宋体" w:hAnsi="宋体" w:cs="宋体"/>
          <w:kern w:val="0"/>
          <w:sz w:val="24"/>
          <w:szCs w:val="24"/>
        </w:rPr>
        <w:t>,  0.8000,  0.9000])</w:t>
      </w:r>
    </w:p>
    <w:p w14:paraId="61A681D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生成-1到1，且距离为0.1的等差数列</w:t>
      </w:r>
    </w:p>
    <w:p w14:paraId="4BD0DBDE"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torch.linspace</w:t>
      </w:r>
      <w:proofErr w:type="spellEnd"/>
      <w:proofErr w:type="gramEnd"/>
    </w:p>
    <w:p w14:paraId="268FB2A9"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也是生成等差数列的张量，用法和arrange稍有不同，举例：</w:t>
      </w:r>
    </w:p>
    <w:p w14:paraId="71C5BD2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torch.linspace</w:t>
      </w:r>
      <w:proofErr w:type="spellEnd"/>
      <w:proofErr w:type="gramEnd"/>
      <w:r w:rsidRPr="00E32EF6">
        <w:rPr>
          <w:rFonts w:ascii="宋体" w:eastAsia="宋体" w:hAnsi="宋体" w:cs="宋体"/>
          <w:kern w:val="0"/>
          <w:sz w:val="24"/>
          <w:szCs w:val="24"/>
        </w:rPr>
        <w:t>(-1, 1, steps=21)</w:t>
      </w:r>
    </w:p>
    <w:p w14:paraId="49F6977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[-1.0000, -0.9000, -0.8000, -0.7000, -0.6000, -0.5000, -0.4000, -0.3000,</w:t>
      </w:r>
    </w:p>
    <w:p w14:paraId="141DE52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-0.2000, -0.</w:t>
      </w:r>
      <w:proofErr w:type="gramStart"/>
      <w:r w:rsidRPr="00E32EF6">
        <w:rPr>
          <w:rFonts w:ascii="宋体" w:eastAsia="宋体" w:hAnsi="宋体" w:cs="宋体"/>
          <w:kern w:val="0"/>
          <w:sz w:val="24"/>
          <w:szCs w:val="24"/>
        </w:rPr>
        <w:t>1000,  0.0000</w:t>
      </w:r>
      <w:proofErr w:type="gramEnd"/>
      <w:r w:rsidRPr="00E32EF6">
        <w:rPr>
          <w:rFonts w:ascii="宋体" w:eastAsia="宋体" w:hAnsi="宋体" w:cs="宋体"/>
          <w:kern w:val="0"/>
          <w:sz w:val="24"/>
          <w:szCs w:val="24"/>
        </w:rPr>
        <w:t>,  0.1000,  0.2000,  0.3000,  0.4000,  0.5000,</w:t>
      </w:r>
    </w:p>
    <w:p w14:paraId="59EE08F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0.6000</w:t>
      </w:r>
      <w:proofErr w:type="gramStart"/>
      <w:r w:rsidRPr="00E32EF6">
        <w:rPr>
          <w:rFonts w:ascii="宋体" w:eastAsia="宋体" w:hAnsi="宋体" w:cs="宋体"/>
          <w:kern w:val="0"/>
          <w:sz w:val="24"/>
          <w:szCs w:val="24"/>
        </w:rPr>
        <w:t>,  0.7000</w:t>
      </w:r>
      <w:proofErr w:type="gramEnd"/>
      <w:r w:rsidRPr="00E32EF6">
        <w:rPr>
          <w:rFonts w:ascii="宋体" w:eastAsia="宋体" w:hAnsi="宋体" w:cs="宋体"/>
          <w:kern w:val="0"/>
          <w:sz w:val="24"/>
          <w:szCs w:val="24"/>
        </w:rPr>
        <w:t>,  0.8000,  0.9000,  1.0000])</w:t>
      </w:r>
    </w:p>
    <w:p w14:paraId="1BDA3A0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生成一个长度为21的等差数列，</w:t>
      </w:r>
      <w:proofErr w:type="gramStart"/>
      <w:r w:rsidRPr="00E32EF6">
        <w:rPr>
          <w:rFonts w:ascii="宋体" w:eastAsia="宋体" w:hAnsi="宋体" w:cs="宋体"/>
          <w:kern w:val="0"/>
          <w:sz w:val="24"/>
          <w:szCs w:val="24"/>
        </w:rPr>
        <w:t>且值为</w:t>
      </w:r>
      <w:proofErr w:type="gramEnd"/>
      <w:r w:rsidRPr="00E32EF6">
        <w:rPr>
          <w:rFonts w:ascii="宋体" w:eastAsia="宋体" w:hAnsi="宋体" w:cs="宋体"/>
          <w:kern w:val="0"/>
          <w:sz w:val="24"/>
          <w:szCs w:val="24"/>
        </w:rPr>
        <w:t>-1到1</w:t>
      </w:r>
    </w:p>
    <w:p w14:paraId="1DF1F48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可以看出和上面等价，但是这个方便设置数据量，上面的方便设置距离</w:t>
      </w:r>
    </w:p>
    <w:p w14:paraId="663E4617"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torch.logspace</w:t>
      </w:r>
      <w:proofErr w:type="spellEnd"/>
      <w:proofErr w:type="gramEnd"/>
    </w:p>
    <w:p w14:paraId="7E13CDE6"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和</w:t>
      </w:r>
      <w:proofErr w:type="spellStart"/>
      <w:r w:rsidRPr="00E32EF6">
        <w:rPr>
          <w:rFonts w:ascii="宋体" w:eastAsia="宋体" w:hAnsi="宋体" w:cs="宋体"/>
          <w:kern w:val="0"/>
          <w:sz w:val="24"/>
          <w:szCs w:val="24"/>
        </w:rPr>
        <w:t>linspace</w:t>
      </w:r>
      <w:proofErr w:type="spellEnd"/>
      <w:r w:rsidRPr="00E32EF6">
        <w:rPr>
          <w:rFonts w:ascii="宋体" w:eastAsia="宋体" w:hAnsi="宋体" w:cs="宋体"/>
          <w:kern w:val="0"/>
          <w:sz w:val="24"/>
          <w:szCs w:val="24"/>
        </w:rPr>
        <w:t>用法相似，可以理解成再</w:t>
      </w:r>
      <w:proofErr w:type="spellStart"/>
      <w:r w:rsidRPr="00E32EF6">
        <w:rPr>
          <w:rFonts w:ascii="宋体" w:eastAsia="宋体" w:hAnsi="宋体" w:cs="宋体"/>
          <w:kern w:val="0"/>
          <w:sz w:val="24"/>
          <w:szCs w:val="24"/>
        </w:rPr>
        <w:t>linspace</w:t>
      </w:r>
      <w:proofErr w:type="spellEnd"/>
      <w:r w:rsidRPr="00E32EF6">
        <w:rPr>
          <w:rFonts w:ascii="宋体" w:eastAsia="宋体" w:hAnsi="宋体" w:cs="宋体"/>
          <w:kern w:val="0"/>
          <w:sz w:val="24"/>
          <w:szCs w:val="24"/>
        </w:rPr>
        <w:t>的基础上对其求10的n次方值，举例：</w:t>
      </w:r>
    </w:p>
    <w:p w14:paraId="58CEDFD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torch.logspace</w:t>
      </w:r>
      <w:proofErr w:type="spellEnd"/>
      <w:proofErr w:type="gramEnd"/>
      <w:r w:rsidRPr="00E32EF6">
        <w:rPr>
          <w:rFonts w:ascii="宋体" w:eastAsia="宋体" w:hAnsi="宋体" w:cs="宋体"/>
          <w:kern w:val="0"/>
          <w:sz w:val="24"/>
          <w:szCs w:val="24"/>
        </w:rPr>
        <w:t>(0, 10, steps=11)</w:t>
      </w:r>
    </w:p>
    <w:p w14:paraId="136D717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[1.0000e+00, 1.0000e+01, 1.0000e+02, 1.0000e+03, 1.0000e+04, 1.0000e+05,</w:t>
      </w:r>
    </w:p>
    <w:p w14:paraId="68A633C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1.0000e+06, 1.0000e+07, 1.0000e+08, 1.0000e+09, 1.0000e+10])</w:t>
      </w:r>
    </w:p>
    <w:p w14:paraId="4B1D1B7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10的0次方、1次方、2次方、...</w:t>
      </w:r>
    </w:p>
    <w:p w14:paraId="36B319E4"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torch.rand</w:t>
      </w:r>
      <w:proofErr w:type="spellEnd"/>
      <w:proofErr w:type="gramEnd"/>
    </w:p>
    <w:p w14:paraId="0FF5171F"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lastRenderedPageBreak/>
        <w:t>随机生成一个固定尺寸的张量，并且数值范围都在0~1之间，举例：</w:t>
      </w:r>
    </w:p>
    <w:p w14:paraId="4884CB3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 3))</w:t>
      </w:r>
    </w:p>
    <w:p w14:paraId="2973E2D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[[0.6340, 0.4699, 0.3745],</w:t>
      </w:r>
    </w:p>
    <w:p w14:paraId="5DD2AD0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[0.5066, 0.3480, 0.7346]])</w:t>
      </w:r>
    </w:p>
    <w:p w14:paraId="764575C1"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torch.randn</w:t>
      </w:r>
      <w:proofErr w:type="spellEnd"/>
      <w:proofErr w:type="gramEnd"/>
    </w:p>
    <w:p w14:paraId="61C3697E"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也是随机生成固定尺寸的张量，数值符合正态分布</w:t>
      </w:r>
    </w:p>
    <w:p w14:paraId="20B2F4B2"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torch.randint</w:t>
      </w:r>
      <w:proofErr w:type="spellEnd"/>
      <w:proofErr w:type="gramEnd"/>
    </w:p>
    <w:p w14:paraId="0C62160D"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随机生成一个固定尺寸的张量，并且数值为自定义范围的整数，举例：</w:t>
      </w:r>
    </w:p>
    <w:p w14:paraId="29F4ABD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torch.randint</w:t>
      </w:r>
      <w:proofErr w:type="spellEnd"/>
      <w:proofErr w:type="gramEnd"/>
      <w:r w:rsidRPr="00E32EF6">
        <w:rPr>
          <w:rFonts w:ascii="宋体" w:eastAsia="宋体" w:hAnsi="宋体" w:cs="宋体"/>
          <w:kern w:val="0"/>
          <w:sz w:val="24"/>
          <w:szCs w:val="24"/>
        </w:rPr>
        <w:t>(0, 10, (2, 3))</w:t>
      </w:r>
    </w:p>
    <w:p w14:paraId="2A713D0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[[4, 3, 1],</w:t>
      </w:r>
    </w:p>
    <w:p w14:paraId="553E50C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[6, 3, 9]])</w:t>
      </w:r>
    </w:p>
    <w:p w14:paraId="52AD3D4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0~9的固定格式整数</w:t>
      </w:r>
    </w:p>
    <w:p w14:paraId="5B14B0F9"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torch.randperm</w:t>
      </w:r>
      <w:proofErr w:type="spellEnd"/>
      <w:proofErr w:type="gramEnd"/>
    </w:p>
    <w:p w14:paraId="43D614AD"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生成指定个数的张量（范围为0~个数-1）并打乱，举例：</w:t>
      </w:r>
    </w:p>
    <w:p w14:paraId="06E410F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torch.randperm</w:t>
      </w:r>
      <w:proofErr w:type="spellEnd"/>
      <w:proofErr w:type="gramEnd"/>
      <w:r w:rsidRPr="00E32EF6">
        <w:rPr>
          <w:rFonts w:ascii="宋体" w:eastAsia="宋体" w:hAnsi="宋体" w:cs="宋体"/>
          <w:kern w:val="0"/>
          <w:sz w:val="24"/>
          <w:szCs w:val="24"/>
        </w:rPr>
        <w:t>(10)</w:t>
      </w:r>
    </w:p>
    <w:p w14:paraId="766C48B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 4, 9, 5, 1, 7, 3, 6, 2, 8])</w:t>
      </w:r>
    </w:p>
    <w:p w14:paraId="332F9FE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生成0~9的数，并打乱</w:t>
      </w:r>
    </w:p>
    <w:p w14:paraId="45154225"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torch.rand</w:t>
      </w:r>
      <w:proofErr w:type="gramEnd"/>
      <w:r w:rsidRPr="00E32EF6">
        <w:rPr>
          <w:rFonts w:ascii="宋体" w:eastAsia="宋体" w:hAnsi="宋体" w:cs="宋体"/>
          <w:b/>
          <w:bCs/>
          <w:kern w:val="0"/>
          <w:sz w:val="15"/>
          <w:szCs w:val="15"/>
        </w:rPr>
        <w:t>_like</w:t>
      </w:r>
      <w:proofErr w:type="spellEnd"/>
    </w:p>
    <w:p w14:paraId="5B976340"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传入一个张量，并根据该张量shape生成一个新的随机张量，举例：</w:t>
      </w:r>
    </w:p>
    <w:p w14:paraId="59C777F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(2, 3)</w:t>
      </w:r>
    </w:p>
    <w:p w14:paraId="5452709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79B6F2C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[[0.4079, 0.9071, 0.9304],</w:t>
      </w:r>
    </w:p>
    <w:p w14:paraId="7A8BA70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[0.0641, 0.0043, 0.0429]])</w:t>
      </w:r>
    </w:p>
    <w:p w14:paraId="5A93E4B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&gt;&gt;&gt; </w:t>
      </w:r>
      <w:proofErr w:type="spellStart"/>
      <w:proofErr w:type="gramStart"/>
      <w:r w:rsidRPr="00E32EF6">
        <w:rPr>
          <w:rFonts w:ascii="宋体" w:eastAsia="宋体" w:hAnsi="宋体" w:cs="宋体"/>
          <w:kern w:val="0"/>
          <w:sz w:val="24"/>
          <w:szCs w:val="24"/>
        </w:rPr>
        <w:t>torch.rand</w:t>
      </w:r>
      <w:proofErr w:type="gramEnd"/>
      <w:r w:rsidRPr="00E32EF6">
        <w:rPr>
          <w:rFonts w:ascii="宋体" w:eastAsia="宋体" w:hAnsi="宋体" w:cs="宋体"/>
          <w:kern w:val="0"/>
          <w:sz w:val="24"/>
          <w:szCs w:val="24"/>
        </w:rPr>
        <w:t>_like</w:t>
      </w:r>
      <w:proofErr w:type="spellEnd"/>
      <w:r w:rsidRPr="00E32EF6">
        <w:rPr>
          <w:rFonts w:ascii="宋体" w:eastAsia="宋体" w:hAnsi="宋体" w:cs="宋体"/>
          <w:kern w:val="0"/>
          <w:sz w:val="24"/>
          <w:szCs w:val="24"/>
        </w:rPr>
        <w:t>(a)</w:t>
      </w:r>
    </w:p>
    <w:p w14:paraId="76B99E8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[[0.2936, 0.4585, 0.7674],</w:t>
      </w:r>
    </w:p>
    <w:p w14:paraId="4A03E31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[0.4049, 0.0707, 0.0456]])</w:t>
      </w:r>
    </w:p>
    <w:p w14:paraId="122C6E0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生成一个和a格式相同的张量</w:t>
      </w:r>
    </w:p>
    <w:p w14:paraId="4D85FFF9"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b/>
          <w:bCs/>
          <w:kern w:val="0"/>
          <w:sz w:val="24"/>
          <w:szCs w:val="24"/>
        </w:rPr>
        <w:t>注：</w:t>
      </w:r>
      <w:r w:rsidRPr="00E32EF6">
        <w:rPr>
          <w:rFonts w:ascii="宋体" w:eastAsia="宋体" w:hAnsi="宋体" w:cs="宋体"/>
          <w:kern w:val="0"/>
          <w:sz w:val="24"/>
          <w:szCs w:val="24"/>
        </w:rPr>
        <w:br/>
        <w:t>有好多</w:t>
      </w:r>
      <w:proofErr w:type="spellStart"/>
      <w:r w:rsidRPr="00E32EF6">
        <w:rPr>
          <w:rFonts w:ascii="宋体" w:eastAsia="宋体" w:hAnsi="宋体" w:cs="宋体"/>
          <w:kern w:val="0"/>
          <w:sz w:val="24"/>
          <w:szCs w:val="24"/>
        </w:rPr>
        <w:t>xxx_like</w:t>
      </w:r>
      <w:proofErr w:type="spellEnd"/>
      <w:r w:rsidRPr="00E32EF6">
        <w:rPr>
          <w:rFonts w:ascii="宋体" w:eastAsia="宋体" w:hAnsi="宋体" w:cs="宋体"/>
          <w:kern w:val="0"/>
          <w:sz w:val="24"/>
          <w:szCs w:val="24"/>
        </w:rPr>
        <w:t>的方法，原理都是一样的：传入一个张量，根据张量的shape生成新的张量</w:t>
      </w:r>
    </w:p>
    <w:p w14:paraId="28B9CFD8" w14:textId="77777777" w:rsidR="00E32EF6" w:rsidRPr="00E32EF6" w:rsidRDefault="00E32EF6" w:rsidP="00E32EF6">
      <w:pPr>
        <w:widowControl/>
        <w:spacing w:before="100" w:beforeAutospacing="1" w:after="100" w:afterAutospacing="1"/>
        <w:jc w:val="left"/>
        <w:outlineLvl w:val="4"/>
        <w:rPr>
          <w:rFonts w:ascii="宋体" w:eastAsia="宋体" w:hAnsi="宋体" w:cs="宋体"/>
          <w:b/>
          <w:bCs/>
          <w:kern w:val="0"/>
          <w:sz w:val="20"/>
          <w:szCs w:val="20"/>
        </w:rPr>
      </w:pPr>
      <w:r w:rsidRPr="00E32EF6">
        <w:rPr>
          <w:rFonts w:ascii="宋体" w:eastAsia="宋体" w:hAnsi="宋体" w:cs="宋体"/>
          <w:b/>
          <w:bCs/>
          <w:kern w:val="0"/>
          <w:sz w:val="20"/>
          <w:szCs w:val="20"/>
        </w:rPr>
        <w:t>数据处理</w:t>
      </w:r>
    </w:p>
    <w:p w14:paraId="7B6769E1"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torch.masked</w:t>
      </w:r>
      <w:proofErr w:type="gramEnd"/>
      <w:r w:rsidRPr="00E32EF6">
        <w:rPr>
          <w:rFonts w:ascii="宋体" w:eastAsia="宋体" w:hAnsi="宋体" w:cs="宋体"/>
          <w:b/>
          <w:bCs/>
          <w:kern w:val="0"/>
          <w:sz w:val="15"/>
          <w:szCs w:val="15"/>
        </w:rPr>
        <w:t>_select</w:t>
      </w:r>
      <w:proofErr w:type="spellEnd"/>
    </w:p>
    <w:p w14:paraId="4955E9D4"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取出指定条件数据，举例：</w:t>
      </w:r>
    </w:p>
    <w:p w14:paraId="7FF8450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([0, 0.5, 1, 2])</w:t>
      </w:r>
    </w:p>
    <w:p w14:paraId="727DF82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torch.masked</w:t>
      </w:r>
      <w:proofErr w:type="gramEnd"/>
      <w:r w:rsidRPr="00E32EF6">
        <w:rPr>
          <w:rFonts w:ascii="宋体" w:eastAsia="宋体" w:hAnsi="宋体" w:cs="宋体"/>
          <w:kern w:val="0"/>
          <w:sz w:val="24"/>
          <w:szCs w:val="24"/>
        </w:rPr>
        <w:t>_select</w:t>
      </w:r>
      <w:proofErr w:type="spellEnd"/>
      <w:r w:rsidRPr="00E32EF6">
        <w:rPr>
          <w:rFonts w:ascii="宋体" w:eastAsia="宋体" w:hAnsi="宋体" w:cs="宋体"/>
          <w:kern w:val="0"/>
          <w:sz w:val="24"/>
          <w:szCs w:val="24"/>
        </w:rPr>
        <w:t>(a, a&gt;0.5)</w:t>
      </w:r>
    </w:p>
    <w:p w14:paraId="65A6213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2.])</w:t>
      </w:r>
    </w:p>
    <w:p w14:paraId="315569F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取出所有大于0.5的数据</w:t>
      </w:r>
    </w:p>
    <w:p w14:paraId="34CDFB0C"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torch.cat</w:t>
      </w:r>
    </w:p>
    <w:p w14:paraId="5D24D38C"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在指定维度合并数据，但要求两个数据维度相同，并且指定维度以外的维度尺寸相同，举例：</w:t>
      </w:r>
    </w:p>
    <w:p w14:paraId="68D49A0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(1,2,3)</w:t>
      </w:r>
    </w:p>
    <w:p w14:paraId="3F267F5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b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(2,2,3)</w:t>
      </w:r>
    </w:p>
    <w:p w14:paraId="42EF592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torch.cat((</w:t>
      </w:r>
      <w:proofErr w:type="spellStart"/>
      <w:proofErr w:type="gramStart"/>
      <w:r w:rsidRPr="00E32EF6">
        <w:rPr>
          <w:rFonts w:ascii="宋体" w:eastAsia="宋体" w:hAnsi="宋体" w:cs="宋体"/>
          <w:kern w:val="0"/>
          <w:sz w:val="24"/>
          <w:szCs w:val="24"/>
        </w:rPr>
        <w:t>a,b</w:t>
      </w:r>
      <w:proofErr w:type="spellEnd"/>
      <w:proofErr w:type="gramEnd"/>
      <w:r w:rsidRPr="00E32EF6">
        <w:rPr>
          <w:rFonts w:ascii="宋体" w:eastAsia="宋体" w:hAnsi="宋体" w:cs="宋体"/>
          <w:kern w:val="0"/>
          <w:sz w:val="24"/>
          <w:szCs w:val="24"/>
        </w:rPr>
        <w:t>))</w:t>
      </w:r>
    </w:p>
    <w:p w14:paraId="733B603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[[[0.0132, 0.4118, 0.5814],</w:t>
      </w:r>
    </w:p>
    <w:p w14:paraId="47E7094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[0.8034, 0.8765, 0.8404]],</w:t>
      </w:r>
    </w:p>
    <w:p w14:paraId="055BC6D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[[0.7860, 0.6115, 0.4745],</w:t>
      </w:r>
    </w:p>
    <w:p w14:paraId="2CE78B4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[0.0846, 0.4158, 0.3805]],</w:t>
      </w:r>
    </w:p>
    <w:p w14:paraId="49D721F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[[0.9454, 0.3390, 0.3802],</w:t>
      </w:r>
    </w:p>
    <w:p w14:paraId="5D3E241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[0.6526, 0.0319, 0.7155]]])</w:t>
      </w:r>
    </w:p>
    <w:p w14:paraId="33FC7F9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torch.cat((</w:t>
      </w:r>
      <w:proofErr w:type="spellStart"/>
      <w:proofErr w:type="gramStart"/>
      <w:r w:rsidRPr="00E32EF6">
        <w:rPr>
          <w:rFonts w:ascii="宋体" w:eastAsia="宋体" w:hAnsi="宋体" w:cs="宋体"/>
          <w:kern w:val="0"/>
          <w:sz w:val="24"/>
          <w:szCs w:val="24"/>
        </w:rPr>
        <w:t>a,b</w:t>
      </w:r>
      <w:proofErr w:type="spellEnd"/>
      <w:proofErr w:type="gramEnd"/>
      <w:r w:rsidRPr="00E32EF6">
        <w:rPr>
          <w:rFonts w:ascii="宋体" w:eastAsia="宋体" w:hAnsi="宋体" w:cs="宋体"/>
          <w:kern w:val="0"/>
          <w:sz w:val="24"/>
          <w:szCs w:val="24"/>
        </w:rPr>
        <w:t>)).shape</w:t>
      </w:r>
    </w:p>
    <w:p w14:paraId="78B8BFB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([3, 2, 3])</w:t>
      </w:r>
    </w:p>
    <w:p w14:paraId="62A0B2B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可以看出默认在第1维合并数据，合并过程可以看成：[1,2,3] + [2,2,3] = [3,2,3]</w:t>
      </w:r>
    </w:p>
    <w:p w14:paraId="49F4F67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&gt;&gt;&gt; torch.cat((</w:t>
      </w:r>
      <w:proofErr w:type="spellStart"/>
      <w:proofErr w:type="gramStart"/>
      <w:r w:rsidRPr="00E32EF6">
        <w:rPr>
          <w:rFonts w:ascii="宋体" w:eastAsia="宋体" w:hAnsi="宋体" w:cs="宋体"/>
          <w:kern w:val="0"/>
          <w:sz w:val="24"/>
          <w:szCs w:val="24"/>
        </w:rPr>
        <w:t>a,b</w:t>
      </w:r>
      <w:proofErr w:type="spellEnd"/>
      <w:proofErr w:type="gramEnd"/>
      <w:r w:rsidRPr="00E32EF6">
        <w:rPr>
          <w:rFonts w:ascii="宋体" w:eastAsia="宋体" w:hAnsi="宋体" w:cs="宋体"/>
          <w:kern w:val="0"/>
          <w:sz w:val="24"/>
          <w:szCs w:val="24"/>
        </w:rPr>
        <w:t>), dim=2)</w:t>
      </w:r>
    </w:p>
    <w:p w14:paraId="55A000D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Traceback (most recent call last):</w:t>
      </w:r>
    </w:p>
    <w:p w14:paraId="764DB24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File "&lt;pyshell#42&gt;", line 1, in &lt;module&gt;</w:t>
      </w:r>
    </w:p>
    <w:p w14:paraId="1DBDADD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torch.cat((</w:t>
      </w:r>
      <w:proofErr w:type="spellStart"/>
      <w:proofErr w:type="gramStart"/>
      <w:r w:rsidRPr="00E32EF6">
        <w:rPr>
          <w:rFonts w:ascii="宋体" w:eastAsia="宋体" w:hAnsi="宋体" w:cs="宋体"/>
          <w:kern w:val="0"/>
          <w:sz w:val="24"/>
          <w:szCs w:val="24"/>
        </w:rPr>
        <w:t>a,b</w:t>
      </w:r>
      <w:proofErr w:type="spellEnd"/>
      <w:proofErr w:type="gramEnd"/>
      <w:r w:rsidRPr="00E32EF6">
        <w:rPr>
          <w:rFonts w:ascii="宋体" w:eastAsia="宋体" w:hAnsi="宋体" w:cs="宋体"/>
          <w:kern w:val="0"/>
          <w:sz w:val="24"/>
          <w:szCs w:val="24"/>
        </w:rPr>
        <w:t>), dim=2)</w:t>
      </w:r>
    </w:p>
    <w:p w14:paraId="10C27C0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32EF6">
        <w:rPr>
          <w:rFonts w:ascii="宋体" w:eastAsia="宋体" w:hAnsi="宋体" w:cs="宋体"/>
          <w:kern w:val="0"/>
          <w:sz w:val="24"/>
          <w:szCs w:val="24"/>
        </w:rPr>
        <w:t>RuntimeError</w:t>
      </w:r>
      <w:proofErr w:type="spellEnd"/>
      <w:r w:rsidRPr="00E32EF6">
        <w:rPr>
          <w:rFonts w:ascii="宋体" w:eastAsia="宋体" w:hAnsi="宋体" w:cs="宋体"/>
          <w:kern w:val="0"/>
          <w:sz w:val="24"/>
          <w:szCs w:val="24"/>
        </w:rPr>
        <w:t>: invalid argument 0: Sizes of tensors must match except in dimension 2. Got 1 and 2 in dimension 0 at d:\build\pytorch\pytorch-1.0.1\aten\src\th\generic\thtensormoremath.cpp:1307</w:t>
      </w:r>
    </w:p>
    <w:p w14:paraId="101DD6F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在第3维合并数据时因为1维（非3维部分）不一样所以报错</w:t>
      </w:r>
    </w:p>
    <w:p w14:paraId="63CD80B3"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proofErr w:type="gramStart"/>
      <w:r w:rsidRPr="00E32EF6">
        <w:rPr>
          <w:rFonts w:ascii="宋体" w:eastAsia="宋体" w:hAnsi="宋体" w:cs="宋体"/>
          <w:b/>
          <w:bCs/>
          <w:kern w:val="0"/>
          <w:sz w:val="15"/>
          <w:szCs w:val="15"/>
        </w:rPr>
        <w:t>torch.stack</w:t>
      </w:r>
      <w:proofErr w:type="spellEnd"/>
      <w:proofErr w:type="gramEnd"/>
    </w:p>
    <w:p w14:paraId="5DCF363B"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在指定维</w:t>
      </w:r>
      <w:proofErr w:type="gramStart"/>
      <w:r w:rsidRPr="00E32EF6">
        <w:rPr>
          <w:rFonts w:ascii="宋体" w:eastAsia="宋体" w:hAnsi="宋体" w:cs="宋体"/>
          <w:kern w:val="0"/>
          <w:sz w:val="24"/>
          <w:szCs w:val="24"/>
        </w:rPr>
        <w:t>度创建</w:t>
      </w:r>
      <w:proofErr w:type="gramEnd"/>
      <w:r w:rsidRPr="00E32EF6">
        <w:rPr>
          <w:rFonts w:ascii="宋体" w:eastAsia="宋体" w:hAnsi="宋体" w:cs="宋体"/>
          <w:kern w:val="0"/>
          <w:sz w:val="24"/>
          <w:szCs w:val="24"/>
        </w:rPr>
        <w:t>一个新维度合并两个数据，举例：</w:t>
      </w:r>
    </w:p>
    <w:p w14:paraId="7160622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(1,2,3)</w:t>
      </w:r>
    </w:p>
    <w:p w14:paraId="19A2618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b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(1,2,3)</w:t>
      </w:r>
    </w:p>
    <w:p w14:paraId="0583B57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28D42AC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[[[0.5239, 0.0540, 0.0213],</w:t>
      </w:r>
    </w:p>
    <w:p w14:paraId="6E7B059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[0.9713, 0.5983, 0.1413]]])</w:t>
      </w:r>
    </w:p>
    <w:p w14:paraId="00933DA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b</w:t>
      </w:r>
    </w:p>
    <w:p w14:paraId="2BB07BB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[[[0.3397, 0.0976, 0.3744],</w:t>
      </w:r>
    </w:p>
    <w:p w14:paraId="2C88069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[0.5080, 0.7520, 0.1759]]])</w:t>
      </w:r>
    </w:p>
    <w:p w14:paraId="7971704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torch.stack</w:t>
      </w:r>
      <w:proofErr w:type="spellEnd"/>
      <w:proofErr w:type="gramEnd"/>
      <w:r w:rsidRPr="00E32EF6">
        <w:rPr>
          <w:rFonts w:ascii="宋体" w:eastAsia="宋体" w:hAnsi="宋体" w:cs="宋体"/>
          <w:kern w:val="0"/>
          <w:sz w:val="24"/>
          <w:szCs w:val="24"/>
        </w:rPr>
        <w:t>((a, b))</w:t>
      </w:r>
    </w:p>
    <w:p w14:paraId="0FEE77A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[[[[0.5239, 0.0540, 0.0213],</w:t>
      </w:r>
    </w:p>
    <w:p w14:paraId="4A7127F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[0.9713, 0.5983, 0.1413]]],</w:t>
      </w:r>
    </w:p>
    <w:p w14:paraId="7216466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[[[0.3397, 0.0976, 0.3744],</w:t>
      </w:r>
    </w:p>
    <w:p w14:paraId="5B98C9C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[0.5080, 0.7520, 0.1759]]]])</w:t>
      </w:r>
    </w:p>
    <w:p w14:paraId="0F8256E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torch.stack</w:t>
      </w:r>
      <w:proofErr w:type="spellEnd"/>
      <w:proofErr w:type="gramEnd"/>
      <w:r w:rsidRPr="00E32EF6">
        <w:rPr>
          <w:rFonts w:ascii="宋体" w:eastAsia="宋体" w:hAnsi="宋体" w:cs="宋体"/>
          <w:kern w:val="0"/>
          <w:sz w:val="24"/>
          <w:szCs w:val="24"/>
        </w:rPr>
        <w:t>((a, b)).shape</w:t>
      </w:r>
    </w:p>
    <w:p w14:paraId="164B98F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([2, 1, 2, 3])</w:t>
      </w:r>
    </w:p>
    <w:p w14:paraId="6D37B0B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合并过程可以看成：[1,1,2,3] + [1,1,2,3] = [1+1,1,2,3] = [2,1,2,3]</w:t>
      </w:r>
    </w:p>
    <w:p w14:paraId="0C8341C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torch.stack</w:t>
      </w:r>
      <w:proofErr w:type="spellEnd"/>
      <w:proofErr w:type="gramEnd"/>
      <w:r w:rsidRPr="00E32EF6">
        <w:rPr>
          <w:rFonts w:ascii="宋体" w:eastAsia="宋体" w:hAnsi="宋体" w:cs="宋体"/>
          <w:kern w:val="0"/>
          <w:sz w:val="24"/>
          <w:szCs w:val="24"/>
        </w:rPr>
        <w:t>((a, b), dim=2)</w:t>
      </w:r>
    </w:p>
    <w:p w14:paraId="227F85A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[[[[0.5239, 0.0540, 0.0213],</w:t>
      </w:r>
    </w:p>
    <w:p w14:paraId="1138068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[0.3397, 0.0976, 0.3744]],</w:t>
      </w:r>
    </w:p>
    <w:p w14:paraId="2D5F4A3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[[0.9713, 0.5983, 0.1413],</w:t>
      </w:r>
    </w:p>
    <w:p w14:paraId="3BAF5D1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[0.5080, 0.7520, 0.1759]]]])</w:t>
      </w:r>
    </w:p>
    <w:p w14:paraId="5193739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torch.stack</w:t>
      </w:r>
      <w:proofErr w:type="spellEnd"/>
      <w:proofErr w:type="gramEnd"/>
      <w:r w:rsidRPr="00E32EF6">
        <w:rPr>
          <w:rFonts w:ascii="宋体" w:eastAsia="宋体" w:hAnsi="宋体" w:cs="宋体"/>
          <w:kern w:val="0"/>
          <w:sz w:val="24"/>
          <w:szCs w:val="24"/>
        </w:rPr>
        <w:t>((a, b), dim=2).shape</w:t>
      </w:r>
    </w:p>
    <w:p w14:paraId="20C6CDE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lastRenderedPageBreak/>
        <w:t>torch.Size</w:t>
      </w:r>
      <w:proofErr w:type="spellEnd"/>
      <w:proofErr w:type="gramEnd"/>
      <w:r w:rsidRPr="00E32EF6">
        <w:rPr>
          <w:rFonts w:ascii="宋体" w:eastAsia="宋体" w:hAnsi="宋体" w:cs="宋体"/>
          <w:kern w:val="0"/>
          <w:sz w:val="24"/>
          <w:szCs w:val="24"/>
        </w:rPr>
        <w:t>([1, 2, 2, 3])</w:t>
      </w:r>
    </w:p>
    <w:p w14:paraId="05D5495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合并过程可以看成：[1,2,1,3] + [1,2,1,3] = [1,2,1+1,3] = [1,2,2,3]</w:t>
      </w:r>
    </w:p>
    <w:p w14:paraId="626C7510" w14:textId="77777777" w:rsidR="00E32EF6" w:rsidRPr="00E32EF6" w:rsidRDefault="00E32EF6" w:rsidP="00E32EF6">
      <w:pPr>
        <w:widowControl/>
        <w:spacing w:before="100" w:beforeAutospacing="1" w:after="100" w:afterAutospacing="1"/>
        <w:jc w:val="left"/>
        <w:outlineLvl w:val="4"/>
        <w:rPr>
          <w:rFonts w:ascii="宋体" w:eastAsia="宋体" w:hAnsi="宋体" w:cs="宋体"/>
          <w:b/>
          <w:bCs/>
          <w:kern w:val="0"/>
          <w:sz w:val="20"/>
          <w:szCs w:val="20"/>
        </w:rPr>
      </w:pPr>
      <w:r w:rsidRPr="00E32EF6">
        <w:rPr>
          <w:rFonts w:ascii="宋体" w:eastAsia="宋体" w:hAnsi="宋体" w:cs="宋体"/>
          <w:b/>
          <w:bCs/>
          <w:kern w:val="0"/>
          <w:sz w:val="20"/>
          <w:szCs w:val="20"/>
        </w:rPr>
        <w:t>其他操作</w:t>
      </w:r>
    </w:p>
    <w:p w14:paraId="75D3BF73"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one-hot编码</w:t>
      </w:r>
    </w:p>
    <w:p w14:paraId="57649A68"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通过结合</w:t>
      </w:r>
      <w:proofErr w:type="spellStart"/>
      <w:r w:rsidRPr="00E32EF6">
        <w:rPr>
          <w:rFonts w:ascii="宋体" w:eastAsia="宋体" w:hAnsi="宋体" w:cs="宋体"/>
          <w:kern w:val="0"/>
          <w:sz w:val="24"/>
          <w:szCs w:val="24"/>
        </w:rPr>
        <w:t>torch.zeros</w:t>
      </w:r>
      <w:proofErr w:type="spellEnd"/>
      <w:r w:rsidRPr="00E32EF6">
        <w:rPr>
          <w:rFonts w:ascii="宋体" w:eastAsia="宋体" w:hAnsi="宋体" w:cs="宋体"/>
          <w:kern w:val="0"/>
          <w:sz w:val="24"/>
          <w:szCs w:val="24"/>
        </w:rPr>
        <w:t>()方法和</w:t>
      </w:r>
      <w:proofErr w:type="spellStart"/>
      <w:r w:rsidRPr="00E32EF6">
        <w:rPr>
          <w:rFonts w:ascii="宋体" w:eastAsia="宋体" w:hAnsi="宋体" w:cs="宋体"/>
          <w:kern w:val="0"/>
          <w:sz w:val="24"/>
          <w:szCs w:val="24"/>
        </w:rPr>
        <w:t>tensor.scatter</w:t>
      </w:r>
      <w:proofErr w:type="spellEnd"/>
      <w:r w:rsidRPr="00E32EF6">
        <w:rPr>
          <w:rFonts w:ascii="宋体" w:eastAsia="宋体" w:hAnsi="宋体" w:cs="宋体"/>
          <w:kern w:val="0"/>
          <w:sz w:val="24"/>
          <w:szCs w:val="24"/>
        </w:rPr>
        <w:t>_()方法实现，举例：</w:t>
      </w:r>
    </w:p>
    <w:p w14:paraId="49847CE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label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([[0], [1], [2], [3]])</w:t>
      </w:r>
    </w:p>
    <w:p w14:paraId="7AB8335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标签内容</w:t>
      </w:r>
    </w:p>
    <w:p w14:paraId="079725E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label_number</w:t>
      </w:r>
      <w:proofErr w:type="spell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len</w:t>
      </w:r>
      <w:proofErr w:type="spellEnd"/>
      <w:r w:rsidRPr="00E32EF6">
        <w:rPr>
          <w:rFonts w:ascii="宋体" w:eastAsia="宋体" w:hAnsi="宋体" w:cs="宋体"/>
          <w:kern w:val="0"/>
          <w:sz w:val="24"/>
          <w:szCs w:val="24"/>
        </w:rPr>
        <w:t>(label)</w:t>
      </w:r>
    </w:p>
    <w:p w14:paraId="4C96659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标签长度</w:t>
      </w:r>
    </w:p>
    <w:p w14:paraId="40C414B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label_range</w:t>
      </w:r>
      <w:proofErr w:type="spellEnd"/>
      <w:r w:rsidRPr="00E32EF6">
        <w:rPr>
          <w:rFonts w:ascii="宋体" w:eastAsia="宋体" w:hAnsi="宋体" w:cs="宋体"/>
          <w:kern w:val="0"/>
          <w:sz w:val="24"/>
          <w:szCs w:val="24"/>
        </w:rPr>
        <w:t xml:space="preserve"> = 10</w:t>
      </w:r>
    </w:p>
    <w:p w14:paraId="3D5AA50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标签总数</w:t>
      </w:r>
    </w:p>
    <w:p w14:paraId="597A493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torch.zeros</w:t>
      </w:r>
      <w:proofErr w:type="spellEnd"/>
      <w:proofErr w:type="gram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label_number</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label_range</w:t>
      </w:r>
      <w:proofErr w:type="spellEnd"/>
      <w:r w:rsidRPr="00E32EF6">
        <w:rPr>
          <w:rFonts w:ascii="宋体" w:eastAsia="宋体" w:hAnsi="宋体" w:cs="宋体"/>
          <w:kern w:val="0"/>
          <w:sz w:val="24"/>
          <w:szCs w:val="24"/>
        </w:rPr>
        <w:t>).scatter_(1, label, 1)</w:t>
      </w:r>
    </w:p>
    <w:p w14:paraId="4356F7D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0., 0., 0., 0., 0., 0., 0., 0., 0.],</w:t>
      </w:r>
    </w:p>
    <w:p w14:paraId="7A6E52B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1., 0., 0., 0., 0., 0., 0., 0., 0.],</w:t>
      </w:r>
    </w:p>
    <w:p w14:paraId="7568E48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0., 1., 0., 0., 0., 0., 0., 0., 0.],</w:t>
      </w:r>
    </w:p>
    <w:p w14:paraId="54137D4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0., 0., 1., 0., 0., 0., 0., 0., 0.]])</w:t>
      </w:r>
    </w:p>
    <w:p w14:paraId="0ABA319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通过</w:t>
      </w:r>
      <w:proofErr w:type="spellStart"/>
      <w:r w:rsidRPr="00E32EF6">
        <w:rPr>
          <w:rFonts w:ascii="宋体" w:eastAsia="宋体" w:hAnsi="宋体" w:cs="宋体"/>
          <w:kern w:val="0"/>
          <w:sz w:val="24"/>
          <w:szCs w:val="24"/>
        </w:rPr>
        <w:t>torch.zeros</w:t>
      </w:r>
      <w:proofErr w:type="spellEnd"/>
      <w:r w:rsidRPr="00E32EF6">
        <w:rPr>
          <w:rFonts w:ascii="宋体" w:eastAsia="宋体" w:hAnsi="宋体" w:cs="宋体"/>
          <w:kern w:val="0"/>
          <w:sz w:val="24"/>
          <w:szCs w:val="24"/>
        </w:rPr>
        <w:t>生成4行，10列的全零矩阵，通过</w:t>
      </w:r>
      <w:proofErr w:type="spellStart"/>
      <w:r w:rsidRPr="00E32EF6">
        <w:rPr>
          <w:rFonts w:ascii="宋体" w:eastAsia="宋体" w:hAnsi="宋体" w:cs="宋体"/>
          <w:kern w:val="0"/>
          <w:sz w:val="24"/>
          <w:szCs w:val="24"/>
        </w:rPr>
        <w:t>torch.scatter</w:t>
      </w:r>
      <w:proofErr w:type="spellEnd"/>
      <w:r w:rsidRPr="00E32EF6">
        <w:rPr>
          <w:rFonts w:ascii="宋体" w:eastAsia="宋体" w:hAnsi="宋体" w:cs="宋体"/>
          <w:kern w:val="0"/>
          <w:sz w:val="24"/>
          <w:szCs w:val="24"/>
        </w:rPr>
        <w:t>_以标签第一维为基准，用1来覆盖对应的位置</w:t>
      </w:r>
    </w:p>
    <w:p w14:paraId="240C2533" w14:textId="77777777" w:rsidR="00E32EF6" w:rsidRPr="00E32EF6" w:rsidRDefault="00E32EF6" w:rsidP="00E32EF6">
      <w:pPr>
        <w:widowControl/>
        <w:spacing w:before="100" w:beforeAutospacing="1" w:after="100" w:afterAutospacing="1"/>
        <w:jc w:val="left"/>
        <w:outlineLvl w:val="4"/>
        <w:rPr>
          <w:rFonts w:ascii="宋体" w:eastAsia="宋体" w:hAnsi="宋体" w:cs="宋体"/>
          <w:b/>
          <w:bCs/>
          <w:kern w:val="0"/>
          <w:sz w:val="20"/>
          <w:szCs w:val="20"/>
        </w:rPr>
      </w:pPr>
      <w:r w:rsidRPr="00E32EF6">
        <w:rPr>
          <w:rFonts w:ascii="宋体" w:eastAsia="宋体" w:hAnsi="宋体" w:cs="宋体"/>
          <w:b/>
          <w:bCs/>
          <w:kern w:val="0"/>
          <w:sz w:val="20"/>
          <w:szCs w:val="20"/>
        </w:rPr>
        <w:t>带下划线的方法</w:t>
      </w:r>
    </w:p>
    <w:p w14:paraId="00FBDEBD"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在</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里面可以看到很多方法有两种版本：带下划线和</w:t>
      </w:r>
      <w:proofErr w:type="gramStart"/>
      <w:r w:rsidRPr="00E32EF6">
        <w:rPr>
          <w:rFonts w:ascii="宋体" w:eastAsia="宋体" w:hAnsi="宋体" w:cs="宋体"/>
          <w:kern w:val="0"/>
          <w:sz w:val="24"/>
          <w:szCs w:val="24"/>
        </w:rPr>
        <w:t>不</w:t>
      </w:r>
      <w:proofErr w:type="gramEnd"/>
      <w:r w:rsidRPr="00E32EF6">
        <w:rPr>
          <w:rFonts w:ascii="宋体" w:eastAsia="宋体" w:hAnsi="宋体" w:cs="宋体"/>
          <w:kern w:val="0"/>
          <w:sz w:val="24"/>
          <w:szCs w:val="24"/>
        </w:rPr>
        <w:t>带下划线的，这两者的区别就是：</w:t>
      </w:r>
      <w:proofErr w:type="gramStart"/>
      <w:r w:rsidRPr="00E32EF6">
        <w:rPr>
          <w:rFonts w:ascii="宋体" w:eastAsia="宋体" w:hAnsi="宋体" w:cs="宋体"/>
          <w:kern w:val="0"/>
          <w:sz w:val="24"/>
          <w:szCs w:val="24"/>
        </w:rPr>
        <w:t>不</w:t>
      </w:r>
      <w:proofErr w:type="gramEnd"/>
      <w:r w:rsidRPr="00E32EF6">
        <w:rPr>
          <w:rFonts w:ascii="宋体" w:eastAsia="宋体" w:hAnsi="宋体" w:cs="宋体"/>
          <w:kern w:val="0"/>
          <w:sz w:val="24"/>
          <w:szCs w:val="24"/>
        </w:rPr>
        <w:t>带下划线的方法操作数据会先新建一个相同的数据，然后对其进行操作后返回；带下划线的则直接对该数据进行操作并返回（声明该tensor是个in-place类型），举例：</w:t>
      </w:r>
    </w:p>
    <w:p w14:paraId="599C978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 -2.))</w:t>
      </w:r>
    </w:p>
    <w:p w14:paraId="676E0FF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a.abs</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t>
      </w:r>
    </w:p>
    <w:p w14:paraId="0466D6E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2.])</w:t>
      </w:r>
    </w:p>
    <w:p w14:paraId="784E94B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79ACDB1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[ 1., -2.])</w:t>
      </w:r>
    </w:p>
    <w:p w14:paraId="775D153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gramStart"/>
      <w:r w:rsidRPr="00E32EF6">
        <w:rPr>
          <w:rFonts w:ascii="宋体" w:eastAsia="宋体" w:hAnsi="宋体" w:cs="宋体"/>
          <w:kern w:val="0"/>
          <w:sz w:val="24"/>
          <w:szCs w:val="24"/>
        </w:rPr>
        <w:t>不</w:t>
      </w:r>
      <w:proofErr w:type="gramEnd"/>
      <w:r w:rsidRPr="00E32EF6">
        <w:rPr>
          <w:rFonts w:ascii="宋体" w:eastAsia="宋体" w:hAnsi="宋体" w:cs="宋体"/>
          <w:kern w:val="0"/>
          <w:sz w:val="24"/>
          <w:szCs w:val="24"/>
        </w:rPr>
        <w:t>带下划线的取绝对值后，查看原来的数据，发现没有变</w:t>
      </w:r>
    </w:p>
    <w:p w14:paraId="4904749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a.abs</w:t>
      </w:r>
      <w:proofErr w:type="spellEnd"/>
      <w:proofErr w:type="gramStart"/>
      <w:r w:rsidRPr="00E32EF6">
        <w:rPr>
          <w:rFonts w:ascii="宋体" w:eastAsia="宋体" w:hAnsi="宋体" w:cs="宋体"/>
          <w:kern w:val="0"/>
          <w:sz w:val="24"/>
          <w:szCs w:val="24"/>
        </w:rPr>
        <w:t>_(</w:t>
      </w:r>
      <w:proofErr w:type="gramEnd"/>
      <w:r w:rsidRPr="00E32EF6">
        <w:rPr>
          <w:rFonts w:ascii="宋体" w:eastAsia="宋体" w:hAnsi="宋体" w:cs="宋体"/>
          <w:kern w:val="0"/>
          <w:sz w:val="24"/>
          <w:szCs w:val="24"/>
        </w:rPr>
        <w:t>)</w:t>
      </w:r>
    </w:p>
    <w:p w14:paraId="4AF99DF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2.])</w:t>
      </w:r>
    </w:p>
    <w:p w14:paraId="652D25A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&gt;&gt;&gt; a</w:t>
      </w:r>
    </w:p>
    <w:p w14:paraId="10096DB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 2.])</w:t>
      </w:r>
    </w:p>
    <w:p w14:paraId="54C3430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带下划线的取绝对值后，查看原来的数据，发现已经变了</w:t>
      </w:r>
    </w:p>
    <w:p w14:paraId="61F01254"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更多关于in-place类型的参考：</w:t>
      </w:r>
      <w:r w:rsidRPr="00E32EF6">
        <w:rPr>
          <w:rFonts w:ascii="宋体" w:eastAsia="宋体" w:hAnsi="宋体" w:cs="宋体"/>
          <w:kern w:val="0"/>
          <w:sz w:val="24"/>
          <w:szCs w:val="24"/>
        </w:rPr>
        <w:br/>
      </w:r>
      <w:hyperlink r:id="rId60" w:tgtFrame="_blank" w:history="1">
        <w:r w:rsidRPr="00E32EF6">
          <w:rPr>
            <w:rFonts w:ascii="宋体" w:eastAsia="宋体" w:hAnsi="宋体" w:cs="宋体"/>
            <w:color w:val="0000FF"/>
            <w:kern w:val="0"/>
            <w:sz w:val="24"/>
            <w:szCs w:val="24"/>
            <w:u w:val="single"/>
          </w:rPr>
          <w:t>https://blog.csdn.net/hbhhhxs/article/details/93886525</w:t>
        </w:r>
      </w:hyperlink>
    </w:p>
    <w:p w14:paraId="51FBFABB" w14:textId="77777777" w:rsidR="00E32EF6" w:rsidRPr="00E32EF6" w:rsidRDefault="00E32EF6" w:rsidP="00E32EF6">
      <w:pPr>
        <w:widowControl/>
        <w:spacing w:before="100" w:beforeAutospacing="1" w:after="100" w:afterAutospacing="1"/>
        <w:jc w:val="left"/>
        <w:outlineLvl w:val="2"/>
        <w:rPr>
          <w:rFonts w:ascii="宋体" w:eastAsia="宋体" w:hAnsi="宋体" w:cs="宋体"/>
          <w:b/>
          <w:bCs/>
          <w:kern w:val="0"/>
          <w:sz w:val="27"/>
          <w:szCs w:val="27"/>
        </w:rPr>
      </w:pPr>
      <w:r w:rsidRPr="00E32EF6">
        <w:rPr>
          <w:rFonts w:ascii="宋体" w:eastAsia="宋体" w:hAnsi="宋体" w:cs="宋体"/>
          <w:b/>
          <w:bCs/>
          <w:kern w:val="0"/>
          <w:sz w:val="27"/>
          <w:szCs w:val="27"/>
        </w:rPr>
        <w:t>工具集</w:t>
      </w:r>
    </w:p>
    <w:p w14:paraId="4ACEA615"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在</w:t>
      </w:r>
      <w:proofErr w:type="spellStart"/>
      <w:r w:rsidRPr="00E32EF6">
        <w:rPr>
          <w:rFonts w:ascii="宋体" w:eastAsia="宋体" w:hAnsi="宋体" w:cs="宋体"/>
          <w:kern w:val="0"/>
          <w:sz w:val="24"/>
          <w:szCs w:val="24"/>
        </w:rPr>
        <w:t>torch.utils</w:t>
      </w:r>
      <w:proofErr w:type="spellEnd"/>
      <w:r w:rsidRPr="00E32EF6">
        <w:rPr>
          <w:rFonts w:ascii="宋体" w:eastAsia="宋体" w:hAnsi="宋体" w:cs="宋体"/>
          <w:kern w:val="0"/>
          <w:sz w:val="24"/>
          <w:szCs w:val="24"/>
        </w:rPr>
        <w:t>下提供了很多API工具方便我们的使用</w:t>
      </w:r>
    </w:p>
    <w:p w14:paraId="74C65EC6" w14:textId="77777777" w:rsidR="00E32EF6" w:rsidRPr="00E32EF6" w:rsidRDefault="00E32EF6" w:rsidP="00E32EF6">
      <w:pPr>
        <w:widowControl/>
        <w:spacing w:before="100" w:beforeAutospacing="1" w:after="100" w:afterAutospacing="1"/>
        <w:jc w:val="left"/>
        <w:outlineLvl w:val="4"/>
        <w:rPr>
          <w:rFonts w:ascii="宋体" w:eastAsia="宋体" w:hAnsi="宋体" w:cs="宋体"/>
          <w:b/>
          <w:bCs/>
          <w:kern w:val="0"/>
          <w:sz w:val="20"/>
          <w:szCs w:val="20"/>
        </w:rPr>
      </w:pPr>
      <w:r w:rsidRPr="00E32EF6">
        <w:rPr>
          <w:rFonts w:ascii="宋体" w:eastAsia="宋体" w:hAnsi="宋体" w:cs="宋体"/>
          <w:b/>
          <w:bCs/>
          <w:kern w:val="0"/>
          <w:sz w:val="20"/>
          <w:szCs w:val="20"/>
        </w:rPr>
        <w:t>随机切分数据集</w:t>
      </w:r>
    </w:p>
    <w:p w14:paraId="792EC863"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通过</w:t>
      </w:r>
      <w:proofErr w:type="spellStart"/>
      <w:r w:rsidRPr="00E32EF6">
        <w:rPr>
          <w:rFonts w:ascii="宋体" w:eastAsia="宋体" w:hAnsi="宋体" w:cs="宋体"/>
          <w:kern w:val="0"/>
          <w:sz w:val="24"/>
          <w:szCs w:val="24"/>
        </w:rPr>
        <w:t>torch.utils.data.random_split</w:t>
      </w:r>
      <w:proofErr w:type="spellEnd"/>
      <w:r w:rsidRPr="00E32EF6">
        <w:rPr>
          <w:rFonts w:ascii="宋体" w:eastAsia="宋体" w:hAnsi="宋体" w:cs="宋体"/>
          <w:kern w:val="0"/>
          <w:sz w:val="24"/>
          <w:szCs w:val="24"/>
        </w:rPr>
        <w:t>()方法随机切分数据集，然后通过</w:t>
      </w:r>
      <w:proofErr w:type="spellStart"/>
      <w:r w:rsidRPr="00E32EF6">
        <w:rPr>
          <w:rFonts w:ascii="宋体" w:eastAsia="宋体" w:hAnsi="宋体" w:cs="宋体"/>
          <w:kern w:val="0"/>
          <w:sz w:val="24"/>
          <w:szCs w:val="24"/>
        </w:rPr>
        <w:t>torch.utils.data.DataLoader</w:t>
      </w:r>
      <w:proofErr w:type="spellEnd"/>
      <w:r w:rsidRPr="00E32EF6">
        <w:rPr>
          <w:rFonts w:ascii="宋体" w:eastAsia="宋体" w:hAnsi="宋体" w:cs="宋体"/>
          <w:kern w:val="0"/>
          <w:sz w:val="24"/>
          <w:szCs w:val="24"/>
        </w:rPr>
        <w:t>来载入数据，举例：</w:t>
      </w:r>
    </w:p>
    <w:p w14:paraId="12CA84E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(100)</w:t>
      </w:r>
    </w:p>
    <w:p w14:paraId="7E59BDB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53D075A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[0.8579, 0.6903, 0.8042, 0.6803, 0.5619, 0.4721, 0.3132, 0.6476, 0.6644,</w:t>
      </w:r>
    </w:p>
    <w:p w14:paraId="7F3EE69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0.1822, 0.8333, 0.6207, 0.5666, 0.3410, 0.9760, 0.1522, 0.5908, 0.4049,</w:t>
      </w:r>
    </w:p>
    <w:p w14:paraId="2B20A43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0.8710, 0.3284, 0.7598, 0.1615, 0.2269, 0.7273, 0.5658, 0.7861, 0.4562,</w:t>
      </w:r>
    </w:p>
    <w:p w14:paraId="1E48B3E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0.4225, 0.0466, 0.2845, 0.2759, 0.0649, 0.7345, 0.7406, 0.0044, 0.2111,</w:t>
      </w:r>
    </w:p>
    <w:p w14:paraId="662ADAF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0.5922, 0.1108, 0.8785, 0.5843, 0.3432, 0.1751, 0.8386, 0.8131, 0.5848,</w:t>
      </w:r>
    </w:p>
    <w:p w14:paraId="15202AF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0.3727, 0.4079, 0.3207, 0.7192, 0.5415, 0.2176, 0.3019, 0.9200, 0.1222,</w:t>
      </w:r>
    </w:p>
    <w:p w14:paraId="0E1C7C9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0.1771, 0.7479, 0.1213, 0.7306, 0.7951, 0.6702, 0.4286, 0.6684, 0.4392,</w:t>
      </w:r>
    </w:p>
    <w:p w14:paraId="75E4EEF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0.5319, 0.8701, 0.5307, 0.0664, 0.6950, 0.8652, 0.8842, 0.1940, 0.5079,</w:t>
      </w:r>
    </w:p>
    <w:p w14:paraId="6AB1785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0.1927, 0.3511, 0.6232, 0.5951, 0.7436, 0.3113, 0.8578, 0.6422, 0.6670,</w:t>
      </w:r>
    </w:p>
    <w:p w14:paraId="3561809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0.5569, 0.4681, 0.3848, 0.5463, 0.2438, 0.7747, 0.2718, 0.8766, 0.3523,</w:t>
      </w:r>
    </w:p>
    <w:p w14:paraId="788EC71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0.1736, 0.9693, 0.6800, 0.6727, 0.9430, 0.5596, 0.7665, 0.8402, 0.3828,</w:t>
      </w:r>
    </w:p>
    <w:p w14:paraId="1877C97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0.6339])</w:t>
      </w:r>
    </w:p>
    <w:p w14:paraId="4677CE0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m, n = </w:t>
      </w:r>
      <w:proofErr w:type="spellStart"/>
      <w:proofErr w:type="gramStart"/>
      <w:r w:rsidRPr="00E32EF6">
        <w:rPr>
          <w:rFonts w:ascii="宋体" w:eastAsia="宋体" w:hAnsi="宋体" w:cs="宋体"/>
          <w:kern w:val="0"/>
          <w:sz w:val="24"/>
          <w:szCs w:val="24"/>
        </w:rPr>
        <w:t>torch.utils</w:t>
      </w:r>
      <w:proofErr w:type="gramEnd"/>
      <w:r w:rsidRPr="00E32EF6">
        <w:rPr>
          <w:rFonts w:ascii="宋体" w:eastAsia="宋体" w:hAnsi="宋体" w:cs="宋体"/>
          <w:kern w:val="0"/>
          <w:sz w:val="24"/>
          <w:szCs w:val="24"/>
        </w:rPr>
        <w:t>.data.random_split</w:t>
      </w:r>
      <w:proofErr w:type="spellEnd"/>
      <w:r w:rsidRPr="00E32EF6">
        <w:rPr>
          <w:rFonts w:ascii="宋体" w:eastAsia="宋体" w:hAnsi="宋体" w:cs="宋体"/>
          <w:kern w:val="0"/>
          <w:sz w:val="24"/>
          <w:szCs w:val="24"/>
        </w:rPr>
        <w:t>(a, [10, 90])</w:t>
      </w:r>
    </w:p>
    <w:p w14:paraId="7D28353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将数据随机分成10和90个</w:t>
      </w:r>
    </w:p>
    <w:p w14:paraId="0A8F5CA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list(m)</w:t>
      </w:r>
    </w:p>
    <w:p w14:paraId="38E3018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0.6803), tensor(0.8386), tensor(0.4079), tensor(0.8652), tensor(0.8333), tensor(0.8402), tensor(0.7861), tensor(0.8710), tensor(0.7306), tensor(0.5848)]</w:t>
      </w:r>
    </w:p>
    <w:p w14:paraId="77BEB07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查看数据集m</w:t>
      </w:r>
    </w:p>
    <w:p w14:paraId="6983F0C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m.indices</w:t>
      </w:r>
      <w:proofErr w:type="spellEnd"/>
      <w:proofErr w:type="gramEnd"/>
    </w:p>
    <w:p w14:paraId="05B9341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[ 3, 42, 46, 68, 10, 97, 25, 18, 57, 44])</w:t>
      </w:r>
    </w:p>
    <w:p w14:paraId="2D107E3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可以看到其存放的是随机的10个索引，然后寻找对应下标数据</w:t>
      </w:r>
    </w:p>
    <w:p w14:paraId="6CC6193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data_m</w:t>
      </w:r>
      <w:proofErr w:type="spellEnd"/>
      <w:r w:rsidRPr="00E32EF6">
        <w:rPr>
          <w:rFonts w:ascii="宋体" w:eastAsia="宋体" w:hAnsi="宋体" w:cs="宋体"/>
          <w:kern w:val="0"/>
          <w:sz w:val="24"/>
          <w:szCs w:val="24"/>
        </w:rPr>
        <w:t xml:space="preserve"> = </w:t>
      </w:r>
      <w:proofErr w:type="spellStart"/>
      <w:proofErr w:type="gramStart"/>
      <w:r w:rsidRPr="00E32EF6">
        <w:rPr>
          <w:rFonts w:ascii="宋体" w:eastAsia="宋体" w:hAnsi="宋体" w:cs="宋体"/>
          <w:kern w:val="0"/>
          <w:sz w:val="24"/>
          <w:szCs w:val="24"/>
        </w:rPr>
        <w:t>torch.utils</w:t>
      </w:r>
      <w:proofErr w:type="gramEnd"/>
      <w:r w:rsidRPr="00E32EF6">
        <w:rPr>
          <w:rFonts w:ascii="宋体" w:eastAsia="宋体" w:hAnsi="宋体" w:cs="宋体"/>
          <w:kern w:val="0"/>
          <w:sz w:val="24"/>
          <w:szCs w:val="24"/>
        </w:rPr>
        <w:t>.data.DataLoader</w:t>
      </w:r>
      <w:proofErr w:type="spellEnd"/>
      <w:r w:rsidRPr="00E32EF6">
        <w:rPr>
          <w:rFonts w:ascii="宋体" w:eastAsia="宋体" w:hAnsi="宋体" w:cs="宋体"/>
          <w:kern w:val="0"/>
          <w:sz w:val="24"/>
          <w:szCs w:val="24"/>
        </w:rPr>
        <w:t xml:space="preserve">(m, </w:t>
      </w:r>
      <w:proofErr w:type="spellStart"/>
      <w:r w:rsidRPr="00E32EF6">
        <w:rPr>
          <w:rFonts w:ascii="宋体" w:eastAsia="宋体" w:hAnsi="宋体" w:cs="宋体"/>
          <w:kern w:val="0"/>
          <w:sz w:val="24"/>
          <w:szCs w:val="24"/>
        </w:rPr>
        <w:t>batch_size</w:t>
      </w:r>
      <w:proofErr w:type="spellEnd"/>
      <w:r w:rsidRPr="00E32EF6">
        <w:rPr>
          <w:rFonts w:ascii="宋体" w:eastAsia="宋体" w:hAnsi="宋体" w:cs="宋体"/>
          <w:kern w:val="0"/>
          <w:sz w:val="24"/>
          <w:szCs w:val="24"/>
        </w:rPr>
        <w:t>=2)</w:t>
      </w:r>
    </w:p>
    <w:p w14:paraId="06C1E65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载入m数据</w:t>
      </w:r>
    </w:p>
    <w:p w14:paraId="57AD5FC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data_n</w:t>
      </w:r>
      <w:proofErr w:type="spellEnd"/>
      <w:r w:rsidRPr="00E32EF6">
        <w:rPr>
          <w:rFonts w:ascii="宋体" w:eastAsia="宋体" w:hAnsi="宋体" w:cs="宋体"/>
          <w:kern w:val="0"/>
          <w:sz w:val="24"/>
          <w:szCs w:val="24"/>
        </w:rPr>
        <w:t xml:space="preserve"> = </w:t>
      </w:r>
      <w:proofErr w:type="spellStart"/>
      <w:proofErr w:type="gramStart"/>
      <w:r w:rsidRPr="00E32EF6">
        <w:rPr>
          <w:rFonts w:ascii="宋体" w:eastAsia="宋体" w:hAnsi="宋体" w:cs="宋体"/>
          <w:kern w:val="0"/>
          <w:sz w:val="24"/>
          <w:szCs w:val="24"/>
        </w:rPr>
        <w:t>torch.utils</w:t>
      </w:r>
      <w:proofErr w:type="gramEnd"/>
      <w:r w:rsidRPr="00E32EF6">
        <w:rPr>
          <w:rFonts w:ascii="宋体" w:eastAsia="宋体" w:hAnsi="宋体" w:cs="宋体"/>
          <w:kern w:val="0"/>
          <w:sz w:val="24"/>
          <w:szCs w:val="24"/>
        </w:rPr>
        <w:t>.data.DataLoader</w:t>
      </w:r>
      <w:proofErr w:type="spellEnd"/>
      <w:r w:rsidRPr="00E32EF6">
        <w:rPr>
          <w:rFonts w:ascii="宋体" w:eastAsia="宋体" w:hAnsi="宋体" w:cs="宋体"/>
          <w:kern w:val="0"/>
          <w:sz w:val="24"/>
          <w:szCs w:val="24"/>
        </w:rPr>
        <w:t xml:space="preserve">(n, </w:t>
      </w:r>
      <w:proofErr w:type="spellStart"/>
      <w:r w:rsidRPr="00E32EF6">
        <w:rPr>
          <w:rFonts w:ascii="宋体" w:eastAsia="宋体" w:hAnsi="宋体" w:cs="宋体"/>
          <w:kern w:val="0"/>
          <w:sz w:val="24"/>
          <w:szCs w:val="24"/>
        </w:rPr>
        <w:t>batch_size</w:t>
      </w:r>
      <w:proofErr w:type="spellEnd"/>
      <w:r w:rsidRPr="00E32EF6">
        <w:rPr>
          <w:rFonts w:ascii="宋体" w:eastAsia="宋体" w:hAnsi="宋体" w:cs="宋体"/>
          <w:kern w:val="0"/>
          <w:sz w:val="24"/>
          <w:szCs w:val="24"/>
        </w:rPr>
        <w:t>=2)</w:t>
      </w:r>
    </w:p>
    <w:p w14:paraId="31414C63" w14:textId="77777777" w:rsidR="00E32EF6" w:rsidRPr="00E32EF6" w:rsidRDefault="00E32EF6" w:rsidP="00E32EF6">
      <w:pPr>
        <w:widowControl/>
        <w:spacing w:before="100" w:beforeAutospacing="1" w:after="100" w:afterAutospacing="1"/>
        <w:jc w:val="left"/>
        <w:outlineLvl w:val="2"/>
        <w:rPr>
          <w:rFonts w:ascii="宋体" w:eastAsia="宋体" w:hAnsi="宋体" w:cs="宋体"/>
          <w:b/>
          <w:bCs/>
          <w:kern w:val="0"/>
          <w:sz w:val="27"/>
          <w:szCs w:val="27"/>
        </w:rPr>
      </w:pPr>
      <w:r w:rsidRPr="00E32EF6">
        <w:rPr>
          <w:rFonts w:ascii="宋体" w:eastAsia="宋体" w:hAnsi="宋体" w:cs="宋体"/>
          <w:b/>
          <w:bCs/>
          <w:kern w:val="0"/>
          <w:sz w:val="27"/>
          <w:szCs w:val="27"/>
        </w:rPr>
        <w:t>函数式API和类API</w:t>
      </w:r>
    </w:p>
    <w:p w14:paraId="311C30AE"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在</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当中，大部分神经网络层、激活函数、损失函数等都提供了两种API调用方式，分别是函数式API和类API，前者基本都在</w:t>
      </w:r>
      <w:proofErr w:type="spellStart"/>
      <w:r w:rsidRPr="00E32EF6">
        <w:rPr>
          <w:rFonts w:ascii="宋体" w:eastAsia="宋体" w:hAnsi="宋体" w:cs="宋体"/>
          <w:kern w:val="0"/>
          <w:sz w:val="24"/>
          <w:szCs w:val="24"/>
        </w:rPr>
        <w:t>torch.nn.functional</w:t>
      </w:r>
      <w:proofErr w:type="spellEnd"/>
      <w:r w:rsidRPr="00E32EF6">
        <w:rPr>
          <w:rFonts w:ascii="宋体" w:eastAsia="宋体" w:hAnsi="宋体" w:cs="宋体"/>
          <w:kern w:val="0"/>
          <w:sz w:val="24"/>
          <w:szCs w:val="24"/>
        </w:rPr>
        <w:t>下，后者基本都在</w:t>
      </w:r>
      <w:proofErr w:type="spellStart"/>
      <w:r w:rsidRPr="00E32EF6">
        <w:rPr>
          <w:rFonts w:ascii="宋体" w:eastAsia="宋体" w:hAnsi="宋体" w:cs="宋体"/>
          <w:kern w:val="0"/>
          <w:sz w:val="24"/>
          <w:szCs w:val="24"/>
        </w:rPr>
        <w:t>torch.nn</w:t>
      </w:r>
      <w:proofErr w:type="spellEnd"/>
      <w:r w:rsidRPr="00E32EF6">
        <w:rPr>
          <w:rFonts w:ascii="宋体" w:eastAsia="宋体" w:hAnsi="宋体" w:cs="宋体"/>
          <w:kern w:val="0"/>
          <w:sz w:val="24"/>
          <w:szCs w:val="24"/>
        </w:rPr>
        <w:t>下，前者一般直接调用即可，适合函数式编程；后者一般是先实例化，然后通过其内置的方法进行调用，适合面向对象编程。当然这些API功能基本都可以自定义实现，只是这里提供了API简化了操作，并且还提供了GPU加速等功能</w:t>
      </w:r>
    </w:p>
    <w:p w14:paraId="21845E53" w14:textId="77777777" w:rsidR="00E32EF6" w:rsidRPr="00E32EF6" w:rsidRDefault="00E32EF6" w:rsidP="00E32EF6">
      <w:pPr>
        <w:widowControl/>
        <w:spacing w:before="100" w:beforeAutospacing="1" w:after="100" w:afterAutospacing="1"/>
        <w:jc w:val="left"/>
        <w:outlineLvl w:val="2"/>
        <w:rPr>
          <w:rFonts w:ascii="宋体" w:eastAsia="宋体" w:hAnsi="宋体" w:cs="宋体"/>
          <w:b/>
          <w:bCs/>
          <w:kern w:val="0"/>
          <w:sz w:val="27"/>
          <w:szCs w:val="27"/>
        </w:rPr>
      </w:pPr>
      <w:r w:rsidRPr="00E32EF6">
        <w:rPr>
          <w:rFonts w:ascii="宋体" w:eastAsia="宋体" w:hAnsi="宋体" w:cs="宋体"/>
          <w:b/>
          <w:bCs/>
          <w:kern w:val="0"/>
          <w:sz w:val="27"/>
          <w:szCs w:val="27"/>
        </w:rPr>
        <w:t>网络层</w:t>
      </w:r>
    </w:p>
    <w:p w14:paraId="6E236B32"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全连接层</w:t>
      </w:r>
    </w:p>
    <w:p w14:paraId="5FD43D38"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说白了就是单纯的矩阵相乘然后有偏置则加上偏置（公式：</w:t>
      </w:r>
      <w:proofErr w:type="spellStart"/>
      <w:r w:rsidRPr="00E32EF6">
        <w:rPr>
          <w:rFonts w:ascii="宋体" w:eastAsia="宋体" w:hAnsi="宋体" w:cs="宋体"/>
          <w:kern w:val="0"/>
          <w:sz w:val="24"/>
          <w:szCs w:val="24"/>
        </w:rPr>
        <w:t>input@w</w:t>
      </w:r>
      <w:proofErr w:type="spellEnd"/>
      <w:r w:rsidRPr="00E32EF6">
        <w:rPr>
          <w:rFonts w:ascii="宋体" w:eastAsia="宋体" w:hAnsi="宋体" w:cs="宋体"/>
          <w:kern w:val="0"/>
          <w:sz w:val="24"/>
          <w:szCs w:val="24"/>
        </w:rPr>
        <w:t xml:space="preserve"> + b），函数式API：</w:t>
      </w:r>
      <w:proofErr w:type="spellStart"/>
      <w:r w:rsidRPr="00E32EF6">
        <w:rPr>
          <w:rFonts w:ascii="宋体" w:eastAsia="宋体" w:hAnsi="宋体" w:cs="宋体"/>
          <w:kern w:val="0"/>
          <w:sz w:val="24"/>
          <w:szCs w:val="24"/>
        </w:rPr>
        <w:t>torch.nn.functional.linear</w:t>
      </w:r>
      <w:proofErr w:type="spellEnd"/>
      <w:r w:rsidRPr="00E32EF6">
        <w:rPr>
          <w:rFonts w:ascii="宋体" w:eastAsia="宋体" w:hAnsi="宋体" w:cs="宋体"/>
          <w:kern w:val="0"/>
          <w:sz w:val="24"/>
          <w:szCs w:val="24"/>
        </w:rPr>
        <w:t>，类API：</w:t>
      </w:r>
      <w:proofErr w:type="spellStart"/>
      <w:r w:rsidRPr="00E32EF6">
        <w:rPr>
          <w:rFonts w:ascii="宋体" w:eastAsia="宋体" w:hAnsi="宋体" w:cs="宋体"/>
          <w:kern w:val="0"/>
          <w:sz w:val="24"/>
          <w:szCs w:val="24"/>
        </w:rPr>
        <w:t>torch.nn.Linear</w:t>
      </w:r>
      <w:proofErr w:type="spellEnd"/>
      <w:r w:rsidRPr="00E32EF6">
        <w:rPr>
          <w:rFonts w:ascii="宋体" w:eastAsia="宋体" w:hAnsi="宋体" w:cs="宋体"/>
          <w:kern w:val="0"/>
          <w:sz w:val="24"/>
          <w:szCs w:val="24"/>
        </w:rPr>
        <w:t>，类API举例：</w:t>
      </w:r>
    </w:p>
    <w:p w14:paraId="6C3D887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layer1 =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nn.Linear</w:t>
      </w:r>
      <w:proofErr w:type="spellEnd"/>
      <w:proofErr w:type="gramEnd"/>
      <w:r w:rsidRPr="00E32EF6">
        <w:rPr>
          <w:rFonts w:ascii="宋体" w:eastAsia="宋体" w:hAnsi="宋体" w:cs="宋体"/>
          <w:kern w:val="0"/>
          <w:sz w:val="24"/>
          <w:szCs w:val="24"/>
        </w:rPr>
        <w:t>(100, 10)</w:t>
      </w:r>
    </w:p>
    <w:p w14:paraId="0FA88E5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这里使用类API</w:t>
      </w:r>
    </w:p>
    <w:p w14:paraId="5068EB6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定义一个全连接层，输入100个单元，输出10个，可以理解成初始化的一个(100, 10)的矩阵</w:t>
      </w:r>
    </w:p>
    <w:p w14:paraId="641AD14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layer2 =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nn.Linear</w:t>
      </w:r>
      <w:proofErr w:type="spellEnd"/>
      <w:proofErr w:type="gramEnd"/>
      <w:r w:rsidRPr="00E32EF6">
        <w:rPr>
          <w:rFonts w:ascii="宋体" w:eastAsia="宋体" w:hAnsi="宋体" w:cs="宋体"/>
          <w:kern w:val="0"/>
          <w:sz w:val="24"/>
          <w:szCs w:val="24"/>
        </w:rPr>
        <w:t>(10, 1)</w:t>
      </w:r>
    </w:p>
    <w:p w14:paraId="73DBD0A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(1,100)</w:t>
      </w:r>
    </w:p>
    <w:p w14:paraId="52E1AA6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定义一个(1, 100)的矩阵</w:t>
      </w:r>
    </w:p>
    <w:p w14:paraId="36523F2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x = layer1(x)</w:t>
      </w:r>
    </w:p>
    <w:p w14:paraId="0C4D94E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x经过layer1全连接层的运算</w:t>
      </w:r>
    </w:p>
    <w:p w14:paraId="17575F8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x</w:t>
      </w:r>
    </w:p>
    <w:p w14:paraId="0DF89B8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[[-0.1354,  0.1530,  0.1946, -0.1349,  0.6149, -0.0482,  0.1025, -0.8483,</w:t>
      </w:r>
    </w:p>
    <w:p w14:paraId="1574647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-1.0567, -0.5853]], </w:t>
      </w:r>
      <w:proofErr w:type="spellStart"/>
      <w:r w:rsidRPr="00E32EF6">
        <w:rPr>
          <w:rFonts w:ascii="宋体" w:eastAsia="宋体" w:hAnsi="宋体" w:cs="宋体"/>
          <w:kern w:val="0"/>
          <w:sz w:val="24"/>
          <w:szCs w:val="24"/>
        </w:rPr>
        <w:t>grad_fn</w:t>
      </w:r>
      <w:proofErr w:type="spellEnd"/>
      <w:r w:rsidRPr="00E32EF6">
        <w:rPr>
          <w:rFonts w:ascii="宋体" w:eastAsia="宋体" w:hAnsi="宋体" w:cs="宋体"/>
          <w:kern w:val="0"/>
          <w:sz w:val="24"/>
          <w:szCs w:val="24"/>
        </w:rPr>
        <w:t>=&lt;</w:t>
      </w:r>
      <w:proofErr w:type="spellStart"/>
      <w:r w:rsidRPr="00E32EF6">
        <w:rPr>
          <w:rFonts w:ascii="宋体" w:eastAsia="宋体" w:hAnsi="宋体" w:cs="宋体"/>
          <w:kern w:val="0"/>
          <w:sz w:val="24"/>
          <w:szCs w:val="24"/>
        </w:rPr>
        <w:t>AddmmBackward</w:t>
      </w:r>
      <w:proofErr w:type="spellEnd"/>
      <w:r w:rsidRPr="00E32EF6">
        <w:rPr>
          <w:rFonts w:ascii="宋体" w:eastAsia="宋体" w:hAnsi="宋体" w:cs="宋体"/>
          <w:kern w:val="0"/>
          <w:sz w:val="24"/>
          <w:szCs w:val="24"/>
        </w:rPr>
        <w:t>&gt;)</w:t>
      </w:r>
    </w:p>
    <w:p w14:paraId="2D3DEBF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x.shape</w:t>
      </w:r>
      <w:proofErr w:type="spellEnd"/>
      <w:proofErr w:type="gramEnd"/>
    </w:p>
    <w:p w14:paraId="3B921CF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lastRenderedPageBreak/>
        <w:t>torch.Size</w:t>
      </w:r>
      <w:proofErr w:type="spellEnd"/>
      <w:proofErr w:type="gramEnd"/>
      <w:r w:rsidRPr="00E32EF6">
        <w:rPr>
          <w:rFonts w:ascii="宋体" w:eastAsia="宋体" w:hAnsi="宋体" w:cs="宋体"/>
          <w:kern w:val="0"/>
          <w:sz w:val="24"/>
          <w:szCs w:val="24"/>
        </w:rPr>
        <w:t>([1, 10])</w:t>
      </w:r>
    </w:p>
    <w:p w14:paraId="6F6D754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w:t>
      </w:r>
      <w:proofErr w:type="gramStart"/>
      <w:r w:rsidRPr="00E32EF6">
        <w:rPr>
          <w:rFonts w:ascii="宋体" w:eastAsia="宋体" w:hAnsi="宋体" w:cs="宋体"/>
          <w:kern w:val="0"/>
          <w:sz w:val="24"/>
          <w:szCs w:val="24"/>
        </w:rPr>
        <w:t>发现乘完以后</w:t>
      </w:r>
      <w:proofErr w:type="gramEnd"/>
      <w:r w:rsidRPr="00E32EF6">
        <w:rPr>
          <w:rFonts w:ascii="宋体" w:eastAsia="宋体" w:hAnsi="宋体" w:cs="宋体"/>
          <w:kern w:val="0"/>
          <w:sz w:val="24"/>
          <w:szCs w:val="24"/>
        </w:rPr>
        <w:t>变成了(1, 10)的矩阵</w:t>
      </w:r>
    </w:p>
    <w:p w14:paraId="553957A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x = layer2(x)</w:t>
      </w:r>
    </w:p>
    <w:p w14:paraId="13E444F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x再经过layer2层运算</w:t>
      </w:r>
    </w:p>
    <w:p w14:paraId="37365A0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x</w:t>
      </w:r>
    </w:p>
    <w:p w14:paraId="3B295F8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xml:space="preserve">[[-0.2182]], </w:t>
      </w:r>
      <w:proofErr w:type="spellStart"/>
      <w:r w:rsidRPr="00E32EF6">
        <w:rPr>
          <w:rFonts w:ascii="宋体" w:eastAsia="宋体" w:hAnsi="宋体" w:cs="宋体"/>
          <w:kern w:val="0"/>
          <w:sz w:val="24"/>
          <w:szCs w:val="24"/>
        </w:rPr>
        <w:t>grad_fn</w:t>
      </w:r>
      <w:proofErr w:type="spellEnd"/>
      <w:r w:rsidRPr="00E32EF6">
        <w:rPr>
          <w:rFonts w:ascii="宋体" w:eastAsia="宋体" w:hAnsi="宋体" w:cs="宋体"/>
          <w:kern w:val="0"/>
          <w:sz w:val="24"/>
          <w:szCs w:val="24"/>
        </w:rPr>
        <w:t>=&lt;</w:t>
      </w:r>
      <w:proofErr w:type="spellStart"/>
      <w:r w:rsidRPr="00E32EF6">
        <w:rPr>
          <w:rFonts w:ascii="宋体" w:eastAsia="宋体" w:hAnsi="宋体" w:cs="宋体"/>
          <w:kern w:val="0"/>
          <w:sz w:val="24"/>
          <w:szCs w:val="24"/>
        </w:rPr>
        <w:t>AddmmBackward</w:t>
      </w:r>
      <w:proofErr w:type="spellEnd"/>
      <w:r w:rsidRPr="00E32EF6">
        <w:rPr>
          <w:rFonts w:ascii="宋体" w:eastAsia="宋体" w:hAnsi="宋体" w:cs="宋体"/>
          <w:kern w:val="0"/>
          <w:sz w:val="24"/>
          <w:szCs w:val="24"/>
        </w:rPr>
        <w:t>&gt;)</w:t>
      </w:r>
    </w:p>
    <w:p w14:paraId="3D43218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x.shape</w:t>
      </w:r>
      <w:proofErr w:type="spellEnd"/>
      <w:proofErr w:type="gramEnd"/>
    </w:p>
    <w:p w14:paraId="5369FD3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 1])</w:t>
      </w:r>
    </w:p>
    <w:p w14:paraId="2423807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gramStart"/>
      <w:r w:rsidRPr="00E32EF6">
        <w:rPr>
          <w:rFonts w:ascii="宋体" w:eastAsia="宋体" w:hAnsi="宋体" w:cs="宋体"/>
          <w:kern w:val="0"/>
          <w:sz w:val="24"/>
          <w:szCs w:val="24"/>
        </w:rPr>
        <w:t>layer1.weight.shape</w:t>
      </w:r>
      <w:proofErr w:type="gramEnd"/>
    </w:p>
    <w:p w14:paraId="0104478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([10, 100])</w:t>
      </w:r>
    </w:p>
    <w:p w14:paraId="1C37AD0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可以通过weight属性查看当前层的权值，计算的时候会将权值矩阵进行转置后才进行运算，所以是(10, 100)而不是(100, 10)</w:t>
      </w:r>
    </w:p>
    <w:p w14:paraId="1EF6A45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layer1.bias</w:t>
      </w:r>
    </w:p>
    <w:p w14:paraId="770C648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Parameter containing:</w:t>
      </w:r>
    </w:p>
    <w:p w14:paraId="317A78D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[ 0.0049, -0.0081, -0.0541, -0.0301,  0.0320, -0.0621,  0.0072, -0.0024,</w:t>
      </w:r>
    </w:p>
    <w:p w14:paraId="427A727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w:t>
      </w:r>
      <w:proofErr w:type="gramStart"/>
      <w:r w:rsidRPr="00E32EF6">
        <w:rPr>
          <w:rFonts w:ascii="宋体" w:eastAsia="宋体" w:hAnsi="宋体" w:cs="宋体"/>
          <w:kern w:val="0"/>
          <w:sz w:val="24"/>
          <w:szCs w:val="24"/>
        </w:rPr>
        <w:t>0339,  0.0456</w:t>
      </w:r>
      <w:proofErr w:type="gram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requires_grad</w:t>
      </w:r>
      <w:proofErr w:type="spellEnd"/>
      <w:r w:rsidRPr="00E32EF6">
        <w:rPr>
          <w:rFonts w:ascii="宋体" w:eastAsia="宋体" w:hAnsi="宋体" w:cs="宋体"/>
          <w:kern w:val="0"/>
          <w:sz w:val="24"/>
          <w:szCs w:val="24"/>
        </w:rPr>
        <w:t>=True)</w:t>
      </w:r>
    </w:p>
    <w:p w14:paraId="6E875A4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可以通过bias属性查看当前层的偏置值</w:t>
      </w:r>
    </w:p>
    <w:p w14:paraId="599F8ECA"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函数式API举例：</w:t>
      </w:r>
    </w:p>
    <w:p w14:paraId="5935C75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(1,100)</w:t>
      </w:r>
    </w:p>
    <w:p w14:paraId="7F2DBE1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(10, 100)</w:t>
      </w:r>
    </w:p>
    <w:p w14:paraId="18E2052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nn.functional</w:t>
      </w:r>
      <w:proofErr w:type="gramEnd"/>
      <w:r w:rsidRPr="00E32EF6">
        <w:rPr>
          <w:rFonts w:ascii="宋体" w:eastAsia="宋体" w:hAnsi="宋体" w:cs="宋体"/>
          <w:kern w:val="0"/>
          <w:sz w:val="24"/>
          <w:szCs w:val="24"/>
        </w:rPr>
        <w:t>.linear</w:t>
      </w:r>
      <w:proofErr w:type="spellEnd"/>
      <w:r w:rsidRPr="00E32EF6">
        <w:rPr>
          <w:rFonts w:ascii="宋体" w:eastAsia="宋体" w:hAnsi="宋体" w:cs="宋体"/>
          <w:kern w:val="0"/>
          <w:sz w:val="24"/>
          <w:szCs w:val="24"/>
        </w:rPr>
        <w:t>(x, w)</w:t>
      </w:r>
    </w:p>
    <w:p w14:paraId="31ED1ED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可以看出函数式API需要我们自己定义初始化权值，然后直接调用即可</w:t>
      </w:r>
    </w:p>
    <w:p w14:paraId="70C5A86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x</w:t>
      </w:r>
    </w:p>
    <w:p w14:paraId="69DA400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[[25.9789, 23.4787, 24.2929, 25.8615, 22.0681, 23.1044, 22.0457, 22.0386,</w:t>
      </w:r>
    </w:p>
    <w:p w14:paraId="74D7007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23.0654, 24.6127]])</w:t>
      </w:r>
    </w:p>
    <w:p w14:paraId="7739D0B6"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通过上面对比我们可以发现</w:t>
      </w:r>
      <w:proofErr w:type="gramStart"/>
      <w:r w:rsidRPr="00E32EF6">
        <w:rPr>
          <w:rFonts w:ascii="宋体" w:eastAsia="宋体" w:hAnsi="宋体" w:cs="宋体"/>
          <w:kern w:val="0"/>
          <w:sz w:val="24"/>
          <w:szCs w:val="24"/>
        </w:rPr>
        <w:t>对于类</w:t>
      </w:r>
      <w:proofErr w:type="gramEnd"/>
      <w:r w:rsidRPr="00E32EF6">
        <w:rPr>
          <w:rFonts w:ascii="宋体" w:eastAsia="宋体" w:hAnsi="宋体" w:cs="宋体"/>
          <w:kern w:val="0"/>
          <w:sz w:val="24"/>
          <w:szCs w:val="24"/>
        </w:rPr>
        <w:t>API，我们只需实例化对应的类，然后在其的__</w:t>
      </w:r>
      <w:proofErr w:type="spellStart"/>
      <w:r w:rsidRPr="00E32EF6">
        <w:rPr>
          <w:rFonts w:ascii="宋体" w:eastAsia="宋体" w:hAnsi="宋体" w:cs="宋体"/>
          <w:kern w:val="0"/>
          <w:sz w:val="24"/>
          <w:szCs w:val="24"/>
        </w:rPr>
        <w:t>init</w:t>
      </w:r>
      <w:proofErr w:type="spellEnd"/>
      <w:r w:rsidRPr="00E32EF6">
        <w:rPr>
          <w:rFonts w:ascii="宋体" w:eastAsia="宋体" w:hAnsi="宋体" w:cs="宋体"/>
          <w:kern w:val="0"/>
          <w:sz w:val="24"/>
          <w:szCs w:val="24"/>
        </w:rPr>
        <w:t>__方法里会对权值之类的数据进行初始化，然后我们传入自己的数据进行调用运算；而在函数式API当中，首先我们需要自己定义初始化的权值，然后通过往API接口传入数据和权值等数据进行运算</w:t>
      </w:r>
      <w:r w:rsidRPr="00E32EF6">
        <w:rPr>
          <w:rFonts w:ascii="宋体" w:eastAsia="宋体" w:hAnsi="宋体" w:cs="宋体"/>
          <w:kern w:val="0"/>
          <w:sz w:val="24"/>
          <w:szCs w:val="24"/>
        </w:rPr>
        <w:br/>
      </w:r>
      <w:r w:rsidRPr="00E32EF6">
        <w:rPr>
          <w:rFonts w:ascii="宋体" w:eastAsia="宋体" w:hAnsi="宋体" w:cs="宋体"/>
          <w:b/>
          <w:bCs/>
          <w:kern w:val="0"/>
          <w:sz w:val="24"/>
          <w:szCs w:val="24"/>
        </w:rPr>
        <w:t>注：</w:t>
      </w:r>
      <w:r w:rsidRPr="00E32EF6">
        <w:rPr>
          <w:rFonts w:ascii="宋体" w:eastAsia="宋体" w:hAnsi="宋体" w:cs="宋体"/>
          <w:kern w:val="0"/>
          <w:sz w:val="24"/>
          <w:szCs w:val="24"/>
        </w:rPr>
        <w:br/>
        <w:t>通过上面我们可以看出每一层操作的时候可以实时打印查看其权值之类的变化，以供我们观察，这也是</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作为动态图和TensorFlow最大的区别</w:t>
      </w:r>
    </w:p>
    <w:p w14:paraId="0008BD26"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Dropout</w:t>
      </w:r>
    </w:p>
    <w:p w14:paraId="6A4D04FD"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lastRenderedPageBreak/>
        <w:t>随机选取一部分节点使用，忽略一部分节点，函数式API：</w:t>
      </w:r>
      <w:proofErr w:type="spellStart"/>
      <w:r w:rsidRPr="00E32EF6">
        <w:rPr>
          <w:rFonts w:ascii="宋体" w:eastAsia="宋体" w:hAnsi="宋体" w:cs="宋体"/>
          <w:kern w:val="0"/>
          <w:sz w:val="24"/>
          <w:szCs w:val="24"/>
        </w:rPr>
        <w:t>torch.nn.functional.dropout</w:t>
      </w:r>
      <w:proofErr w:type="spellEnd"/>
      <w:r w:rsidRPr="00E32EF6">
        <w:rPr>
          <w:rFonts w:ascii="宋体" w:eastAsia="宋体" w:hAnsi="宋体" w:cs="宋体"/>
          <w:kern w:val="0"/>
          <w:sz w:val="24"/>
          <w:szCs w:val="24"/>
        </w:rPr>
        <w:t>，类API：</w:t>
      </w:r>
      <w:proofErr w:type="spellStart"/>
      <w:r w:rsidRPr="00E32EF6">
        <w:rPr>
          <w:rFonts w:ascii="宋体" w:eastAsia="宋体" w:hAnsi="宋体" w:cs="宋体"/>
          <w:kern w:val="0"/>
          <w:sz w:val="24"/>
          <w:szCs w:val="24"/>
        </w:rPr>
        <w:t>torch.nn.Dropout</w:t>
      </w:r>
      <w:proofErr w:type="spellEnd"/>
      <w:r w:rsidRPr="00E32EF6">
        <w:rPr>
          <w:rFonts w:ascii="宋体" w:eastAsia="宋体" w:hAnsi="宋体" w:cs="宋体"/>
          <w:kern w:val="0"/>
          <w:sz w:val="24"/>
          <w:szCs w:val="24"/>
        </w:rPr>
        <w:t>，举例：</w:t>
      </w:r>
    </w:p>
    <w:p w14:paraId="27C541D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(20)</w:t>
      </w:r>
    </w:p>
    <w:p w14:paraId="557CAE9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nn.functional</w:t>
      </w:r>
      <w:proofErr w:type="gramEnd"/>
      <w:r w:rsidRPr="00E32EF6">
        <w:rPr>
          <w:rFonts w:ascii="宋体" w:eastAsia="宋体" w:hAnsi="宋体" w:cs="宋体"/>
          <w:kern w:val="0"/>
          <w:sz w:val="24"/>
          <w:szCs w:val="24"/>
        </w:rPr>
        <w:t>.dropout</w:t>
      </w:r>
      <w:proofErr w:type="spellEnd"/>
      <w:r w:rsidRPr="00E32EF6">
        <w:rPr>
          <w:rFonts w:ascii="宋体" w:eastAsia="宋体" w:hAnsi="宋体" w:cs="宋体"/>
          <w:kern w:val="0"/>
          <w:sz w:val="24"/>
          <w:szCs w:val="24"/>
        </w:rPr>
        <w:t>(a, 0.2)</w:t>
      </w:r>
    </w:p>
    <w:p w14:paraId="2B43125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[1.2178, 1.0375, 0.0555, 0.0307, 0.3235, 0.0000, 0.5209, 0.0000, 0.3346,</w:t>
      </w:r>
    </w:p>
    <w:p w14:paraId="4722E5D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1.2383, 0.3606, 1.0937, 0.0000, 0.2957, 0.9463, 0.2932, 0.8088, 0.4445,</w:t>
      </w:r>
    </w:p>
    <w:p w14:paraId="20D7AA2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0.5565, 0.0241])</w:t>
      </w:r>
    </w:p>
    <w:p w14:paraId="0CA7F74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随机将百分之</w:t>
      </w:r>
      <w:proofErr w:type="gramStart"/>
      <w:r w:rsidRPr="00E32EF6">
        <w:rPr>
          <w:rFonts w:ascii="宋体" w:eastAsia="宋体" w:hAnsi="宋体" w:cs="宋体"/>
          <w:kern w:val="0"/>
          <w:sz w:val="24"/>
          <w:szCs w:val="24"/>
        </w:rPr>
        <w:t>20</w:t>
      </w:r>
      <w:proofErr w:type="gramEnd"/>
      <w:r w:rsidRPr="00E32EF6">
        <w:rPr>
          <w:rFonts w:ascii="宋体" w:eastAsia="宋体" w:hAnsi="宋体" w:cs="宋体"/>
          <w:kern w:val="0"/>
          <w:sz w:val="24"/>
          <w:szCs w:val="24"/>
        </w:rPr>
        <w:t>的节点转成0</w:t>
      </w:r>
    </w:p>
    <w:p w14:paraId="22C65FD2"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批标准化层</w:t>
      </w:r>
    </w:p>
    <w:p w14:paraId="2F56CCE3"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函数式API：</w:t>
      </w:r>
      <w:proofErr w:type="spellStart"/>
      <w:r w:rsidRPr="00E32EF6">
        <w:rPr>
          <w:rFonts w:ascii="宋体" w:eastAsia="宋体" w:hAnsi="宋体" w:cs="宋体"/>
          <w:kern w:val="0"/>
          <w:sz w:val="24"/>
          <w:szCs w:val="24"/>
        </w:rPr>
        <w:t>torch.nn.functional.batch_norm</w:t>
      </w:r>
      <w:proofErr w:type="spellEnd"/>
      <w:r w:rsidRPr="00E32EF6">
        <w:rPr>
          <w:rFonts w:ascii="宋体" w:eastAsia="宋体" w:hAnsi="宋体" w:cs="宋体"/>
          <w:kern w:val="0"/>
          <w:sz w:val="24"/>
          <w:szCs w:val="24"/>
        </w:rPr>
        <w:t>，类API：torch.nn.BatchNorm2d（对应的有1d、2d等等），类API举例：</w:t>
      </w:r>
    </w:p>
    <w:p w14:paraId="2FFEF2E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x1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(1, 3, 784)</w:t>
      </w:r>
    </w:p>
    <w:p w14:paraId="62B8C0C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3通道的1d数据</w:t>
      </w:r>
    </w:p>
    <w:p w14:paraId="64C9B6F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layer1 = torch.</w:t>
      </w:r>
      <w:proofErr w:type="gramStart"/>
      <w:r w:rsidRPr="00E32EF6">
        <w:rPr>
          <w:rFonts w:ascii="宋体" w:eastAsia="宋体" w:hAnsi="宋体" w:cs="宋体"/>
          <w:kern w:val="0"/>
          <w:sz w:val="24"/>
          <w:szCs w:val="24"/>
        </w:rPr>
        <w:t>nn.BatchNorm</w:t>
      </w:r>
      <w:proofErr w:type="gramEnd"/>
      <w:r w:rsidRPr="00E32EF6">
        <w:rPr>
          <w:rFonts w:ascii="宋体" w:eastAsia="宋体" w:hAnsi="宋体" w:cs="宋体"/>
          <w:kern w:val="0"/>
          <w:sz w:val="24"/>
          <w:szCs w:val="24"/>
        </w:rPr>
        <w:t>1d(3)</w:t>
      </w:r>
    </w:p>
    <w:p w14:paraId="297C0B0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1d批标准化层，3通道</w:t>
      </w:r>
    </w:p>
    <w:p w14:paraId="16C0C0D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layer1.weight</w:t>
      </w:r>
    </w:p>
    <w:p w14:paraId="7BB3177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Parameter containing:</w:t>
      </w:r>
    </w:p>
    <w:p w14:paraId="20988A9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xml:space="preserve">[1., 1., 1.], </w:t>
      </w:r>
      <w:proofErr w:type="spellStart"/>
      <w:r w:rsidRPr="00E32EF6">
        <w:rPr>
          <w:rFonts w:ascii="宋体" w:eastAsia="宋体" w:hAnsi="宋体" w:cs="宋体"/>
          <w:kern w:val="0"/>
          <w:sz w:val="24"/>
          <w:szCs w:val="24"/>
        </w:rPr>
        <w:t>requires_grad</w:t>
      </w:r>
      <w:proofErr w:type="spellEnd"/>
      <w:r w:rsidRPr="00E32EF6">
        <w:rPr>
          <w:rFonts w:ascii="宋体" w:eastAsia="宋体" w:hAnsi="宋体" w:cs="宋体"/>
          <w:kern w:val="0"/>
          <w:sz w:val="24"/>
          <w:szCs w:val="24"/>
        </w:rPr>
        <w:t>=True)</w:t>
      </w:r>
    </w:p>
    <w:p w14:paraId="1708E89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可以看出</w:t>
      </w:r>
      <w:proofErr w:type="spellStart"/>
      <w:r w:rsidRPr="00E32EF6">
        <w:rPr>
          <w:rFonts w:ascii="宋体" w:eastAsia="宋体" w:hAnsi="宋体" w:cs="宋体"/>
          <w:kern w:val="0"/>
          <w:sz w:val="24"/>
          <w:szCs w:val="24"/>
        </w:rPr>
        <w:t>batch_norm</w:t>
      </w:r>
      <w:proofErr w:type="spellEnd"/>
      <w:r w:rsidRPr="00E32EF6">
        <w:rPr>
          <w:rFonts w:ascii="宋体" w:eastAsia="宋体" w:hAnsi="宋体" w:cs="宋体"/>
          <w:kern w:val="0"/>
          <w:sz w:val="24"/>
          <w:szCs w:val="24"/>
        </w:rPr>
        <w:t>层的权值全是1</w:t>
      </w:r>
    </w:p>
    <w:p w14:paraId="4BCEE13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layer1(x1)</w:t>
      </w:r>
    </w:p>
    <w:p w14:paraId="5AA39D7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[[[-0.0625, -0.1859, -0.3823,  ...,  0.6668, -0.7487,  0.8913],</w:t>
      </w:r>
    </w:p>
    <w:p w14:paraId="51DD33A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[ 0.0115, -0.</w:t>
      </w:r>
      <w:proofErr w:type="gramStart"/>
      <w:r w:rsidRPr="00E32EF6">
        <w:rPr>
          <w:rFonts w:ascii="宋体" w:eastAsia="宋体" w:hAnsi="宋体" w:cs="宋体"/>
          <w:kern w:val="0"/>
          <w:sz w:val="24"/>
          <w:szCs w:val="24"/>
        </w:rPr>
        <w:t>1149,  0.1470</w:t>
      </w:r>
      <w:proofErr w:type="gramEnd"/>
      <w:r w:rsidRPr="00E32EF6">
        <w:rPr>
          <w:rFonts w:ascii="宋体" w:eastAsia="宋体" w:hAnsi="宋体" w:cs="宋体"/>
          <w:kern w:val="0"/>
          <w:sz w:val="24"/>
          <w:szCs w:val="24"/>
        </w:rPr>
        <w:t>,  ..., -0.1546,  0.3012,  0.2472],</w:t>
      </w:r>
    </w:p>
    <w:p w14:paraId="2E1266F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[ 1.5185, -0.4740, -0.</w:t>
      </w:r>
      <w:proofErr w:type="gramStart"/>
      <w:r w:rsidRPr="00E32EF6">
        <w:rPr>
          <w:rFonts w:ascii="宋体" w:eastAsia="宋体" w:hAnsi="宋体" w:cs="宋体"/>
          <w:kern w:val="0"/>
          <w:sz w:val="24"/>
          <w:szCs w:val="24"/>
        </w:rPr>
        <w:t>8664,  ...</w:t>
      </w:r>
      <w:proofErr w:type="gramEnd"/>
      <w:r w:rsidRPr="00E32EF6">
        <w:rPr>
          <w:rFonts w:ascii="宋体" w:eastAsia="宋体" w:hAnsi="宋体" w:cs="宋体"/>
          <w:kern w:val="0"/>
          <w:sz w:val="24"/>
          <w:szCs w:val="24"/>
        </w:rPr>
        <w:t>,  0.6266,  0.2797, -0.2975]]],</w:t>
      </w:r>
    </w:p>
    <w:p w14:paraId="130472B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grad_fn</w:t>
      </w:r>
      <w:proofErr w:type="spellEnd"/>
      <w:r w:rsidRPr="00E32EF6">
        <w:rPr>
          <w:rFonts w:ascii="宋体" w:eastAsia="宋体" w:hAnsi="宋体" w:cs="宋体"/>
          <w:kern w:val="0"/>
          <w:sz w:val="24"/>
          <w:szCs w:val="24"/>
        </w:rPr>
        <w:t>=&lt;</w:t>
      </w:r>
      <w:proofErr w:type="spellStart"/>
      <w:r w:rsidRPr="00E32EF6">
        <w:rPr>
          <w:rFonts w:ascii="宋体" w:eastAsia="宋体" w:hAnsi="宋体" w:cs="宋体"/>
          <w:kern w:val="0"/>
          <w:sz w:val="24"/>
          <w:szCs w:val="24"/>
        </w:rPr>
        <w:t>NativeBatchNormBackward</w:t>
      </w:r>
      <w:proofErr w:type="spellEnd"/>
      <w:r w:rsidRPr="00E32EF6">
        <w:rPr>
          <w:rFonts w:ascii="宋体" w:eastAsia="宋体" w:hAnsi="宋体" w:cs="宋体"/>
          <w:kern w:val="0"/>
          <w:sz w:val="24"/>
          <w:szCs w:val="24"/>
        </w:rPr>
        <w:t>&gt;)</w:t>
      </w:r>
    </w:p>
    <w:p w14:paraId="2CB1825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可以看到数据都被标准化了</w:t>
      </w:r>
    </w:p>
    <w:p w14:paraId="30E11AD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layer1(x1</w:t>
      </w:r>
      <w:proofErr w:type="gramStart"/>
      <w:r w:rsidRPr="00E32EF6">
        <w:rPr>
          <w:rFonts w:ascii="宋体" w:eastAsia="宋体" w:hAnsi="宋体" w:cs="宋体"/>
          <w:kern w:val="0"/>
          <w:sz w:val="24"/>
          <w:szCs w:val="24"/>
        </w:rPr>
        <w:t>).shape</w:t>
      </w:r>
      <w:proofErr w:type="gramEnd"/>
    </w:p>
    <w:p w14:paraId="46D08E6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 3, 784])</w:t>
      </w:r>
    </w:p>
    <w:p w14:paraId="49F360B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x2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(1, 3, 28, 28)</w:t>
      </w:r>
    </w:p>
    <w:p w14:paraId="18D1B31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3通道的2d数据</w:t>
      </w:r>
    </w:p>
    <w:p w14:paraId="3FCFF05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layer2 = torch.</w:t>
      </w:r>
      <w:proofErr w:type="gramStart"/>
      <w:r w:rsidRPr="00E32EF6">
        <w:rPr>
          <w:rFonts w:ascii="宋体" w:eastAsia="宋体" w:hAnsi="宋体" w:cs="宋体"/>
          <w:kern w:val="0"/>
          <w:sz w:val="24"/>
          <w:szCs w:val="24"/>
        </w:rPr>
        <w:t>nn.BatchNorm</w:t>
      </w:r>
      <w:proofErr w:type="gramEnd"/>
      <w:r w:rsidRPr="00E32EF6">
        <w:rPr>
          <w:rFonts w:ascii="宋体" w:eastAsia="宋体" w:hAnsi="宋体" w:cs="宋体"/>
          <w:kern w:val="0"/>
          <w:sz w:val="24"/>
          <w:szCs w:val="24"/>
        </w:rPr>
        <w:t>2d(3)</w:t>
      </w:r>
    </w:p>
    <w:p w14:paraId="2745016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layer2(x2)</w:t>
      </w:r>
    </w:p>
    <w:p w14:paraId="1D54335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[[[[-0.0378, -0.3922,  0.2255,  ..., -0.1469, -0.3016,  0.2384],</w:t>
      </w:r>
    </w:p>
    <w:p w14:paraId="4242B02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          [-0.3901, -0.0220, -0.</w:t>
      </w:r>
      <w:proofErr w:type="gramStart"/>
      <w:r w:rsidRPr="00E32EF6">
        <w:rPr>
          <w:rFonts w:ascii="宋体" w:eastAsia="宋体" w:hAnsi="宋体" w:cs="宋体"/>
          <w:kern w:val="0"/>
          <w:sz w:val="24"/>
          <w:szCs w:val="24"/>
        </w:rPr>
        <w:t>3118,  ...</w:t>
      </w:r>
      <w:proofErr w:type="gramEnd"/>
      <w:r w:rsidRPr="00E32EF6">
        <w:rPr>
          <w:rFonts w:ascii="宋体" w:eastAsia="宋体" w:hAnsi="宋体" w:cs="宋体"/>
          <w:kern w:val="0"/>
          <w:sz w:val="24"/>
          <w:szCs w:val="24"/>
        </w:rPr>
        <w:t>, -0.2492,  0.1705, -0.0599],</w:t>
      </w:r>
    </w:p>
    <w:p w14:paraId="136BB0D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[-0.1309, -0.3064, -0.</w:t>
      </w:r>
      <w:proofErr w:type="gramStart"/>
      <w:r w:rsidRPr="00E32EF6">
        <w:rPr>
          <w:rFonts w:ascii="宋体" w:eastAsia="宋体" w:hAnsi="宋体" w:cs="宋体"/>
          <w:kern w:val="0"/>
          <w:sz w:val="24"/>
          <w:szCs w:val="24"/>
        </w:rPr>
        <w:t>2001,  ...</w:t>
      </w:r>
      <w:proofErr w:type="gramEnd"/>
      <w:r w:rsidRPr="00E32EF6">
        <w:rPr>
          <w:rFonts w:ascii="宋体" w:eastAsia="宋体" w:hAnsi="宋体" w:cs="宋体"/>
          <w:kern w:val="0"/>
          <w:sz w:val="24"/>
          <w:szCs w:val="24"/>
        </w:rPr>
        <w:t>, -0.0613, -0.1838,  0.1335],</w:t>
      </w:r>
    </w:p>
    <w:p w14:paraId="256AF8B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
    <w:p w14:paraId="13D3BC6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[ 0.9022, -0.</w:t>
      </w:r>
      <w:proofErr w:type="gramStart"/>
      <w:r w:rsidRPr="00E32EF6">
        <w:rPr>
          <w:rFonts w:ascii="宋体" w:eastAsia="宋体" w:hAnsi="宋体" w:cs="宋体"/>
          <w:kern w:val="0"/>
          <w:sz w:val="24"/>
          <w:szCs w:val="24"/>
        </w:rPr>
        <w:t>3031,  1.0695</w:t>
      </w:r>
      <w:proofErr w:type="gramEnd"/>
      <w:r w:rsidRPr="00E32EF6">
        <w:rPr>
          <w:rFonts w:ascii="宋体" w:eastAsia="宋体" w:hAnsi="宋体" w:cs="宋体"/>
          <w:kern w:val="0"/>
          <w:sz w:val="24"/>
          <w:szCs w:val="24"/>
        </w:rPr>
        <w:t>,  ..., -0.8257, -0.6438, -0.2672],</w:t>
      </w:r>
    </w:p>
    <w:p w14:paraId="3CEF78E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w:t>
      </w:r>
      <w:proofErr w:type="gramStart"/>
      <w:r w:rsidRPr="00E32EF6">
        <w:rPr>
          <w:rFonts w:ascii="宋体" w:eastAsia="宋体" w:hAnsi="宋体" w:cs="宋体"/>
          <w:kern w:val="0"/>
          <w:sz w:val="24"/>
          <w:szCs w:val="24"/>
        </w:rPr>
        <w:t>1015,  1.1482</w:t>
      </w:r>
      <w:proofErr w:type="gramEnd"/>
      <w:r w:rsidRPr="00E32EF6">
        <w:rPr>
          <w:rFonts w:ascii="宋体" w:eastAsia="宋体" w:hAnsi="宋体" w:cs="宋体"/>
          <w:kern w:val="0"/>
          <w:sz w:val="24"/>
          <w:szCs w:val="24"/>
        </w:rPr>
        <w:t>,  1.0834,  ...,  0.6641, -0.8632, -0.2418],</w:t>
      </w:r>
    </w:p>
    <w:p w14:paraId="49FF478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[-1.2068, -0.</w:t>
      </w:r>
      <w:proofErr w:type="gramStart"/>
      <w:r w:rsidRPr="00E32EF6">
        <w:rPr>
          <w:rFonts w:ascii="宋体" w:eastAsia="宋体" w:hAnsi="宋体" w:cs="宋体"/>
          <w:kern w:val="0"/>
          <w:sz w:val="24"/>
          <w:szCs w:val="24"/>
        </w:rPr>
        <w:t>7443,  0.8346</w:t>
      </w:r>
      <w:proofErr w:type="gramEnd"/>
      <w:r w:rsidRPr="00E32EF6">
        <w:rPr>
          <w:rFonts w:ascii="宋体" w:eastAsia="宋体" w:hAnsi="宋体" w:cs="宋体"/>
          <w:kern w:val="0"/>
          <w:sz w:val="24"/>
          <w:szCs w:val="24"/>
        </w:rPr>
        <w:t>,  ...,  0.1213,  0.4528, -0.5756]]]],</w:t>
      </w:r>
    </w:p>
    <w:p w14:paraId="61681D0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grad_fn</w:t>
      </w:r>
      <w:proofErr w:type="spellEnd"/>
      <w:r w:rsidRPr="00E32EF6">
        <w:rPr>
          <w:rFonts w:ascii="宋体" w:eastAsia="宋体" w:hAnsi="宋体" w:cs="宋体"/>
          <w:kern w:val="0"/>
          <w:sz w:val="24"/>
          <w:szCs w:val="24"/>
        </w:rPr>
        <w:t>=&lt;</w:t>
      </w:r>
      <w:proofErr w:type="spellStart"/>
      <w:r w:rsidRPr="00E32EF6">
        <w:rPr>
          <w:rFonts w:ascii="宋体" w:eastAsia="宋体" w:hAnsi="宋体" w:cs="宋体"/>
          <w:kern w:val="0"/>
          <w:sz w:val="24"/>
          <w:szCs w:val="24"/>
        </w:rPr>
        <w:t>NativeBatchNormBackward</w:t>
      </w:r>
      <w:proofErr w:type="spellEnd"/>
      <w:r w:rsidRPr="00E32EF6">
        <w:rPr>
          <w:rFonts w:ascii="宋体" w:eastAsia="宋体" w:hAnsi="宋体" w:cs="宋体"/>
          <w:kern w:val="0"/>
          <w:sz w:val="24"/>
          <w:szCs w:val="24"/>
        </w:rPr>
        <w:t>&gt;)</w:t>
      </w:r>
    </w:p>
    <w:p w14:paraId="722E493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layer2(x2</w:t>
      </w:r>
      <w:proofErr w:type="gramStart"/>
      <w:r w:rsidRPr="00E32EF6">
        <w:rPr>
          <w:rFonts w:ascii="宋体" w:eastAsia="宋体" w:hAnsi="宋体" w:cs="宋体"/>
          <w:kern w:val="0"/>
          <w:sz w:val="24"/>
          <w:szCs w:val="24"/>
        </w:rPr>
        <w:t>).shape</w:t>
      </w:r>
      <w:proofErr w:type="gramEnd"/>
    </w:p>
    <w:p w14:paraId="74BCB61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经过</w:t>
      </w:r>
      <w:proofErr w:type="spellStart"/>
      <w:r w:rsidRPr="00E32EF6">
        <w:rPr>
          <w:rFonts w:ascii="宋体" w:eastAsia="宋体" w:hAnsi="宋体" w:cs="宋体"/>
          <w:kern w:val="0"/>
          <w:sz w:val="24"/>
          <w:szCs w:val="24"/>
        </w:rPr>
        <w:t>batch_norm</w:t>
      </w:r>
      <w:proofErr w:type="spellEnd"/>
      <w:r w:rsidRPr="00E32EF6">
        <w:rPr>
          <w:rFonts w:ascii="宋体" w:eastAsia="宋体" w:hAnsi="宋体" w:cs="宋体"/>
          <w:kern w:val="0"/>
          <w:sz w:val="24"/>
          <w:szCs w:val="24"/>
        </w:rPr>
        <w:t>只是将数据变得符合高斯分布，并不会改变数据形状</w:t>
      </w:r>
    </w:p>
    <w:p w14:paraId="06A2D08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 3, 28, 28])</w:t>
      </w:r>
    </w:p>
    <w:p w14:paraId="2F27614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x</w:t>
      </w:r>
      <w:proofErr w:type="gramStart"/>
      <w:r w:rsidRPr="00E32EF6">
        <w:rPr>
          <w:rFonts w:ascii="宋体" w:eastAsia="宋体" w:hAnsi="宋体" w:cs="宋体"/>
          <w:kern w:val="0"/>
          <w:sz w:val="24"/>
          <w:szCs w:val="24"/>
        </w:rPr>
        <w:t>2.mean</w:t>
      </w:r>
      <w:proofErr w:type="gramEnd"/>
      <w:r w:rsidRPr="00E32EF6">
        <w:rPr>
          <w:rFonts w:ascii="宋体" w:eastAsia="宋体" w:hAnsi="宋体" w:cs="宋体"/>
          <w:kern w:val="0"/>
          <w:sz w:val="24"/>
          <w:szCs w:val="24"/>
        </w:rPr>
        <w:t>()</w:t>
      </w:r>
    </w:p>
    <w:p w14:paraId="14CABEA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0.4942)</w:t>
      </w:r>
    </w:p>
    <w:p w14:paraId="4100BD7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原来数据的平均值</w:t>
      </w:r>
    </w:p>
    <w:p w14:paraId="5470A1C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gramStart"/>
      <w:r w:rsidRPr="00E32EF6">
        <w:rPr>
          <w:rFonts w:ascii="宋体" w:eastAsia="宋体" w:hAnsi="宋体" w:cs="宋体"/>
          <w:kern w:val="0"/>
          <w:sz w:val="24"/>
          <w:szCs w:val="24"/>
        </w:rPr>
        <w:t>x2.std(</w:t>
      </w:r>
      <w:proofErr w:type="gramEnd"/>
      <w:r w:rsidRPr="00E32EF6">
        <w:rPr>
          <w:rFonts w:ascii="宋体" w:eastAsia="宋体" w:hAnsi="宋体" w:cs="宋体"/>
          <w:kern w:val="0"/>
          <w:sz w:val="24"/>
          <w:szCs w:val="24"/>
        </w:rPr>
        <w:t>)</w:t>
      </w:r>
    </w:p>
    <w:p w14:paraId="7FFAD6D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0.2899)</w:t>
      </w:r>
    </w:p>
    <w:p w14:paraId="55119D0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原来数据的标准差</w:t>
      </w:r>
    </w:p>
    <w:p w14:paraId="1FC1C6A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layer2(x2</w:t>
      </w:r>
      <w:proofErr w:type="gramStart"/>
      <w:r w:rsidRPr="00E32EF6">
        <w:rPr>
          <w:rFonts w:ascii="宋体" w:eastAsia="宋体" w:hAnsi="宋体" w:cs="宋体"/>
          <w:kern w:val="0"/>
          <w:sz w:val="24"/>
          <w:szCs w:val="24"/>
        </w:rPr>
        <w:t>).mean</w:t>
      </w:r>
      <w:proofErr w:type="gramEnd"/>
      <w:r w:rsidRPr="00E32EF6">
        <w:rPr>
          <w:rFonts w:ascii="宋体" w:eastAsia="宋体" w:hAnsi="宋体" w:cs="宋体"/>
          <w:kern w:val="0"/>
          <w:sz w:val="24"/>
          <w:szCs w:val="24"/>
        </w:rPr>
        <w:t>()</w:t>
      </w:r>
    </w:p>
    <w:p w14:paraId="67ED9AA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xml:space="preserve">-2.1211e-08, </w:t>
      </w:r>
      <w:proofErr w:type="spellStart"/>
      <w:r w:rsidRPr="00E32EF6">
        <w:rPr>
          <w:rFonts w:ascii="宋体" w:eastAsia="宋体" w:hAnsi="宋体" w:cs="宋体"/>
          <w:kern w:val="0"/>
          <w:sz w:val="24"/>
          <w:szCs w:val="24"/>
        </w:rPr>
        <w:t>grad_fn</w:t>
      </w:r>
      <w:proofErr w:type="spellEnd"/>
      <w:r w:rsidRPr="00E32EF6">
        <w:rPr>
          <w:rFonts w:ascii="宋体" w:eastAsia="宋体" w:hAnsi="宋体" w:cs="宋体"/>
          <w:kern w:val="0"/>
          <w:sz w:val="24"/>
          <w:szCs w:val="24"/>
        </w:rPr>
        <w:t>=&lt;MeanBackward0&gt;)</w:t>
      </w:r>
    </w:p>
    <w:p w14:paraId="2151D64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经过</w:t>
      </w:r>
      <w:proofErr w:type="spellStart"/>
      <w:r w:rsidRPr="00E32EF6">
        <w:rPr>
          <w:rFonts w:ascii="宋体" w:eastAsia="宋体" w:hAnsi="宋体" w:cs="宋体"/>
          <w:kern w:val="0"/>
          <w:sz w:val="24"/>
          <w:szCs w:val="24"/>
        </w:rPr>
        <w:t>batch_norm</w:t>
      </w:r>
      <w:proofErr w:type="spellEnd"/>
      <w:r w:rsidRPr="00E32EF6">
        <w:rPr>
          <w:rFonts w:ascii="宋体" w:eastAsia="宋体" w:hAnsi="宋体" w:cs="宋体"/>
          <w:kern w:val="0"/>
          <w:sz w:val="24"/>
          <w:szCs w:val="24"/>
        </w:rPr>
        <w:t>的平均值，可以看出经过</w:t>
      </w:r>
      <w:proofErr w:type="spellStart"/>
      <w:r w:rsidRPr="00E32EF6">
        <w:rPr>
          <w:rFonts w:ascii="宋体" w:eastAsia="宋体" w:hAnsi="宋体" w:cs="宋体"/>
          <w:kern w:val="0"/>
          <w:sz w:val="24"/>
          <w:szCs w:val="24"/>
        </w:rPr>
        <w:t>batch_norm</w:t>
      </w:r>
      <w:proofErr w:type="spellEnd"/>
      <w:r w:rsidRPr="00E32EF6">
        <w:rPr>
          <w:rFonts w:ascii="宋体" w:eastAsia="宋体" w:hAnsi="宋体" w:cs="宋体"/>
          <w:kern w:val="0"/>
          <w:sz w:val="24"/>
          <w:szCs w:val="24"/>
        </w:rPr>
        <w:t>层后数据平均值变成接近0</w:t>
      </w:r>
    </w:p>
    <w:p w14:paraId="5B970A3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layer2(x2</w:t>
      </w:r>
      <w:proofErr w:type="gramStart"/>
      <w:r w:rsidRPr="00E32EF6">
        <w:rPr>
          <w:rFonts w:ascii="宋体" w:eastAsia="宋体" w:hAnsi="宋体" w:cs="宋体"/>
          <w:kern w:val="0"/>
          <w:sz w:val="24"/>
          <w:szCs w:val="24"/>
        </w:rPr>
        <w:t>).std</w:t>
      </w:r>
      <w:proofErr w:type="gramEnd"/>
      <w:r w:rsidRPr="00E32EF6">
        <w:rPr>
          <w:rFonts w:ascii="宋体" w:eastAsia="宋体" w:hAnsi="宋体" w:cs="宋体"/>
          <w:kern w:val="0"/>
          <w:sz w:val="24"/>
          <w:szCs w:val="24"/>
        </w:rPr>
        <w:t>()</w:t>
      </w:r>
    </w:p>
    <w:p w14:paraId="4C6F82F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xml:space="preserve">1.0002, </w:t>
      </w:r>
      <w:proofErr w:type="spellStart"/>
      <w:r w:rsidRPr="00E32EF6">
        <w:rPr>
          <w:rFonts w:ascii="宋体" w:eastAsia="宋体" w:hAnsi="宋体" w:cs="宋体"/>
          <w:kern w:val="0"/>
          <w:sz w:val="24"/>
          <w:szCs w:val="24"/>
        </w:rPr>
        <w:t>grad_fn</w:t>
      </w:r>
      <w:proofErr w:type="spellEnd"/>
      <w:r w:rsidRPr="00E32EF6">
        <w:rPr>
          <w:rFonts w:ascii="宋体" w:eastAsia="宋体" w:hAnsi="宋体" w:cs="宋体"/>
          <w:kern w:val="0"/>
          <w:sz w:val="24"/>
          <w:szCs w:val="24"/>
        </w:rPr>
        <w:t>=&lt;StdBackward0&gt;)</w:t>
      </w:r>
    </w:p>
    <w:p w14:paraId="6D005DA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经过</w:t>
      </w:r>
      <w:proofErr w:type="spellStart"/>
      <w:r w:rsidRPr="00E32EF6">
        <w:rPr>
          <w:rFonts w:ascii="宋体" w:eastAsia="宋体" w:hAnsi="宋体" w:cs="宋体"/>
          <w:kern w:val="0"/>
          <w:sz w:val="24"/>
          <w:szCs w:val="24"/>
        </w:rPr>
        <w:t>batch_norm</w:t>
      </w:r>
      <w:proofErr w:type="spellEnd"/>
      <w:r w:rsidRPr="00E32EF6">
        <w:rPr>
          <w:rFonts w:ascii="宋体" w:eastAsia="宋体" w:hAnsi="宋体" w:cs="宋体"/>
          <w:kern w:val="0"/>
          <w:sz w:val="24"/>
          <w:szCs w:val="24"/>
        </w:rPr>
        <w:t>的标准差，可以看出经过</w:t>
      </w:r>
      <w:proofErr w:type="spellStart"/>
      <w:r w:rsidRPr="00E32EF6">
        <w:rPr>
          <w:rFonts w:ascii="宋体" w:eastAsia="宋体" w:hAnsi="宋体" w:cs="宋体"/>
          <w:kern w:val="0"/>
          <w:sz w:val="24"/>
          <w:szCs w:val="24"/>
        </w:rPr>
        <w:t>batch_norm</w:t>
      </w:r>
      <w:proofErr w:type="spellEnd"/>
      <w:r w:rsidRPr="00E32EF6">
        <w:rPr>
          <w:rFonts w:ascii="宋体" w:eastAsia="宋体" w:hAnsi="宋体" w:cs="宋体"/>
          <w:kern w:val="0"/>
          <w:sz w:val="24"/>
          <w:szCs w:val="24"/>
        </w:rPr>
        <w:t>层后数据标准差变成接近1</w:t>
      </w:r>
    </w:p>
    <w:p w14:paraId="4214B4CB"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卷积层</w:t>
      </w:r>
    </w:p>
    <w:p w14:paraId="2F68985A"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函数式API：torch.nn.functional.conv2d，类API：torch.nn.Conv2d，类API举例：</w:t>
      </w:r>
    </w:p>
    <w:p w14:paraId="5AA98EE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(1, 1, 28, 28)</w:t>
      </w:r>
    </w:p>
    <w:p w14:paraId="35DC4EC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 = torch.</w:t>
      </w:r>
      <w:proofErr w:type="gramStart"/>
      <w:r w:rsidRPr="00E32EF6">
        <w:rPr>
          <w:rFonts w:ascii="宋体" w:eastAsia="宋体" w:hAnsi="宋体" w:cs="宋体"/>
          <w:kern w:val="0"/>
          <w:sz w:val="24"/>
          <w:szCs w:val="24"/>
        </w:rPr>
        <w:t>nn.Conv</w:t>
      </w:r>
      <w:proofErr w:type="gramEnd"/>
      <w:r w:rsidRPr="00E32EF6">
        <w:rPr>
          <w:rFonts w:ascii="宋体" w:eastAsia="宋体" w:hAnsi="宋体" w:cs="宋体"/>
          <w:kern w:val="0"/>
          <w:sz w:val="24"/>
          <w:szCs w:val="24"/>
        </w:rPr>
        <w:t xml:space="preserve">2d(1, 3, </w:t>
      </w:r>
      <w:proofErr w:type="spellStart"/>
      <w:r w:rsidRPr="00E32EF6">
        <w:rPr>
          <w:rFonts w:ascii="宋体" w:eastAsia="宋体" w:hAnsi="宋体" w:cs="宋体"/>
          <w:kern w:val="0"/>
          <w:sz w:val="24"/>
          <w:szCs w:val="24"/>
        </w:rPr>
        <w:t>kernel_size</w:t>
      </w:r>
      <w:proofErr w:type="spellEnd"/>
      <w:r w:rsidRPr="00E32EF6">
        <w:rPr>
          <w:rFonts w:ascii="宋体" w:eastAsia="宋体" w:hAnsi="宋体" w:cs="宋体"/>
          <w:kern w:val="0"/>
          <w:sz w:val="24"/>
          <w:szCs w:val="24"/>
        </w:rPr>
        <w:t>=3, stride=1, padding=0)</w:t>
      </w:r>
    </w:p>
    <w:p w14:paraId="5FC7ACE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设置输入通道为1，输出通道为3，filter大小为3x3，步长为1，边框不补0</w:t>
      </w:r>
    </w:p>
    <w:p w14:paraId="0A409D4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layer.weight</w:t>
      </w:r>
      <w:proofErr w:type="spellEnd"/>
      <w:proofErr w:type="gramEnd"/>
    </w:p>
    <w:p w14:paraId="6BDF006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Parameter containing:</w:t>
      </w:r>
    </w:p>
    <w:p w14:paraId="651ED45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[[[[-0.1893,  0.1177, -0.2837],</w:t>
      </w:r>
    </w:p>
    <w:p w14:paraId="6AC6047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[ 0.1116</w:t>
      </w:r>
      <w:proofErr w:type="gramStart"/>
      <w:r w:rsidRPr="00E32EF6">
        <w:rPr>
          <w:rFonts w:ascii="宋体" w:eastAsia="宋体" w:hAnsi="宋体" w:cs="宋体"/>
          <w:kern w:val="0"/>
          <w:sz w:val="24"/>
          <w:szCs w:val="24"/>
        </w:rPr>
        <w:t>,  0.0348</w:t>
      </w:r>
      <w:proofErr w:type="gramEnd"/>
      <w:r w:rsidRPr="00E32EF6">
        <w:rPr>
          <w:rFonts w:ascii="宋体" w:eastAsia="宋体" w:hAnsi="宋体" w:cs="宋体"/>
          <w:kern w:val="0"/>
          <w:sz w:val="24"/>
          <w:szCs w:val="24"/>
        </w:rPr>
        <w:t>,  0.3011],</w:t>
      </w:r>
    </w:p>
    <w:p w14:paraId="49A6662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          [-0.1871, -0.0722, -0.1843]]],</w:t>
      </w:r>
    </w:p>
    <w:p w14:paraId="0FA8E79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
    <w:p w14:paraId="5DCA53E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[[[ 0.0083, -0.</w:t>
      </w:r>
      <w:proofErr w:type="gramStart"/>
      <w:r w:rsidRPr="00E32EF6">
        <w:rPr>
          <w:rFonts w:ascii="宋体" w:eastAsia="宋体" w:hAnsi="宋体" w:cs="宋体"/>
          <w:kern w:val="0"/>
          <w:sz w:val="24"/>
          <w:szCs w:val="24"/>
        </w:rPr>
        <w:t>0784,  0.1592</w:t>
      </w:r>
      <w:proofErr w:type="gramEnd"/>
      <w:r w:rsidRPr="00E32EF6">
        <w:rPr>
          <w:rFonts w:ascii="宋体" w:eastAsia="宋体" w:hAnsi="宋体" w:cs="宋体"/>
          <w:kern w:val="0"/>
          <w:sz w:val="24"/>
          <w:szCs w:val="24"/>
        </w:rPr>
        <w:t>],</w:t>
      </w:r>
    </w:p>
    <w:p w14:paraId="3601343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w:t>
      </w:r>
      <w:proofErr w:type="gramStart"/>
      <w:r w:rsidRPr="00E32EF6">
        <w:rPr>
          <w:rFonts w:ascii="宋体" w:eastAsia="宋体" w:hAnsi="宋体" w:cs="宋体"/>
          <w:kern w:val="0"/>
          <w:sz w:val="24"/>
          <w:szCs w:val="24"/>
        </w:rPr>
        <w:t>1896,  0.0082</w:t>
      </w:r>
      <w:proofErr w:type="gramEnd"/>
      <w:r w:rsidRPr="00E32EF6">
        <w:rPr>
          <w:rFonts w:ascii="宋体" w:eastAsia="宋体" w:hAnsi="宋体" w:cs="宋体"/>
          <w:kern w:val="0"/>
          <w:sz w:val="24"/>
          <w:szCs w:val="24"/>
        </w:rPr>
        <w:t>, -0.0146],</w:t>
      </w:r>
    </w:p>
    <w:p w14:paraId="673CC20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[-0.2069, -0.0147, -0.1899]]]], </w:t>
      </w:r>
      <w:proofErr w:type="spellStart"/>
      <w:r w:rsidRPr="00E32EF6">
        <w:rPr>
          <w:rFonts w:ascii="宋体" w:eastAsia="宋体" w:hAnsi="宋体" w:cs="宋体"/>
          <w:kern w:val="0"/>
          <w:sz w:val="24"/>
          <w:szCs w:val="24"/>
        </w:rPr>
        <w:t>requires_grad</w:t>
      </w:r>
      <w:proofErr w:type="spellEnd"/>
      <w:r w:rsidRPr="00E32EF6">
        <w:rPr>
          <w:rFonts w:ascii="宋体" w:eastAsia="宋体" w:hAnsi="宋体" w:cs="宋体"/>
          <w:kern w:val="0"/>
          <w:sz w:val="24"/>
          <w:szCs w:val="24"/>
        </w:rPr>
        <w:t>=True)</w:t>
      </w:r>
    </w:p>
    <w:p w14:paraId="20ED3CA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可以查看初始化权值</w:t>
      </w:r>
    </w:p>
    <w:p w14:paraId="483D650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layer.weight</w:t>
      </w:r>
      <w:proofErr w:type="gramEnd"/>
      <w:r w:rsidRPr="00E32EF6">
        <w:rPr>
          <w:rFonts w:ascii="宋体" w:eastAsia="宋体" w:hAnsi="宋体" w:cs="宋体"/>
          <w:kern w:val="0"/>
          <w:sz w:val="24"/>
          <w:szCs w:val="24"/>
        </w:rPr>
        <w:t>.shape</w:t>
      </w:r>
      <w:proofErr w:type="spellEnd"/>
    </w:p>
    <w:p w14:paraId="765AAA5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([3, 1, 3, 3])</w:t>
      </w:r>
    </w:p>
    <w:p w14:paraId="0F46C1A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格式分别代表输出通道3，输入通道1，尺寸为3x3</w:t>
      </w:r>
    </w:p>
    <w:p w14:paraId="287FCD8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layer.bias</w:t>
      </w:r>
      <w:proofErr w:type="gramEnd"/>
      <w:r w:rsidRPr="00E32EF6">
        <w:rPr>
          <w:rFonts w:ascii="宋体" w:eastAsia="宋体" w:hAnsi="宋体" w:cs="宋体"/>
          <w:kern w:val="0"/>
          <w:sz w:val="24"/>
          <w:szCs w:val="24"/>
        </w:rPr>
        <w:t>.shape</w:t>
      </w:r>
      <w:proofErr w:type="spellEnd"/>
    </w:p>
    <w:p w14:paraId="49FD88A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([3])</w:t>
      </w:r>
    </w:p>
    <w:p w14:paraId="1E70D7E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查看初始化偏置</w:t>
      </w:r>
    </w:p>
    <w:p w14:paraId="6A183D5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layer(x)</w:t>
      </w:r>
    </w:p>
    <w:p w14:paraId="3EF727A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[[[[-0.0494, -0.1396, -0.0690,  ..., -0.1382, -0.0539, -0.1876],</w:t>
      </w:r>
    </w:p>
    <w:p w14:paraId="2AB9DA3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[-0.2185, -0.0116, -0.</w:t>
      </w:r>
      <w:proofErr w:type="gramStart"/>
      <w:r w:rsidRPr="00E32EF6">
        <w:rPr>
          <w:rFonts w:ascii="宋体" w:eastAsia="宋体" w:hAnsi="宋体" w:cs="宋体"/>
          <w:kern w:val="0"/>
          <w:sz w:val="24"/>
          <w:szCs w:val="24"/>
        </w:rPr>
        <w:t>1287,  ...</w:t>
      </w:r>
      <w:proofErr w:type="gramEnd"/>
      <w:r w:rsidRPr="00E32EF6">
        <w:rPr>
          <w:rFonts w:ascii="宋体" w:eastAsia="宋体" w:hAnsi="宋体" w:cs="宋体"/>
          <w:kern w:val="0"/>
          <w:sz w:val="24"/>
          <w:szCs w:val="24"/>
        </w:rPr>
        <w:t>,  0.1233, -0.0091,  0.0407],</w:t>
      </w:r>
    </w:p>
    <w:p w14:paraId="36F6071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w:t>
      </w:r>
      <w:proofErr w:type="gramStart"/>
      <w:r w:rsidRPr="00E32EF6">
        <w:rPr>
          <w:rFonts w:ascii="宋体" w:eastAsia="宋体" w:hAnsi="宋体" w:cs="宋体"/>
          <w:kern w:val="0"/>
          <w:sz w:val="24"/>
          <w:szCs w:val="24"/>
        </w:rPr>
        <w:t>0648,  0.0506</w:t>
      </w:r>
      <w:proofErr w:type="gramEnd"/>
      <w:r w:rsidRPr="00E32EF6">
        <w:rPr>
          <w:rFonts w:ascii="宋体" w:eastAsia="宋体" w:hAnsi="宋体" w:cs="宋体"/>
          <w:kern w:val="0"/>
          <w:sz w:val="24"/>
          <w:szCs w:val="24"/>
        </w:rPr>
        <w:t>, -0.1971,  ..., -0.2013,  0.1151, -0.0026],</w:t>
      </w:r>
    </w:p>
    <w:p w14:paraId="177AC84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
    <w:p w14:paraId="5C62649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[-0.4974, -0.5449, -0.</w:t>
      </w:r>
      <w:proofErr w:type="gramStart"/>
      <w:r w:rsidRPr="00E32EF6">
        <w:rPr>
          <w:rFonts w:ascii="宋体" w:eastAsia="宋体" w:hAnsi="宋体" w:cs="宋体"/>
          <w:kern w:val="0"/>
          <w:sz w:val="24"/>
          <w:szCs w:val="24"/>
        </w:rPr>
        <w:t>4583,  ...</w:t>
      </w:r>
      <w:proofErr w:type="gramEnd"/>
      <w:r w:rsidRPr="00E32EF6">
        <w:rPr>
          <w:rFonts w:ascii="宋体" w:eastAsia="宋体" w:hAnsi="宋体" w:cs="宋体"/>
          <w:kern w:val="0"/>
          <w:sz w:val="24"/>
          <w:szCs w:val="24"/>
        </w:rPr>
        <w:t>, -0.7153, -0.1890, -0.7381],</w:t>
      </w:r>
    </w:p>
    <w:p w14:paraId="45B91CE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[-0.4254, -0.6051, -0.</w:t>
      </w:r>
      <w:proofErr w:type="gramStart"/>
      <w:r w:rsidRPr="00E32EF6">
        <w:rPr>
          <w:rFonts w:ascii="宋体" w:eastAsia="宋体" w:hAnsi="宋体" w:cs="宋体"/>
          <w:kern w:val="0"/>
          <w:sz w:val="24"/>
          <w:szCs w:val="24"/>
        </w:rPr>
        <w:t>2578,  ...</w:t>
      </w:r>
      <w:proofErr w:type="gramEnd"/>
      <w:r w:rsidRPr="00E32EF6">
        <w:rPr>
          <w:rFonts w:ascii="宋体" w:eastAsia="宋体" w:hAnsi="宋体" w:cs="宋体"/>
          <w:kern w:val="0"/>
          <w:sz w:val="24"/>
          <w:szCs w:val="24"/>
        </w:rPr>
        <w:t>, -0.4957, -0.4128, -0.4875],</w:t>
      </w:r>
    </w:p>
    <w:p w14:paraId="6996273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[-0.5392, -0.4214, -0.</w:t>
      </w:r>
      <w:proofErr w:type="gramStart"/>
      <w:r w:rsidRPr="00E32EF6">
        <w:rPr>
          <w:rFonts w:ascii="宋体" w:eastAsia="宋体" w:hAnsi="宋体" w:cs="宋体"/>
          <w:kern w:val="0"/>
          <w:sz w:val="24"/>
          <w:szCs w:val="24"/>
        </w:rPr>
        <w:t>5671,  ...</w:t>
      </w:r>
      <w:proofErr w:type="gramEnd"/>
      <w:r w:rsidRPr="00E32EF6">
        <w:rPr>
          <w:rFonts w:ascii="宋体" w:eastAsia="宋体" w:hAnsi="宋体" w:cs="宋体"/>
          <w:kern w:val="0"/>
          <w:sz w:val="24"/>
          <w:szCs w:val="24"/>
        </w:rPr>
        <w:t>, -0.2785, -0.6113, -0.3150]]]],</w:t>
      </w:r>
    </w:p>
    <w:p w14:paraId="406BB21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grad_fn</w:t>
      </w:r>
      <w:proofErr w:type="spellEnd"/>
      <w:r w:rsidRPr="00E32EF6">
        <w:rPr>
          <w:rFonts w:ascii="宋体" w:eastAsia="宋体" w:hAnsi="宋体" w:cs="宋体"/>
          <w:kern w:val="0"/>
          <w:sz w:val="24"/>
          <w:szCs w:val="24"/>
        </w:rPr>
        <w:t>=&lt;ThnnConv2DBackward&gt;)</w:t>
      </w:r>
    </w:p>
    <w:p w14:paraId="7E9BE3E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进行一次卷积运算，实际是魔法方法__call__里调用了forward方法</w:t>
      </w:r>
    </w:p>
    <w:p w14:paraId="3D834D6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layer(x</w:t>
      </w:r>
      <w:proofErr w:type="gramStart"/>
      <w:r w:rsidRPr="00E32EF6">
        <w:rPr>
          <w:rFonts w:ascii="宋体" w:eastAsia="宋体" w:hAnsi="宋体" w:cs="宋体"/>
          <w:kern w:val="0"/>
          <w:sz w:val="24"/>
          <w:szCs w:val="24"/>
        </w:rPr>
        <w:t>).shape</w:t>
      </w:r>
      <w:proofErr w:type="gramEnd"/>
    </w:p>
    <w:p w14:paraId="713CD6F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 3, 26, 26])</w:t>
      </w:r>
    </w:p>
    <w:p w14:paraId="460F68D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可以看到计算后由于边框不补0，而滤波器大小为3x3，所以结果的长宽就变成了(height-3+1, weight-3+1)</w:t>
      </w:r>
    </w:p>
    <w:p w14:paraId="5835F96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layer1 = torch.</w:t>
      </w:r>
      <w:proofErr w:type="gramStart"/>
      <w:r w:rsidRPr="00E32EF6">
        <w:rPr>
          <w:rFonts w:ascii="宋体" w:eastAsia="宋体" w:hAnsi="宋体" w:cs="宋体"/>
          <w:kern w:val="0"/>
          <w:sz w:val="24"/>
          <w:szCs w:val="24"/>
        </w:rPr>
        <w:t>nn.Conv</w:t>
      </w:r>
      <w:proofErr w:type="gramEnd"/>
      <w:r w:rsidRPr="00E32EF6">
        <w:rPr>
          <w:rFonts w:ascii="宋体" w:eastAsia="宋体" w:hAnsi="宋体" w:cs="宋体"/>
          <w:kern w:val="0"/>
          <w:sz w:val="24"/>
          <w:szCs w:val="24"/>
        </w:rPr>
        <w:t xml:space="preserve">2d(1, 3, </w:t>
      </w:r>
      <w:proofErr w:type="spellStart"/>
      <w:r w:rsidRPr="00E32EF6">
        <w:rPr>
          <w:rFonts w:ascii="宋体" w:eastAsia="宋体" w:hAnsi="宋体" w:cs="宋体"/>
          <w:kern w:val="0"/>
          <w:sz w:val="24"/>
          <w:szCs w:val="24"/>
        </w:rPr>
        <w:t>kernel_size</w:t>
      </w:r>
      <w:proofErr w:type="spellEnd"/>
      <w:r w:rsidRPr="00E32EF6">
        <w:rPr>
          <w:rFonts w:ascii="宋体" w:eastAsia="宋体" w:hAnsi="宋体" w:cs="宋体"/>
          <w:kern w:val="0"/>
          <w:sz w:val="24"/>
          <w:szCs w:val="24"/>
        </w:rPr>
        <w:t>=3, stride=1, padding=1)</w:t>
      </w:r>
    </w:p>
    <w:p w14:paraId="29AE344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这里边缘补0</w:t>
      </w:r>
    </w:p>
    <w:p w14:paraId="1B180FF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layer1(x</w:t>
      </w:r>
      <w:proofErr w:type="gramStart"/>
      <w:r w:rsidRPr="00E32EF6">
        <w:rPr>
          <w:rFonts w:ascii="宋体" w:eastAsia="宋体" w:hAnsi="宋体" w:cs="宋体"/>
          <w:kern w:val="0"/>
          <w:sz w:val="24"/>
          <w:szCs w:val="24"/>
        </w:rPr>
        <w:t>).shape</w:t>
      </w:r>
      <w:proofErr w:type="gramEnd"/>
    </w:p>
    <w:p w14:paraId="0529227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 3, 28, 28])</w:t>
      </w:r>
    </w:p>
    <w:p w14:paraId="161CF24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可以看到由于边缘补0，所以大小没变</w:t>
      </w:r>
    </w:p>
    <w:p w14:paraId="6F8636B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layer2 = torch.</w:t>
      </w:r>
      <w:proofErr w:type="gramStart"/>
      <w:r w:rsidRPr="00E32EF6">
        <w:rPr>
          <w:rFonts w:ascii="宋体" w:eastAsia="宋体" w:hAnsi="宋体" w:cs="宋体"/>
          <w:kern w:val="0"/>
          <w:sz w:val="24"/>
          <w:szCs w:val="24"/>
        </w:rPr>
        <w:t>nn.Conv</w:t>
      </w:r>
      <w:proofErr w:type="gramEnd"/>
      <w:r w:rsidRPr="00E32EF6">
        <w:rPr>
          <w:rFonts w:ascii="宋体" w:eastAsia="宋体" w:hAnsi="宋体" w:cs="宋体"/>
          <w:kern w:val="0"/>
          <w:sz w:val="24"/>
          <w:szCs w:val="24"/>
        </w:rPr>
        <w:t xml:space="preserve">2d(1, 3, </w:t>
      </w:r>
      <w:proofErr w:type="spellStart"/>
      <w:r w:rsidRPr="00E32EF6">
        <w:rPr>
          <w:rFonts w:ascii="宋体" w:eastAsia="宋体" w:hAnsi="宋体" w:cs="宋体"/>
          <w:kern w:val="0"/>
          <w:sz w:val="24"/>
          <w:szCs w:val="24"/>
        </w:rPr>
        <w:t>kernel_size</w:t>
      </w:r>
      <w:proofErr w:type="spellEnd"/>
      <w:r w:rsidRPr="00E32EF6">
        <w:rPr>
          <w:rFonts w:ascii="宋体" w:eastAsia="宋体" w:hAnsi="宋体" w:cs="宋体"/>
          <w:kern w:val="0"/>
          <w:sz w:val="24"/>
          <w:szCs w:val="24"/>
        </w:rPr>
        <w:t>=3, stride=2, padding=0)</w:t>
      </w:r>
    </w:p>
    <w:p w14:paraId="0AEF31C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这里步长改成2</w:t>
      </w:r>
    </w:p>
    <w:p w14:paraId="1554700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layer2(x</w:t>
      </w:r>
      <w:proofErr w:type="gramStart"/>
      <w:r w:rsidRPr="00E32EF6">
        <w:rPr>
          <w:rFonts w:ascii="宋体" w:eastAsia="宋体" w:hAnsi="宋体" w:cs="宋体"/>
          <w:kern w:val="0"/>
          <w:sz w:val="24"/>
          <w:szCs w:val="24"/>
        </w:rPr>
        <w:t>).shape</w:t>
      </w:r>
      <w:proofErr w:type="gramEnd"/>
    </w:p>
    <w:p w14:paraId="635AE89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 3, 13, 13])</w:t>
      </w:r>
    </w:p>
    <w:p w14:paraId="3199516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结果的长宽就变成了((height-3+1)/2, (weight-3+1)/2)</w:t>
      </w:r>
    </w:p>
    <w:p w14:paraId="61D4BBE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layer3 = torch.</w:t>
      </w:r>
      <w:proofErr w:type="gramStart"/>
      <w:r w:rsidRPr="00E32EF6">
        <w:rPr>
          <w:rFonts w:ascii="宋体" w:eastAsia="宋体" w:hAnsi="宋体" w:cs="宋体"/>
          <w:kern w:val="0"/>
          <w:sz w:val="24"/>
          <w:szCs w:val="24"/>
        </w:rPr>
        <w:t>nn.Conv</w:t>
      </w:r>
      <w:proofErr w:type="gramEnd"/>
      <w:r w:rsidRPr="00E32EF6">
        <w:rPr>
          <w:rFonts w:ascii="宋体" w:eastAsia="宋体" w:hAnsi="宋体" w:cs="宋体"/>
          <w:kern w:val="0"/>
          <w:sz w:val="24"/>
          <w:szCs w:val="24"/>
        </w:rPr>
        <w:t xml:space="preserve">2d(1, 3, </w:t>
      </w:r>
      <w:proofErr w:type="spellStart"/>
      <w:r w:rsidRPr="00E32EF6">
        <w:rPr>
          <w:rFonts w:ascii="宋体" w:eastAsia="宋体" w:hAnsi="宋体" w:cs="宋体"/>
          <w:kern w:val="0"/>
          <w:sz w:val="24"/>
          <w:szCs w:val="24"/>
        </w:rPr>
        <w:t>kernel_size</w:t>
      </w:r>
      <w:proofErr w:type="spellEnd"/>
      <w:r w:rsidRPr="00E32EF6">
        <w:rPr>
          <w:rFonts w:ascii="宋体" w:eastAsia="宋体" w:hAnsi="宋体" w:cs="宋体"/>
          <w:kern w:val="0"/>
          <w:sz w:val="24"/>
          <w:szCs w:val="24"/>
        </w:rPr>
        <w:t>=3, stride=2, padding=1)</w:t>
      </w:r>
    </w:p>
    <w:p w14:paraId="393869F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这里边缘补0，且步长改成2</w:t>
      </w:r>
    </w:p>
    <w:p w14:paraId="4445667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layer3(x</w:t>
      </w:r>
      <w:proofErr w:type="gramStart"/>
      <w:r w:rsidRPr="00E32EF6">
        <w:rPr>
          <w:rFonts w:ascii="宋体" w:eastAsia="宋体" w:hAnsi="宋体" w:cs="宋体"/>
          <w:kern w:val="0"/>
          <w:sz w:val="24"/>
          <w:szCs w:val="24"/>
        </w:rPr>
        <w:t>).shape</w:t>
      </w:r>
      <w:proofErr w:type="gramEnd"/>
    </w:p>
    <w:p w14:paraId="3579DA1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 3, 14, 14])</w:t>
      </w:r>
    </w:p>
    <w:p w14:paraId="1EB0C14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可以看到结果的长宽就变成了(height/2, weight/2)</w:t>
      </w:r>
    </w:p>
    <w:p w14:paraId="7DF2C216"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函数式API举例：</w:t>
      </w:r>
    </w:p>
    <w:p w14:paraId="650CC04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(1, 1, 28, 28)</w:t>
      </w:r>
    </w:p>
    <w:p w14:paraId="3539280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(3, 1, 3, 3)</w:t>
      </w:r>
    </w:p>
    <w:p w14:paraId="6CC266C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输出3通道，输入1通道，尺寸3x3</w:t>
      </w:r>
    </w:p>
    <w:p w14:paraId="78ED6A8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b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(3)</w:t>
      </w:r>
    </w:p>
    <w:p w14:paraId="471DC57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偏置长度要和通道数一样</w:t>
      </w:r>
    </w:p>
    <w:p w14:paraId="5C2C63A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 = torch.</w:t>
      </w:r>
      <w:proofErr w:type="gramStart"/>
      <w:r w:rsidRPr="00E32EF6">
        <w:rPr>
          <w:rFonts w:ascii="宋体" w:eastAsia="宋体" w:hAnsi="宋体" w:cs="宋体"/>
          <w:kern w:val="0"/>
          <w:sz w:val="24"/>
          <w:szCs w:val="24"/>
        </w:rPr>
        <w:t>nn.functional</w:t>
      </w:r>
      <w:proofErr w:type="gramEnd"/>
      <w:r w:rsidRPr="00E32EF6">
        <w:rPr>
          <w:rFonts w:ascii="宋体" w:eastAsia="宋体" w:hAnsi="宋体" w:cs="宋体"/>
          <w:kern w:val="0"/>
          <w:sz w:val="24"/>
          <w:szCs w:val="24"/>
        </w:rPr>
        <w:t>.conv2d(x, w, b, stride=1, padding=1)</w:t>
      </w:r>
    </w:p>
    <w:p w14:paraId="2DF700B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w:t>
      </w:r>
    </w:p>
    <w:p w14:paraId="77E23AA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[[[[2.1963, 2.6321, 3.4186,  ..., 3.2495, 3.1609, 2.5473],</w:t>
      </w:r>
    </w:p>
    <w:p w14:paraId="3CF1D76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[2.5637, 3.4892, 4.0079</w:t>
      </w:r>
      <w:proofErr w:type="gramStart"/>
      <w:r w:rsidRPr="00E32EF6">
        <w:rPr>
          <w:rFonts w:ascii="宋体" w:eastAsia="宋体" w:hAnsi="宋体" w:cs="宋体"/>
          <w:kern w:val="0"/>
          <w:sz w:val="24"/>
          <w:szCs w:val="24"/>
        </w:rPr>
        <w:t>,  ...</w:t>
      </w:r>
      <w:proofErr w:type="gramEnd"/>
      <w:r w:rsidRPr="00E32EF6">
        <w:rPr>
          <w:rFonts w:ascii="宋体" w:eastAsia="宋体" w:hAnsi="宋体" w:cs="宋体"/>
          <w:kern w:val="0"/>
          <w:sz w:val="24"/>
          <w:szCs w:val="24"/>
        </w:rPr>
        <w:t>, 4.1167, 4.4497, 3.1637],</w:t>
      </w:r>
    </w:p>
    <w:p w14:paraId="24E1CBF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[2.7618, 3.2788, 3.2314</w:t>
      </w:r>
      <w:proofErr w:type="gramStart"/>
      <w:r w:rsidRPr="00E32EF6">
        <w:rPr>
          <w:rFonts w:ascii="宋体" w:eastAsia="宋体" w:hAnsi="宋体" w:cs="宋体"/>
          <w:kern w:val="0"/>
          <w:sz w:val="24"/>
          <w:szCs w:val="24"/>
        </w:rPr>
        <w:t>,  ...</w:t>
      </w:r>
      <w:proofErr w:type="gramEnd"/>
      <w:r w:rsidRPr="00E32EF6">
        <w:rPr>
          <w:rFonts w:ascii="宋体" w:eastAsia="宋体" w:hAnsi="宋体" w:cs="宋体"/>
          <w:kern w:val="0"/>
          <w:sz w:val="24"/>
          <w:szCs w:val="24"/>
        </w:rPr>
        <w:t>, 4.7185, 4.3128, 2.6393],</w:t>
      </w:r>
    </w:p>
    <w:p w14:paraId="055A56A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
    <w:p w14:paraId="75BB775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[1.3735, 2.3738, 1.8388</w:t>
      </w:r>
      <w:proofErr w:type="gramStart"/>
      <w:r w:rsidRPr="00E32EF6">
        <w:rPr>
          <w:rFonts w:ascii="宋体" w:eastAsia="宋体" w:hAnsi="宋体" w:cs="宋体"/>
          <w:kern w:val="0"/>
          <w:sz w:val="24"/>
          <w:szCs w:val="24"/>
        </w:rPr>
        <w:t>,  ...</w:t>
      </w:r>
      <w:proofErr w:type="gramEnd"/>
      <w:r w:rsidRPr="00E32EF6">
        <w:rPr>
          <w:rFonts w:ascii="宋体" w:eastAsia="宋体" w:hAnsi="宋体" w:cs="宋体"/>
          <w:kern w:val="0"/>
          <w:sz w:val="24"/>
          <w:szCs w:val="24"/>
        </w:rPr>
        <w:t>, 2.9912, 2.6638, 1.5941],</w:t>
      </w:r>
    </w:p>
    <w:p w14:paraId="33DF598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[2.1967, 2.0466, 2.0095</w:t>
      </w:r>
      <w:proofErr w:type="gramStart"/>
      <w:r w:rsidRPr="00E32EF6">
        <w:rPr>
          <w:rFonts w:ascii="宋体" w:eastAsia="宋体" w:hAnsi="宋体" w:cs="宋体"/>
          <w:kern w:val="0"/>
          <w:sz w:val="24"/>
          <w:szCs w:val="24"/>
        </w:rPr>
        <w:t>,  ...</w:t>
      </w:r>
      <w:proofErr w:type="gramEnd"/>
      <w:r w:rsidRPr="00E32EF6">
        <w:rPr>
          <w:rFonts w:ascii="宋体" w:eastAsia="宋体" w:hAnsi="宋体" w:cs="宋体"/>
          <w:kern w:val="0"/>
          <w:sz w:val="24"/>
          <w:szCs w:val="24"/>
        </w:rPr>
        <w:t>, 3.3192, 2.9521, 2.2673],</w:t>
      </w:r>
    </w:p>
    <w:p w14:paraId="1A7A0D4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[1.6091, 2.1341, 1.5108</w:t>
      </w:r>
      <w:proofErr w:type="gramStart"/>
      <w:r w:rsidRPr="00E32EF6">
        <w:rPr>
          <w:rFonts w:ascii="宋体" w:eastAsia="宋体" w:hAnsi="宋体" w:cs="宋体"/>
          <w:kern w:val="0"/>
          <w:sz w:val="24"/>
          <w:szCs w:val="24"/>
        </w:rPr>
        <w:t>,  ...</w:t>
      </w:r>
      <w:proofErr w:type="gramEnd"/>
      <w:r w:rsidRPr="00E32EF6">
        <w:rPr>
          <w:rFonts w:ascii="宋体" w:eastAsia="宋体" w:hAnsi="宋体" w:cs="宋体"/>
          <w:kern w:val="0"/>
          <w:sz w:val="24"/>
          <w:szCs w:val="24"/>
        </w:rPr>
        <w:t>, 2.1684, 2.4585, 1.7931]]]])</w:t>
      </w:r>
    </w:p>
    <w:p w14:paraId="575BF49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layer.shape</w:t>
      </w:r>
      <w:proofErr w:type="spellEnd"/>
      <w:proofErr w:type="gramEnd"/>
    </w:p>
    <w:p w14:paraId="7DC4487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 3, 28, 28])</w:t>
      </w:r>
    </w:p>
    <w:p w14:paraId="6E1CA264"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gramStart"/>
      <w:r w:rsidRPr="00E32EF6">
        <w:rPr>
          <w:rFonts w:ascii="宋体" w:eastAsia="宋体" w:hAnsi="宋体" w:cs="宋体"/>
          <w:b/>
          <w:bCs/>
          <w:kern w:val="0"/>
          <w:sz w:val="15"/>
          <w:szCs w:val="15"/>
        </w:rPr>
        <w:t>池化层</w:t>
      </w:r>
      <w:proofErr w:type="gramEnd"/>
    </w:p>
    <w:p w14:paraId="5B8EDA20"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函数式API：torch.nn.functional.max_pool2d，类API：torch.nn.MaxPool2d，类API举例：</w:t>
      </w:r>
    </w:p>
    <w:p w14:paraId="1252EAF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(1, 1, 28, 28)</w:t>
      </w:r>
    </w:p>
    <w:p w14:paraId="120C204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 = torch.</w:t>
      </w:r>
      <w:proofErr w:type="gramStart"/>
      <w:r w:rsidRPr="00E32EF6">
        <w:rPr>
          <w:rFonts w:ascii="宋体" w:eastAsia="宋体" w:hAnsi="宋体" w:cs="宋体"/>
          <w:kern w:val="0"/>
          <w:sz w:val="24"/>
          <w:szCs w:val="24"/>
        </w:rPr>
        <w:t>nn.MaxPool</w:t>
      </w:r>
      <w:proofErr w:type="gramEnd"/>
      <w:r w:rsidRPr="00E32EF6">
        <w:rPr>
          <w:rFonts w:ascii="宋体" w:eastAsia="宋体" w:hAnsi="宋体" w:cs="宋体"/>
          <w:kern w:val="0"/>
          <w:sz w:val="24"/>
          <w:szCs w:val="24"/>
        </w:rPr>
        <w:t>2d(3, stride=2)</w:t>
      </w:r>
    </w:p>
    <w:p w14:paraId="763F1FE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尺寸3x3，步长为2</w:t>
      </w:r>
    </w:p>
    <w:p w14:paraId="6EB6DDA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layer(x)</w:t>
      </w:r>
    </w:p>
    <w:p w14:paraId="7861D3C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[[[[0.9301, 0.9342, 0.9606, 0.9922, 0.9754, 0.9055, 0.7142, 0.9882,</w:t>
      </w:r>
    </w:p>
    <w:p w14:paraId="5C06C5E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           0.9803, 0.8054, 0.9903, 0.9903, 0.9426],</w:t>
      </w:r>
    </w:p>
    <w:p w14:paraId="0AE3CAF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
    <w:p w14:paraId="5FEE7CE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[0.8873, 0.8873, 0.9324, 0.9876, 0.9566, 0.9225, 0.9673, 0.9675,</w:t>
      </w:r>
    </w:p>
    <w:p w14:paraId="5B3BCBC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0.9977, 0.9977, 0.9552, 0.9552, 0.8689]]]])</w:t>
      </w:r>
    </w:p>
    <w:p w14:paraId="200604F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layer(x</w:t>
      </w:r>
      <w:proofErr w:type="gramStart"/>
      <w:r w:rsidRPr="00E32EF6">
        <w:rPr>
          <w:rFonts w:ascii="宋体" w:eastAsia="宋体" w:hAnsi="宋体" w:cs="宋体"/>
          <w:kern w:val="0"/>
          <w:sz w:val="24"/>
          <w:szCs w:val="24"/>
        </w:rPr>
        <w:t>).shape</w:t>
      </w:r>
      <w:proofErr w:type="gramEnd"/>
    </w:p>
    <w:p w14:paraId="21F91F8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 1, 13, 13])</w:t>
      </w:r>
    </w:p>
    <w:p w14:paraId="6D3AF619"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还有个</w:t>
      </w:r>
      <w:proofErr w:type="spellStart"/>
      <w:r w:rsidRPr="00E32EF6">
        <w:rPr>
          <w:rFonts w:ascii="宋体" w:eastAsia="宋体" w:hAnsi="宋体" w:cs="宋体"/>
          <w:kern w:val="0"/>
          <w:sz w:val="24"/>
          <w:szCs w:val="24"/>
        </w:rPr>
        <w:t>avgpool</w:t>
      </w:r>
      <w:proofErr w:type="spellEnd"/>
      <w:r w:rsidRPr="00E32EF6">
        <w:rPr>
          <w:rFonts w:ascii="宋体" w:eastAsia="宋体" w:hAnsi="宋体" w:cs="宋体"/>
          <w:kern w:val="0"/>
          <w:sz w:val="24"/>
          <w:szCs w:val="24"/>
        </w:rPr>
        <w:t>（函数式API：torch.nn.functional.avg_pool2d，类API：torch.nn.AvgPool2d），和</w:t>
      </w:r>
      <w:proofErr w:type="spellStart"/>
      <w:r w:rsidRPr="00E32EF6">
        <w:rPr>
          <w:rFonts w:ascii="宋体" w:eastAsia="宋体" w:hAnsi="宋体" w:cs="宋体"/>
          <w:kern w:val="0"/>
          <w:sz w:val="24"/>
          <w:szCs w:val="24"/>
        </w:rPr>
        <w:t>maxpool</w:t>
      </w:r>
      <w:proofErr w:type="spellEnd"/>
      <w:r w:rsidRPr="00E32EF6">
        <w:rPr>
          <w:rFonts w:ascii="宋体" w:eastAsia="宋体" w:hAnsi="宋体" w:cs="宋体"/>
          <w:kern w:val="0"/>
          <w:sz w:val="24"/>
          <w:szCs w:val="24"/>
        </w:rPr>
        <w:t>不一样的是：</w:t>
      </w:r>
      <w:proofErr w:type="spellStart"/>
      <w:r w:rsidRPr="00E32EF6">
        <w:rPr>
          <w:rFonts w:ascii="宋体" w:eastAsia="宋体" w:hAnsi="宋体" w:cs="宋体"/>
          <w:kern w:val="0"/>
          <w:sz w:val="24"/>
          <w:szCs w:val="24"/>
        </w:rPr>
        <w:t>maxpool</w:t>
      </w:r>
      <w:proofErr w:type="spellEnd"/>
      <w:r w:rsidRPr="00E32EF6">
        <w:rPr>
          <w:rFonts w:ascii="宋体" w:eastAsia="宋体" w:hAnsi="宋体" w:cs="宋体"/>
          <w:kern w:val="0"/>
          <w:sz w:val="24"/>
          <w:szCs w:val="24"/>
        </w:rPr>
        <w:t>是取最大值，而</w:t>
      </w:r>
      <w:proofErr w:type="spellStart"/>
      <w:r w:rsidRPr="00E32EF6">
        <w:rPr>
          <w:rFonts w:ascii="宋体" w:eastAsia="宋体" w:hAnsi="宋体" w:cs="宋体"/>
          <w:kern w:val="0"/>
          <w:sz w:val="24"/>
          <w:szCs w:val="24"/>
        </w:rPr>
        <w:t>avgpool</w:t>
      </w:r>
      <w:proofErr w:type="spellEnd"/>
      <w:r w:rsidRPr="00E32EF6">
        <w:rPr>
          <w:rFonts w:ascii="宋体" w:eastAsia="宋体" w:hAnsi="宋体" w:cs="宋体"/>
          <w:kern w:val="0"/>
          <w:sz w:val="24"/>
          <w:szCs w:val="24"/>
        </w:rPr>
        <w:t>取的是平均值，举例：</w:t>
      </w:r>
    </w:p>
    <w:p w14:paraId="0A00138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torch.nn.functional.avg_pool2</w:t>
      </w:r>
      <w:proofErr w:type="gramStart"/>
      <w:r w:rsidRPr="00E32EF6">
        <w:rPr>
          <w:rFonts w:ascii="宋体" w:eastAsia="宋体" w:hAnsi="宋体" w:cs="宋体"/>
          <w:kern w:val="0"/>
          <w:sz w:val="24"/>
          <w:szCs w:val="24"/>
        </w:rPr>
        <w:t>d(</w:t>
      </w:r>
      <w:proofErr w:type="gramEnd"/>
      <w:r w:rsidRPr="00E32EF6">
        <w:rPr>
          <w:rFonts w:ascii="宋体" w:eastAsia="宋体" w:hAnsi="宋体" w:cs="宋体"/>
          <w:kern w:val="0"/>
          <w:sz w:val="24"/>
          <w:szCs w:val="24"/>
        </w:rPr>
        <w:t>x, 3, stride=2)</w:t>
      </w:r>
    </w:p>
    <w:p w14:paraId="3FFA9C1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[[[[0.5105, 0.6301, 0.5491, 0.4691, 0.5788, 0.4525, 0.3903, 0.5718,</w:t>
      </w:r>
    </w:p>
    <w:p w14:paraId="0C428A4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0.6259, 0.3388, 0.4169, 0.6122, 0.4760],</w:t>
      </w:r>
    </w:p>
    <w:p w14:paraId="6FBF858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
    <w:p w14:paraId="2173888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[0.4705, 0.5332, 0.4150, 0.5000, 0.5686, 0.5325, 0.6241, 0.4926,</w:t>
      </w:r>
    </w:p>
    <w:p w14:paraId="68498B4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0.4646, 0.3121, 0.2975, 0.5203, 0.5701]]]])</w:t>
      </w:r>
    </w:p>
    <w:p w14:paraId="6870A2F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torch.nn.functional.avg_pool2</w:t>
      </w:r>
      <w:proofErr w:type="gramStart"/>
      <w:r w:rsidRPr="00E32EF6">
        <w:rPr>
          <w:rFonts w:ascii="宋体" w:eastAsia="宋体" w:hAnsi="宋体" w:cs="宋体"/>
          <w:kern w:val="0"/>
          <w:sz w:val="24"/>
          <w:szCs w:val="24"/>
        </w:rPr>
        <w:t>d(</w:t>
      </w:r>
      <w:proofErr w:type="gramEnd"/>
      <w:r w:rsidRPr="00E32EF6">
        <w:rPr>
          <w:rFonts w:ascii="宋体" w:eastAsia="宋体" w:hAnsi="宋体" w:cs="宋体"/>
          <w:kern w:val="0"/>
          <w:sz w:val="24"/>
          <w:szCs w:val="24"/>
        </w:rPr>
        <w:t>x, 3, stride=2).shape</w:t>
      </w:r>
    </w:p>
    <w:p w14:paraId="4427DF5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 1, 13, 13])</w:t>
      </w:r>
    </w:p>
    <w:p w14:paraId="48AF62F2"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flatten</w:t>
      </w:r>
    </w:p>
    <w:p w14:paraId="0B73B80E"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将张量转成一维，举例：</w:t>
      </w:r>
    </w:p>
    <w:p w14:paraId="7168B84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torch.flatten</w:t>
      </w:r>
      <w:proofErr w:type="spellEnd"/>
      <w:proofErr w:type="gram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torch.rand</w:t>
      </w:r>
      <w:proofErr w:type="spellEnd"/>
      <w:r w:rsidRPr="00E32EF6">
        <w:rPr>
          <w:rFonts w:ascii="宋体" w:eastAsia="宋体" w:hAnsi="宋体" w:cs="宋体"/>
          <w:kern w:val="0"/>
          <w:sz w:val="24"/>
          <w:szCs w:val="24"/>
        </w:rPr>
        <w:t>(2,2))</w:t>
      </w:r>
    </w:p>
    <w:p w14:paraId="5971F7F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[0.1339, 0.5694, 0.9034, 0.6025])</w:t>
      </w:r>
    </w:p>
    <w:p w14:paraId="0442DB4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torch.flatten</w:t>
      </w:r>
      <w:proofErr w:type="spellEnd"/>
      <w:proofErr w:type="gram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torch.rand</w:t>
      </w:r>
      <w:proofErr w:type="spellEnd"/>
      <w:r w:rsidRPr="00E32EF6">
        <w:rPr>
          <w:rFonts w:ascii="宋体" w:eastAsia="宋体" w:hAnsi="宋体" w:cs="宋体"/>
          <w:kern w:val="0"/>
          <w:sz w:val="24"/>
          <w:szCs w:val="24"/>
        </w:rPr>
        <w:t>(2,2)).shape</w:t>
      </w:r>
    </w:p>
    <w:p w14:paraId="13E2379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([4])</w:t>
      </w:r>
    </w:p>
    <w:p w14:paraId="687C4432"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向上取样</w:t>
      </w:r>
    </w:p>
    <w:p w14:paraId="02511AEB"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将图片放大/缩小成原来的几倍，函数式API：</w:t>
      </w:r>
      <w:proofErr w:type="spellStart"/>
      <w:r w:rsidRPr="00E32EF6">
        <w:rPr>
          <w:rFonts w:ascii="宋体" w:eastAsia="宋体" w:hAnsi="宋体" w:cs="宋体"/>
          <w:kern w:val="0"/>
          <w:sz w:val="24"/>
          <w:szCs w:val="24"/>
        </w:rPr>
        <w:t>torch.nn.functional.interpolate</w:t>
      </w:r>
      <w:proofErr w:type="spellEnd"/>
      <w:r w:rsidRPr="00E32EF6">
        <w:rPr>
          <w:rFonts w:ascii="宋体" w:eastAsia="宋体" w:hAnsi="宋体" w:cs="宋体"/>
          <w:kern w:val="0"/>
          <w:sz w:val="24"/>
          <w:szCs w:val="24"/>
        </w:rPr>
        <w:t>，举例：</w:t>
      </w:r>
    </w:p>
    <w:p w14:paraId="7C825A4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(1, 1, 2, 2)</w:t>
      </w:r>
    </w:p>
    <w:p w14:paraId="2FCF06E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可以理解成1张1通道的2x2图片</w:t>
      </w:r>
    </w:p>
    <w:p w14:paraId="3448AF0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x</w:t>
      </w:r>
    </w:p>
    <w:p w14:paraId="6370451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lastRenderedPageBreak/>
        <w:t>tensor(</w:t>
      </w:r>
      <w:proofErr w:type="gramEnd"/>
      <w:r w:rsidRPr="00E32EF6">
        <w:rPr>
          <w:rFonts w:ascii="宋体" w:eastAsia="宋体" w:hAnsi="宋体" w:cs="宋体"/>
          <w:kern w:val="0"/>
          <w:sz w:val="24"/>
          <w:szCs w:val="24"/>
        </w:rPr>
        <w:t>[[[[0.9098, 0.7948],</w:t>
      </w:r>
    </w:p>
    <w:p w14:paraId="651836A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[0.0670, 0.3906]]]])</w:t>
      </w:r>
    </w:p>
    <w:p w14:paraId="6CF4E18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nn.functional</w:t>
      </w:r>
      <w:proofErr w:type="gramEnd"/>
      <w:r w:rsidRPr="00E32EF6">
        <w:rPr>
          <w:rFonts w:ascii="宋体" w:eastAsia="宋体" w:hAnsi="宋体" w:cs="宋体"/>
          <w:kern w:val="0"/>
          <w:sz w:val="24"/>
          <w:szCs w:val="24"/>
        </w:rPr>
        <w:t>.interpolate</w:t>
      </w:r>
      <w:proofErr w:type="spellEnd"/>
      <w:r w:rsidRPr="00E32EF6">
        <w:rPr>
          <w:rFonts w:ascii="宋体" w:eastAsia="宋体" w:hAnsi="宋体" w:cs="宋体"/>
          <w:kern w:val="0"/>
          <w:sz w:val="24"/>
          <w:szCs w:val="24"/>
        </w:rPr>
        <w:t xml:space="preserve">(x, </w:t>
      </w:r>
      <w:proofErr w:type="spellStart"/>
      <w:r w:rsidRPr="00E32EF6">
        <w:rPr>
          <w:rFonts w:ascii="宋体" w:eastAsia="宋体" w:hAnsi="宋体" w:cs="宋体"/>
          <w:kern w:val="0"/>
          <w:sz w:val="24"/>
          <w:szCs w:val="24"/>
        </w:rPr>
        <w:t>scale_factor</w:t>
      </w:r>
      <w:proofErr w:type="spellEnd"/>
      <w:r w:rsidRPr="00E32EF6">
        <w:rPr>
          <w:rFonts w:ascii="宋体" w:eastAsia="宋体" w:hAnsi="宋体" w:cs="宋体"/>
          <w:kern w:val="0"/>
          <w:sz w:val="24"/>
          <w:szCs w:val="24"/>
        </w:rPr>
        <w:t>=2, mode='nearest').shape</w:t>
      </w:r>
    </w:p>
    <w:p w14:paraId="097D01D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 1, 4, 4])</w:t>
      </w:r>
    </w:p>
    <w:p w14:paraId="1BBC4A1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可以看到数据被放大了一倍</w:t>
      </w:r>
    </w:p>
    <w:p w14:paraId="2172CB3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nn.functional</w:t>
      </w:r>
      <w:proofErr w:type="gramEnd"/>
      <w:r w:rsidRPr="00E32EF6">
        <w:rPr>
          <w:rFonts w:ascii="宋体" w:eastAsia="宋体" w:hAnsi="宋体" w:cs="宋体"/>
          <w:kern w:val="0"/>
          <w:sz w:val="24"/>
          <w:szCs w:val="24"/>
        </w:rPr>
        <w:t>.interpolate</w:t>
      </w:r>
      <w:proofErr w:type="spellEnd"/>
      <w:r w:rsidRPr="00E32EF6">
        <w:rPr>
          <w:rFonts w:ascii="宋体" w:eastAsia="宋体" w:hAnsi="宋体" w:cs="宋体"/>
          <w:kern w:val="0"/>
          <w:sz w:val="24"/>
          <w:szCs w:val="24"/>
        </w:rPr>
        <w:t xml:space="preserve">(x, </w:t>
      </w:r>
      <w:proofErr w:type="spellStart"/>
      <w:r w:rsidRPr="00E32EF6">
        <w:rPr>
          <w:rFonts w:ascii="宋体" w:eastAsia="宋体" w:hAnsi="宋体" w:cs="宋体"/>
          <w:kern w:val="0"/>
          <w:sz w:val="24"/>
          <w:szCs w:val="24"/>
        </w:rPr>
        <w:t>scale_factor</w:t>
      </w:r>
      <w:proofErr w:type="spellEnd"/>
      <w:r w:rsidRPr="00E32EF6">
        <w:rPr>
          <w:rFonts w:ascii="宋体" w:eastAsia="宋体" w:hAnsi="宋体" w:cs="宋体"/>
          <w:kern w:val="0"/>
          <w:sz w:val="24"/>
          <w:szCs w:val="24"/>
        </w:rPr>
        <w:t>=2, mode='nearest')</w:t>
      </w:r>
    </w:p>
    <w:p w14:paraId="4BEAD0A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[[[[0.9098, 0.9098, 0.7948, 0.7948],</w:t>
      </w:r>
    </w:p>
    <w:p w14:paraId="0A54529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[0.9098, 0.9098, 0.7948, 0.7948],</w:t>
      </w:r>
    </w:p>
    <w:p w14:paraId="5FF056B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[0.0670, 0.0670, 0.3906, 0.3906],</w:t>
      </w:r>
    </w:p>
    <w:p w14:paraId="223BCD1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[0.0670, 0.0670, 0.3906, 0.3906]]]])</w:t>
      </w:r>
    </w:p>
    <w:p w14:paraId="6B3731E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可以看到是往横纵向都复制成原来的对应倍数</w:t>
      </w:r>
    </w:p>
    <w:p w14:paraId="3F819F1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nn.functional</w:t>
      </w:r>
      <w:proofErr w:type="gramEnd"/>
      <w:r w:rsidRPr="00E32EF6">
        <w:rPr>
          <w:rFonts w:ascii="宋体" w:eastAsia="宋体" w:hAnsi="宋体" w:cs="宋体"/>
          <w:kern w:val="0"/>
          <w:sz w:val="24"/>
          <w:szCs w:val="24"/>
        </w:rPr>
        <w:t>.interpolate</w:t>
      </w:r>
      <w:proofErr w:type="spellEnd"/>
      <w:r w:rsidRPr="00E32EF6">
        <w:rPr>
          <w:rFonts w:ascii="宋体" w:eastAsia="宋体" w:hAnsi="宋体" w:cs="宋体"/>
          <w:kern w:val="0"/>
          <w:sz w:val="24"/>
          <w:szCs w:val="24"/>
        </w:rPr>
        <w:t xml:space="preserve">(x, </w:t>
      </w:r>
      <w:proofErr w:type="spellStart"/>
      <w:r w:rsidRPr="00E32EF6">
        <w:rPr>
          <w:rFonts w:ascii="宋体" w:eastAsia="宋体" w:hAnsi="宋体" w:cs="宋体"/>
          <w:kern w:val="0"/>
          <w:sz w:val="24"/>
          <w:szCs w:val="24"/>
        </w:rPr>
        <w:t>scale_factor</w:t>
      </w:r>
      <w:proofErr w:type="spellEnd"/>
      <w:r w:rsidRPr="00E32EF6">
        <w:rPr>
          <w:rFonts w:ascii="宋体" w:eastAsia="宋体" w:hAnsi="宋体" w:cs="宋体"/>
          <w:kern w:val="0"/>
          <w:sz w:val="24"/>
          <w:szCs w:val="24"/>
        </w:rPr>
        <w:t>=0.5, mode='nearest')</w:t>
      </w:r>
    </w:p>
    <w:p w14:paraId="6AC1161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[[[[0.9098]]]])</w:t>
      </w:r>
    </w:p>
    <w:p w14:paraId="0C7936F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将数据缩小一倍，可以看到取那一部分的第一个数据</w:t>
      </w:r>
    </w:p>
    <w:p w14:paraId="213D7313"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b/>
          <w:bCs/>
          <w:kern w:val="0"/>
          <w:sz w:val="24"/>
          <w:szCs w:val="24"/>
        </w:rPr>
        <w:t>注：</w:t>
      </w:r>
      <w:r w:rsidRPr="00E32EF6">
        <w:rPr>
          <w:rFonts w:ascii="宋体" w:eastAsia="宋体" w:hAnsi="宋体" w:cs="宋体"/>
          <w:kern w:val="0"/>
          <w:sz w:val="24"/>
          <w:szCs w:val="24"/>
        </w:rPr>
        <w:br/>
        <w:t>还有如</w:t>
      </w:r>
      <w:proofErr w:type="spellStart"/>
      <w:r w:rsidRPr="00E32EF6">
        <w:rPr>
          <w:rFonts w:ascii="宋体" w:eastAsia="宋体" w:hAnsi="宋体" w:cs="宋体"/>
          <w:kern w:val="0"/>
          <w:sz w:val="24"/>
          <w:szCs w:val="24"/>
        </w:rPr>
        <w:t>Upsampling</w:t>
      </w:r>
      <w:proofErr w:type="spellEnd"/>
      <w:r w:rsidRPr="00E32EF6">
        <w:rPr>
          <w:rFonts w:ascii="宋体" w:eastAsia="宋体" w:hAnsi="宋体" w:cs="宋体"/>
          <w:kern w:val="0"/>
          <w:sz w:val="24"/>
          <w:szCs w:val="24"/>
        </w:rPr>
        <w:t>、UpsamplingNearest2d也是向上采样，现在已经逐渐被interpolate给取代。上面interpolate示例参数中mode='nearest'时，相当于该UpsamplingNearest2d，函数式API：</w:t>
      </w:r>
      <w:proofErr w:type="spellStart"/>
      <w:r w:rsidRPr="00E32EF6">
        <w:rPr>
          <w:rFonts w:ascii="宋体" w:eastAsia="宋体" w:hAnsi="宋体" w:cs="宋体"/>
          <w:kern w:val="0"/>
          <w:sz w:val="24"/>
          <w:szCs w:val="24"/>
        </w:rPr>
        <w:t>torch.nn.functional.upsample_nearest</w:t>
      </w:r>
      <w:proofErr w:type="spellEnd"/>
      <w:r w:rsidRPr="00E32EF6">
        <w:rPr>
          <w:rFonts w:ascii="宋体" w:eastAsia="宋体" w:hAnsi="宋体" w:cs="宋体"/>
          <w:kern w:val="0"/>
          <w:sz w:val="24"/>
          <w:szCs w:val="24"/>
        </w:rPr>
        <w:t>，函数式API：torch.nn.UpsamplingNearest2d，类API举例：</w:t>
      </w:r>
    </w:p>
    <w:p w14:paraId="4D746A3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(1, 1, 2, 2)</w:t>
      </w:r>
    </w:p>
    <w:p w14:paraId="061C3A7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x</w:t>
      </w:r>
    </w:p>
    <w:p w14:paraId="03FBC9B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[[[[0.9977, 0.9778],</w:t>
      </w:r>
    </w:p>
    <w:p w14:paraId="6D75325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[0.4167, 0.6936]]]])</w:t>
      </w:r>
    </w:p>
    <w:p w14:paraId="4418FF6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nn.functional</w:t>
      </w:r>
      <w:proofErr w:type="gramEnd"/>
      <w:r w:rsidRPr="00E32EF6">
        <w:rPr>
          <w:rFonts w:ascii="宋体" w:eastAsia="宋体" w:hAnsi="宋体" w:cs="宋体"/>
          <w:kern w:val="0"/>
          <w:sz w:val="24"/>
          <w:szCs w:val="24"/>
        </w:rPr>
        <w:t>.upsample_nearest</w:t>
      </w:r>
      <w:proofErr w:type="spellEnd"/>
      <w:r w:rsidRPr="00E32EF6">
        <w:rPr>
          <w:rFonts w:ascii="宋体" w:eastAsia="宋体" w:hAnsi="宋体" w:cs="宋体"/>
          <w:kern w:val="0"/>
          <w:sz w:val="24"/>
          <w:szCs w:val="24"/>
        </w:rPr>
        <w:t xml:space="preserve">(x, </w:t>
      </w:r>
      <w:proofErr w:type="spellStart"/>
      <w:r w:rsidRPr="00E32EF6">
        <w:rPr>
          <w:rFonts w:ascii="宋体" w:eastAsia="宋体" w:hAnsi="宋体" w:cs="宋体"/>
          <w:kern w:val="0"/>
          <w:sz w:val="24"/>
          <w:szCs w:val="24"/>
        </w:rPr>
        <w:t>scale_factor</w:t>
      </w:r>
      <w:proofErr w:type="spellEnd"/>
      <w:r w:rsidRPr="00E32EF6">
        <w:rPr>
          <w:rFonts w:ascii="宋体" w:eastAsia="宋体" w:hAnsi="宋体" w:cs="宋体"/>
          <w:kern w:val="0"/>
          <w:sz w:val="24"/>
          <w:szCs w:val="24"/>
        </w:rPr>
        <w:t>=2).shape</w:t>
      </w:r>
    </w:p>
    <w:p w14:paraId="0E0C184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 1, 4, 4])</w:t>
      </w:r>
    </w:p>
    <w:p w14:paraId="010BEBD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nn.functional</w:t>
      </w:r>
      <w:proofErr w:type="gramEnd"/>
      <w:r w:rsidRPr="00E32EF6">
        <w:rPr>
          <w:rFonts w:ascii="宋体" w:eastAsia="宋体" w:hAnsi="宋体" w:cs="宋体"/>
          <w:kern w:val="0"/>
          <w:sz w:val="24"/>
          <w:szCs w:val="24"/>
        </w:rPr>
        <w:t>.upsample_nearest</w:t>
      </w:r>
      <w:proofErr w:type="spellEnd"/>
      <w:r w:rsidRPr="00E32EF6">
        <w:rPr>
          <w:rFonts w:ascii="宋体" w:eastAsia="宋体" w:hAnsi="宋体" w:cs="宋体"/>
          <w:kern w:val="0"/>
          <w:sz w:val="24"/>
          <w:szCs w:val="24"/>
        </w:rPr>
        <w:t xml:space="preserve">(x, </w:t>
      </w:r>
      <w:proofErr w:type="spellStart"/>
      <w:r w:rsidRPr="00E32EF6">
        <w:rPr>
          <w:rFonts w:ascii="宋体" w:eastAsia="宋体" w:hAnsi="宋体" w:cs="宋体"/>
          <w:kern w:val="0"/>
          <w:sz w:val="24"/>
          <w:szCs w:val="24"/>
        </w:rPr>
        <w:t>scale_factor</w:t>
      </w:r>
      <w:proofErr w:type="spellEnd"/>
      <w:r w:rsidRPr="00E32EF6">
        <w:rPr>
          <w:rFonts w:ascii="宋体" w:eastAsia="宋体" w:hAnsi="宋体" w:cs="宋体"/>
          <w:kern w:val="0"/>
          <w:sz w:val="24"/>
          <w:szCs w:val="24"/>
        </w:rPr>
        <w:t>=2)</w:t>
      </w:r>
    </w:p>
    <w:p w14:paraId="4162F8E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[[[[0.9977, 0.9977, 0.9778, 0.9778],</w:t>
      </w:r>
    </w:p>
    <w:p w14:paraId="0CF3D4C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[0.9977, 0.9977, 0.9778, 0.9778],</w:t>
      </w:r>
    </w:p>
    <w:p w14:paraId="01364B8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[0.4167, 0.4167, 0.6936, 0.6936],</w:t>
      </w:r>
    </w:p>
    <w:p w14:paraId="1AFB67B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[0.4167, 0.4167, 0.6936, 0.6936]]]])</w:t>
      </w:r>
    </w:p>
    <w:p w14:paraId="39C66E69"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嵌入层</w:t>
      </w:r>
    </w:p>
    <w:p w14:paraId="0C868774"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lastRenderedPageBreak/>
        <w:t>常用于定义词向量，可以理解embedding层定义了一个词典用来存储和表示所有的词向量，而传入的数据则会根据索引找到对应的词向量，函数式API：</w:t>
      </w:r>
      <w:proofErr w:type="spellStart"/>
      <w:r w:rsidRPr="00E32EF6">
        <w:rPr>
          <w:rFonts w:ascii="宋体" w:eastAsia="宋体" w:hAnsi="宋体" w:cs="宋体"/>
          <w:kern w:val="0"/>
          <w:sz w:val="24"/>
          <w:szCs w:val="24"/>
        </w:rPr>
        <w:t>torch.nn.functional.embedding</w:t>
      </w:r>
      <w:proofErr w:type="spellEnd"/>
      <w:r w:rsidRPr="00E32EF6">
        <w:rPr>
          <w:rFonts w:ascii="宋体" w:eastAsia="宋体" w:hAnsi="宋体" w:cs="宋体"/>
          <w:kern w:val="0"/>
          <w:sz w:val="24"/>
          <w:szCs w:val="24"/>
        </w:rPr>
        <w:t>，类API：</w:t>
      </w:r>
      <w:proofErr w:type="spellStart"/>
      <w:r w:rsidRPr="00E32EF6">
        <w:rPr>
          <w:rFonts w:ascii="宋体" w:eastAsia="宋体" w:hAnsi="宋体" w:cs="宋体"/>
          <w:kern w:val="0"/>
          <w:sz w:val="24"/>
          <w:szCs w:val="24"/>
        </w:rPr>
        <w:t>torch.nn.Embedding</w:t>
      </w:r>
      <w:proofErr w:type="spellEnd"/>
      <w:r w:rsidRPr="00E32EF6">
        <w:rPr>
          <w:rFonts w:ascii="宋体" w:eastAsia="宋体" w:hAnsi="宋体" w:cs="宋体"/>
          <w:kern w:val="0"/>
          <w:sz w:val="24"/>
          <w:szCs w:val="24"/>
        </w:rPr>
        <w:t>，类API举例：</w:t>
      </w:r>
    </w:p>
    <w:p w14:paraId="20072C1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embed =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nn.Embedding</w:t>
      </w:r>
      <w:proofErr w:type="spellEnd"/>
      <w:proofErr w:type="gramEnd"/>
      <w:r w:rsidRPr="00E32EF6">
        <w:rPr>
          <w:rFonts w:ascii="宋体" w:eastAsia="宋体" w:hAnsi="宋体" w:cs="宋体"/>
          <w:kern w:val="0"/>
          <w:sz w:val="24"/>
          <w:szCs w:val="24"/>
        </w:rPr>
        <w:t>(10, 2)</w:t>
      </w:r>
    </w:p>
    <w:p w14:paraId="4E32EB4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定义了10个词向量，每个词向量用格式为(1, 2)的tensor表示</w:t>
      </w:r>
    </w:p>
    <w:p w14:paraId="1279183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words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([0, 1, 2, 0])</w:t>
      </w:r>
    </w:p>
    <w:p w14:paraId="4AA23DB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定义一句话，里面有4个词，那么可以看出第一个和最后一个词相同</w:t>
      </w:r>
    </w:p>
    <w:p w14:paraId="4D26392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embed(words)</w:t>
      </w:r>
    </w:p>
    <w:p w14:paraId="4E6B2BF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经过嵌入层索引可以看到4个词对应的词向量如下，也可以看出第一个和最后一个词索引相同，所以值是一样的</w:t>
      </w:r>
    </w:p>
    <w:p w14:paraId="00826F5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[[-0.0019,  1.6786],</w:t>
      </w:r>
    </w:p>
    <w:p w14:paraId="26F4F59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[ 0.3118, -1.6250],</w:t>
      </w:r>
    </w:p>
    <w:p w14:paraId="1E7EEED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[ 1.6038</w:t>
      </w:r>
      <w:proofErr w:type="gramStart"/>
      <w:r w:rsidRPr="00E32EF6">
        <w:rPr>
          <w:rFonts w:ascii="宋体" w:eastAsia="宋体" w:hAnsi="宋体" w:cs="宋体"/>
          <w:kern w:val="0"/>
          <w:sz w:val="24"/>
          <w:szCs w:val="24"/>
        </w:rPr>
        <w:t>,  1.5044</w:t>
      </w:r>
      <w:proofErr w:type="gramEnd"/>
      <w:r w:rsidRPr="00E32EF6">
        <w:rPr>
          <w:rFonts w:ascii="宋体" w:eastAsia="宋体" w:hAnsi="宋体" w:cs="宋体"/>
          <w:kern w:val="0"/>
          <w:sz w:val="24"/>
          <w:szCs w:val="24"/>
        </w:rPr>
        <w:t>],</w:t>
      </w:r>
    </w:p>
    <w:p w14:paraId="069E521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w:t>
      </w:r>
      <w:proofErr w:type="gramStart"/>
      <w:r w:rsidRPr="00E32EF6">
        <w:rPr>
          <w:rFonts w:ascii="宋体" w:eastAsia="宋体" w:hAnsi="宋体" w:cs="宋体"/>
          <w:kern w:val="0"/>
          <w:sz w:val="24"/>
          <w:szCs w:val="24"/>
        </w:rPr>
        <w:t>0019,  1.6786</w:t>
      </w:r>
      <w:proofErr w:type="gram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grad_fn</w:t>
      </w:r>
      <w:proofErr w:type="spellEnd"/>
      <w:r w:rsidRPr="00E32EF6">
        <w:rPr>
          <w:rFonts w:ascii="宋体" w:eastAsia="宋体" w:hAnsi="宋体" w:cs="宋体"/>
          <w:kern w:val="0"/>
          <w:sz w:val="24"/>
          <w:szCs w:val="24"/>
        </w:rPr>
        <w:t>=&lt;</w:t>
      </w:r>
      <w:proofErr w:type="spellStart"/>
      <w:r w:rsidRPr="00E32EF6">
        <w:rPr>
          <w:rFonts w:ascii="宋体" w:eastAsia="宋体" w:hAnsi="宋体" w:cs="宋体"/>
          <w:kern w:val="0"/>
          <w:sz w:val="24"/>
          <w:szCs w:val="24"/>
        </w:rPr>
        <w:t>EmbeddingBackward</w:t>
      </w:r>
      <w:proofErr w:type="spellEnd"/>
      <w:r w:rsidRPr="00E32EF6">
        <w:rPr>
          <w:rFonts w:ascii="宋体" w:eastAsia="宋体" w:hAnsi="宋体" w:cs="宋体"/>
          <w:kern w:val="0"/>
          <w:sz w:val="24"/>
          <w:szCs w:val="24"/>
        </w:rPr>
        <w:t>&gt;)</w:t>
      </w:r>
    </w:p>
    <w:p w14:paraId="02BF13B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embed.weight</w:t>
      </w:r>
      <w:proofErr w:type="spellEnd"/>
      <w:proofErr w:type="gramEnd"/>
    </w:p>
    <w:p w14:paraId="7764BBF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再看embedding层的权重，可以发现这就是定义了一个词向量表，并且会随着训练而更新，从而找出词与词之间的关系</w:t>
      </w:r>
    </w:p>
    <w:p w14:paraId="6E8B0E4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Parameter containing:</w:t>
      </w:r>
    </w:p>
    <w:p w14:paraId="67B01E3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[[-1.8939e-03,  1.6786e+00],</w:t>
      </w:r>
    </w:p>
    <w:p w14:paraId="6A85505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[ 3.1179e-01, -1.6250e+00],</w:t>
      </w:r>
    </w:p>
    <w:p w14:paraId="17682AA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[ 1.6038e+</w:t>
      </w:r>
      <w:proofErr w:type="gramStart"/>
      <w:r w:rsidRPr="00E32EF6">
        <w:rPr>
          <w:rFonts w:ascii="宋体" w:eastAsia="宋体" w:hAnsi="宋体" w:cs="宋体"/>
          <w:kern w:val="0"/>
          <w:sz w:val="24"/>
          <w:szCs w:val="24"/>
        </w:rPr>
        <w:t>00,  1</w:t>
      </w:r>
      <w:proofErr w:type="gramEnd"/>
      <w:r w:rsidRPr="00E32EF6">
        <w:rPr>
          <w:rFonts w:ascii="宋体" w:eastAsia="宋体" w:hAnsi="宋体" w:cs="宋体"/>
          <w:kern w:val="0"/>
          <w:sz w:val="24"/>
          <w:szCs w:val="24"/>
        </w:rPr>
        <w:t>.5044e+00],</w:t>
      </w:r>
    </w:p>
    <w:p w14:paraId="1239AEC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[-6.2278e-01, -2.5135e-01],</w:t>
      </w:r>
    </w:p>
    <w:p w14:paraId="49F2B4C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[ 1.6210e+00, -5.6379e-01],</w:t>
      </w:r>
    </w:p>
    <w:p w14:paraId="7F0EF24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[-7.3388e-02, -2.0099e+00],</w:t>
      </w:r>
    </w:p>
    <w:p w14:paraId="7B70F3B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[ 8.7655e-</w:t>
      </w:r>
      <w:proofErr w:type="gramStart"/>
      <w:r w:rsidRPr="00E32EF6">
        <w:rPr>
          <w:rFonts w:ascii="宋体" w:eastAsia="宋体" w:hAnsi="宋体" w:cs="宋体"/>
          <w:kern w:val="0"/>
          <w:sz w:val="24"/>
          <w:szCs w:val="24"/>
        </w:rPr>
        <w:t>01,  2.4011e</w:t>
      </w:r>
      <w:proofErr w:type="gramEnd"/>
      <w:r w:rsidRPr="00E32EF6">
        <w:rPr>
          <w:rFonts w:ascii="宋体" w:eastAsia="宋体" w:hAnsi="宋体" w:cs="宋体"/>
          <w:kern w:val="0"/>
          <w:sz w:val="24"/>
          <w:szCs w:val="24"/>
        </w:rPr>
        <w:t>-01],</w:t>
      </w:r>
    </w:p>
    <w:p w14:paraId="3742AB9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[-2.5685e+</w:t>
      </w:r>
      <w:proofErr w:type="gramStart"/>
      <w:r w:rsidRPr="00E32EF6">
        <w:rPr>
          <w:rFonts w:ascii="宋体" w:eastAsia="宋体" w:hAnsi="宋体" w:cs="宋体"/>
          <w:kern w:val="0"/>
          <w:sz w:val="24"/>
          <w:szCs w:val="24"/>
        </w:rPr>
        <w:t>00,  2.6756e</w:t>
      </w:r>
      <w:proofErr w:type="gramEnd"/>
      <w:r w:rsidRPr="00E32EF6">
        <w:rPr>
          <w:rFonts w:ascii="宋体" w:eastAsia="宋体" w:hAnsi="宋体" w:cs="宋体"/>
          <w:kern w:val="0"/>
          <w:sz w:val="24"/>
          <w:szCs w:val="24"/>
        </w:rPr>
        <w:t>-01],</w:t>
      </w:r>
    </w:p>
    <w:p w14:paraId="13BDA04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[ 4.9723e-01, -8.3784e-01],</w:t>
      </w:r>
    </w:p>
    <w:p w14:paraId="6CBB07F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[ 4.2338e-01, -1.9839e+00]], </w:t>
      </w:r>
      <w:proofErr w:type="spellStart"/>
      <w:r w:rsidRPr="00E32EF6">
        <w:rPr>
          <w:rFonts w:ascii="宋体" w:eastAsia="宋体" w:hAnsi="宋体" w:cs="宋体"/>
          <w:kern w:val="0"/>
          <w:sz w:val="24"/>
          <w:szCs w:val="24"/>
        </w:rPr>
        <w:t>requires_grad</w:t>
      </w:r>
      <w:proofErr w:type="spellEnd"/>
      <w:r w:rsidRPr="00E32EF6">
        <w:rPr>
          <w:rFonts w:ascii="宋体" w:eastAsia="宋体" w:hAnsi="宋体" w:cs="宋体"/>
          <w:kern w:val="0"/>
          <w:sz w:val="24"/>
          <w:szCs w:val="24"/>
        </w:rPr>
        <w:t>=True)</w:t>
      </w:r>
    </w:p>
    <w:p w14:paraId="5E2D0A02"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更多参考：</w:t>
      </w:r>
      <w:r w:rsidRPr="00E32EF6">
        <w:rPr>
          <w:rFonts w:ascii="宋体" w:eastAsia="宋体" w:hAnsi="宋体" w:cs="宋体"/>
          <w:kern w:val="0"/>
          <w:sz w:val="24"/>
          <w:szCs w:val="24"/>
        </w:rPr>
        <w:fldChar w:fldCharType="begin"/>
      </w:r>
      <w:r w:rsidRPr="00E32EF6">
        <w:rPr>
          <w:rFonts w:ascii="宋体" w:eastAsia="宋体" w:hAnsi="宋体" w:cs="宋体"/>
          <w:kern w:val="0"/>
          <w:sz w:val="24"/>
          <w:szCs w:val="24"/>
        </w:rPr>
        <w:instrText xml:space="preserve"> HYPERLINK "https://links.jianshu.com/go?to=https%3A%2F%2Fblog.csdn.net%2Ftommorrow12%2Farticle%2Fdetails%2F80896331" \t "_blank" </w:instrText>
      </w:r>
      <w:r w:rsidRPr="00E32EF6">
        <w:rPr>
          <w:rFonts w:ascii="宋体" w:eastAsia="宋体" w:hAnsi="宋体" w:cs="宋体"/>
          <w:kern w:val="0"/>
          <w:sz w:val="24"/>
          <w:szCs w:val="24"/>
        </w:rPr>
        <w:fldChar w:fldCharType="separate"/>
      </w:r>
      <w:r w:rsidRPr="00E32EF6">
        <w:rPr>
          <w:rFonts w:ascii="宋体" w:eastAsia="宋体" w:hAnsi="宋体" w:cs="宋体"/>
          <w:color w:val="0000FF"/>
          <w:kern w:val="0"/>
          <w:sz w:val="24"/>
          <w:szCs w:val="24"/>
          <w:u w:val="single"/>
        </w:rPr>
        <w:t>https://blog.csdn.net/tommorrow12/article/details/80896331</w:t>
      </w:r>
      <w:r w:rsidRPr="00E32EF6">
        <w:rPr>
          <w:rFonts w:ascii="宋体" w:eastAsia="宋体" w:hAnsi="宋体" w:cs="宋体"/>
          <w:kern w:val="0"/>
          <w:sz w:val="24"/>
          <w:szCs w:val="24"/>
        </w:rPr>
        <w:fldChar w:fldCharType="end"/>
      </w:r>
    </w:p>
    <w:p w14:paraId="00E5DE00"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RNN层</w:t>
      </w:r>
    </w:p>
    <w:p w14:paraId="0D824F5D"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类API：</w:t>
      </w:r>
      <w:proofErr w:type="spellStart"/>
      <w:r w:rsidRPr="00E32EF6">
        <w:rPr>
          <w:rFonts w:ascii="宋体" w:eastAsia="宋体" w:hAnsi="宋体" w:cs="宋体"/>
          <w:kern w:val="0"/>
          <w:sz w:val="24"/>
          <w:szCs w:val="24"/>
        </w:rPr>
        <w:t>torch.nn.RNN</w:t>
      </w:r>
      <w:proofErr w:type="spellEnd"/>
      <w:r w:rsidRPr="00E32EF6">
        <w:rPr>
          <w:rFonts w:ascii="宋体" w:eastAsia="宋体" w:hAnsi="宋体" w:cs="宋体"/>
          <w:kern w:val="0"/>
          <w:sz w:val="24"/>
          <w:szCs w:val="24"/>
        </w:rPr>
        <w:t>，会返回计算</w:t>
      </w:r>
      <w:proofErr w:type="gramStart"/>
      <w:r w:rsidRPr="00E32EF6">
        <w:rPr>
          <w:rFonts w:ascii="宋体" w:eastAsia="宋体" w:hAnsi="宋体" w:cs="宋体"/>
          <w:kern w:val="0"/>
          <w:sz w:val="24"/>
          <w:szCs w:val="24"/>
        </w:rPr>
        <w:t>后总体</w:t>
      </w:r>
      <w:proofErr w:type="gramEnd"/>
      <w:r w:rsidRPr="00E32EF6">
        <w:rPr>
          <w:rFonts w:ascii="宋体" w:eastAsia="宋体" w:hAnsi="宋体" w:cs="宋体"/>
          <w:kern w:val="0"/>
          <w:sz w:val="24"/>
          <w:szCs w:val="24"/>
        </w:rPr>
        <w:t>的输出，以及最后一个时间戳上的输出，通过下面代码可以证明最后一个时间戳的输出和总体输出的最后一个是一样的，类API举例：</w:t>
      </w:r>
    </w:p>
    <w:p w14:paraId="5B2B607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proofErr w:type="gramStart"/>
      <w:r w:rsidRPr="00E32EF6">
        <w:rPr>
          <w:rFonts w:ascii="宋体" w:eastAsia="宋体" w:hAnsi="宋体" w:cs="宋体"/>
          <w:kern w:val="0"/>
          <w:sz w:val="24"/>
          <w:szCs w:val="24"/>
        </w:rPr>
        <w:t>torch.randn</w:t>
      </w:r>
      <w:proofErr w:type="spellEnd"/>
      <w:proofErr w:type="gramEnd"/>
      <w:r w:rsidRPr="00E32EF6">
        <w:rPr>
          <w:rFonts w:ascii="宋体" w:eastAsia="宋体" w:hAnsi="宋体" w:cs="宋体"/>
          <w:kern w:val="0"/>
          <w:sz w:val="24"/>
          <w:szCs w:val="24"/>
        </w:rPr>
        <w:t>(10, 3, 100)</w:t>
      </w:r>
    </w:p>
    <w:p w14:paraId="2A2013E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模拟句子序列：有10个单词（序列长度是10），共3句话，每个单词用100维向量表示</w:t>
      </w:r>
    </w:p>
    <w:p w14:paraId="2BA93BB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input：[</w:t>
      </w:r>
      <w:proofErr w:type="spellStart"/>
      <w:r w:rsidRPr="00E32EF6">
        <w:rPr>
          <w:rFonts w:ascii="宋体" w:eastAsia="宋体" w:hAnsi="宋体" w:cs="宋体"/>
          <w:kern w:val="0"/>
          <w:sz w:val="24"/>
          <w:szCs w:val="24"/>
        </w:rPr>
        <w:t>seq_len</w:t>
      </w:r>
      <w:proofErr w:type="spellEnd"/>
      <w:r w:rsidRPr="00E32EF6">
        <w:rPr>
          <w:rFonts w:ascii="宋体" w:eastAsia="宋体" w:hAnsi="宋体" w:cs="宋体"/>
          <w:kern w:val="0"/>
          <w:sz w:val="24"/>
          <w:szCs w:val="24"/>
        </w:rPr>
        <w:t xml:space="preserve">, batch, </w:t>
      </w:r>
      <w:proofErr w:type="spellStart"/>
      <w:r w:rsidRPr="00E32EF6">
        <w:rPr>
          <w:rFonts w:ascii="宋体" w:eastAsia="宋体" w:hAnsi="宋体" w:cs="宋体"/>
          <w:kern w:val="0"/>
          <w:sz w:val="24"/>
          <w:szCs w:val="24"/>
        </w:rPr>
        <w:t>input_size</w:t>
      </w:r>
      <w:proofErr w:type="spellEnd"/>
      <w:r w:rsidRPr="00E32EF6">
        <w:rPr>
          <w:rFonts w:ascii="宋体" w:eastAsia="宋体" w:hAnsi="宋体" w:cs="宋体"/>
          <w:kern w:val="0"/>
          <w:sz w:val="24"/>
          <w:szCs w:val="24"/>
        </w:rPr>
        <w:t>]，如果希望</w:t>
      </w:r>
      <w:proofErr w:type="spellStart"/>
      <w:r w:rsidRPr="00E32EF6">
        <w:rPr>
          <w:rFonts w:ascii="宋体" w:eastAsia="宋体" w:hAnsi="宋体" w:cs="宋体"/>
          <w:kern w:val="0"/>
          <w:sz w:val="24"/>
          <w:szCs w:val="24"/>
        </w:rPr>
        <w:t>batch_size</w:t>
      </w:r>
      <w:proofErr w:type="spellEnd"/>
      <w:r w:rsidRPr="00E32EF6">
        <w:rPr>
          <w:rFonts w:ascii="宋体" w:eastAsia="宋体" w:hAnsi="宋体" w:cs="宋体"/>
          <w:kern w:val="0"/>
          <w:sz w:val="24"/>
          <w:szCs w:val="24"/>
        </w:rPr>
        <w:t>放第一个，可以设置</w:t>
      </w:r>
      <w:proofErr w:type="spellStart"/>
      <w:r w:rsidRPr="00E32EF6">
        <w:rPr>
          <w:rFonts w:ascii="宋体" w:eastAsia="宋体" w:hAnsi="宋体" w:cs="宋体"/>
          <w:kern w:val="0"/>
          <w:sz w:val="24"/>
          <w:szCs w:val="24"/>
        </w:rPr>
        <w:t>batch_first</w:t>
      </w:r>
      <w:proofErr w:type="spellEnd"/>
      <w:r w:rsidRPr="00E32EF6">
        <w:rPr>
          <w:rFonts w:ascii="宋体" w:eastAsia="宋体" w:hAnsi="宋体" w:cs="宋体"/>
          <w:kern w:val="0"/>
          <w:sz w:val="24"/>
          <w:szCs w:val="24"/>
        </w:rPr>
        <w:t>=True</w:t>
      </w:r>
    </w:p>
    <w:p w14:paraId="1664ECC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layer = </w:t>
      </w:r>
      <w:proofErr w:type="spellStart"/>
      <w:proofErr w:type="gramStart"/>
      <w:r w:rsidRPr="00E32EF6">
        <w:rPr>
          <w:rFonts w:ascii="宋体" w:eastAsia="宋体" w:hAnsi="宋体" w:cs="宋体"/>
          <w:kern w:val="0"/>
          <w:sz w:val="24"/>
          <w:szCs w:val="24"/>
        </w:rPr>
        <w:t>torch.nn.RNN</w:t>
      </w:r>
      <w:proofErr w:type="spellEnd"/>
      <w:r w:rsidRPr="00E32EF6">
        <w:rPr>
          <w:rFonts w:ascii="宋体" w:eastAsia="宋体" w:hAnsi="宋体" w:cs="宋体"/>
          <w:kern w:val="0"/>
          <w:sz w:val="24"/>
          <w:szCs w:val="24"/>
        </w:rPr>
        <w:t>(</w:t>
      </w:r>
      <w:proofErr w:type="spellStart"/>
      <w:proofErr w:type="gramEnd"/>
      <w:r w:rsidRPr="00E32EF6">
        <w:rPr>
          <w:rFonts w:ascii="宋体" w:eastAsia="宋体" w:hAnsi="宋体" w:cs="宋体"/>
          <w:kern w:val="0"/>
          <w:sz w:val="24"/>
          <w:szCs w:val="24"/>
        </w:rPr>
        <w:t>input_size</w:t>
      </w:r>
      <w:proofErr w:type="spellEnd"/>
      <w:r w:rsidRPr="00E32EF6">
        <w:rPr>
          <w:rFonts w:ascii="宋体" w:eastAsia="宋体" w:hAnsi="宋体" w:cs="宋体"/>
          <w:kern w:val="0"/>
          <w:sz w:val="24"/>
          <w:szCs w:val="24"/>
        </w:rPr>
        <w:t xml:space="preserve">=100, </w:t>
      </w:r>
      <w:proofErr w:type="spellStart"/>
      <w:r w:rsidRPr="00E32EF6">
        <w:rPr>
          <w:rFonts w:ascii="宋体" w:eastAsia="宋体" w:hAnsi="宋体" w:cs="宋体"/>
          <w:kern w:val="0"/>
          <w:sz w:val="24"/>
          <w:szCs w:val="24"/>
        </w:rPr>
        <w:t>hidden_size</w:t>
      </w:r>
      <w:proofErr w:type="spellEnd"/>
      <w:r w:rsidRPr="00E32EF6">
        <w:rPr>
          <w:rFonts w:ascii="宋体" w:eastAsia="宋体" w:hAnsi="宋体" w:cs="宋体"/>
          <w:kern w:val="0"/>
          <w:sz w:val="24"/>
          <w:szCs w:val="24"/>
        </w:rPr>
        <w:t xml:space="preserve">=20, </w:t>
      </w:r>
      <w:proofErr w:type="spellStart"/>
      <w:r w:rsidRPr="00E32EF6">
        <w:rPr>
          <w:rFonts w:ascii="宋体" w:eastAsia="宋体" w:hAnsi="宋体" w:cs="宋体"/>
          <w:kern w:val="0"/>
          <w:sz w:val="24"/>
          <w:szCs w:val="24"/>
        </w:rPr>
        <w:t>num_layers</w:t>
      </w:r>
      <w:proofErr w:type="spellEnd"/>
      <w:r w:rsidRPr="00E32EF6">
        <w:rPr>
          <w:rFonts w:ascii="宋体" w:eastAsia="宋体" w:hAnsi="宋体" w:cs="宋体"/>
          <w:kern w:val="0"/>
          <w:sz w:val="24"/>
          <w:szCs w:val="24"/>
        </w:rPr>
        <w:t>=4)</w:t>
      </w:r>
    </w:p>
    <w:p w14:paraId="38DBFCC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w:t>
      </w:r>
    </w:p>
    <w:p w14:paraId="6A7C8B5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RNN(</w:t>
      </w:r>
      <w:proofErr w:type="gramEnd"/>
      <w:r w:rsidRPr="00E32EF6">
        <w:rPr>
          <w:rFonts w:ascii="宋体" w:eastAsia="宋体" w:hAnsi="宋体" w:cs="宋体"/>
          <w:kern w:val="0"/>
          <w:sz w:val="24"/>
          <w:szCs w:val="24"/>
        </w:rPr>
        <w:t xml:space="preserve">100, 20, </w:t>
      </w:r>
      <w:proofErr w:type="spellStart"/>
      <w:r w:rsidRPr="00E32EF6">
        <w:rPr>
          <w:rFonts w:ascii="宋体" w:eastAsia="宋体" w:hAnsi="宋体" w:cs="宋体"/>
          <w:kern w:val="0"/>
          <w:sz w:val="24"/>
          <w:szCs w:val="24"/>
        </w:rPr>
        <w:t>num_layers</w:t>
      </w:r>
      <w:proofErr w:type="spellEnd"/>
      <w:r w:rsidRPr="00E32EF6">
        <w:rPr>
          <w:rFonts w:ascii="宋体" w:eastAsia="宋体" w:hAnsi="宋体" w:cs="宋体"/>
          <w:kern w:val="0"/>
          <w:sz w:val="24"/>
          <w:szCs w:val="24"/>
        </w:rPr>
        <w:t>=4)</w:t>
      </w:r>
    </w:p>
    <w:p w14:paraId="46FAAC4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out, h = layer(x)</w:t>
      </w:r>
    </w:p>
    <w:p w14:paraId="19AEE1B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返回output和hidden</w:t>
      </w:r>
    </w:p>
    <w:p w14:paraId="651570A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out.shape</w:t>
      </w:r>
      <w:proofErr w:type="spellEnd"/>
      <w:proofErr w:type="gramEnd"/>
    </w:p>
    <w:p w14:paraId="0290CF8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([10, 3, 20])</w:t>
      </w:r>
    </w:p>
    <w:p w14:paraId="0877363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所有时间戳上的状态</w:t>
      </w:r>
    </w:p>
    <w:p w14:paraId="60683F6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output：[</w:t>
      </w:r>
      <w:proofErr w:type="spellStart"/>
      <w:r w:rsidRPr="00E32EF6">
        <w:rPr>
          <w:rFonts w:ascii="宋体" w:eastAsia="宋体" w:hAnsi="宋体" w:cs="宋体"/>
          <w:kern w:val="0"/>
          <w:sz w:val="24"/>
          <w:szCs w:val="24"/>
        </w:rPr>
        <w:t>seq_len</w:t>
      </w:r>
      <w:proofErr w:type="spellEnd"/>
      <w:r w:rsidRPr="00E32EF6">
        <w:rPr>
          <w:rFonts w:ascii="宋体" w:eastAsia="宋体" w:hAnsi="宋体" w:cs="宋体"/>
          <w:kern w:val="0"/>
          <w:sz w:val="24"/>
          <w:szCs w:val="24"/>
        </w:rPr>
        <w:t xml:space="preserve">, batch, </w:t>
      </w:r>
      <w:proofErr w:type="spellStart"/>
      <w:r w:rsidRPr="00E32EF6">
        <w:rPr>
          <w:rFonts w:ascii="宋体" w:eastAsia="宋体" w:hAnsi="宋体" w:cs="宋体"/>
          <w:kern w:val="0"/>
          <w:sz w:val="24"/>
          <w:szCs w:val="24"/>
        </w:rPr>
        <w:t>hidden_size</w:t>
      </w:r>
      <w:proofErr w:type="spellEnd"/>
      <w:r w:rsidRPr="00E32EF6">
        <w:rPr>
          <w:rFonts w:ascii="宋体" w:eastAsia="宋体" w:hAnsi="宋体" w:cs="宋体"/>
          <w:kern w:val="0"/>
          <w:sz w:val="24"/>
          <w:szCs w:val="24"/>
        </w:rPr>
        <w:t>]</w:t>
      </w:r>
    </w:p>
    <w:p w14:paraId="1A54B48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h.shape</w:t>
      </w:r>
      <w:proofErr w:type="spellEnd"/>
      <w:proofErr w:type="gramEnd"/>
    </w:p>
    <w:p w14:paraId="3E9DE44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([4, 3, 20])</w:t>
      </w:r>
    </w:p>
    <w:p w14:paraId="4A4C283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最后一个时间戳上的hidden</w:t>
      </w:r>
    </w:p>
    <w:p w14:paraId="66B0132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hidden：[</w:t>
      </w:r>
      <w:proofErr w:type="spellStart"/>
      <w:r w:rsidRPr="00E32EF6">
        <w:rPr>
          <w:rFonts w:ascii="宋体" w:eastAsia="宋体" w:hAnsi="宋体" w:cs="宋体"/>
          <w:kern w:val="0"/>
          <w:sz w:val="24"/>
          <w:szCs w:val="24"/>
        </w:rPr>
        <w:t>num_layers</w:t>
      </w:r>
      <w:proofErr w:type="spellEnd"/>
      <w:r w:rsidRPr="00E32EF6">
        <w:rPr>
          <w:rFonts w:ascii="宋体" w:eastAsia="宋体" w:hAnsi="宋体" w:cs="宋体"/>
          <w:kern w:val="0"/>
          <w:sz w:val="24"/>
          <w:szCs w:val="24"/>
        </w:rPr>
        <w:t xml:space="preserve">, batch, </w:t>
      </w:r>
      <w:proofErr w:type="spellStart"/>
      <w:r w:rsidRPr="00E32EF6">
        <w:rPr>
          <w:rFonts w:ascii="宋体" w:eastAsia="宋体" w:hAnsi="宋体" w:cs="宋体"/>
          <w:kern w:val="0"/>
          <w:sz w:val="24"/>
          <w:szCs w:val="24"/>
        </w:rPr>
        <w:t>hidden_size</w:t>
      </w:r>
      <w:proofErr w:type="spellEnd"/>
      <w:r w:rsidRPr="00E32EF6">
        <w:rPr>
          <w:rFonts w:ascii="宋体" w:eastAsia="宋体" w:hAnsi="宋体" w:cs="宋体"/>
          <w:kern w:val="0"/>
          <w:sz w:val="24"/>
          <w:szCs w:val="24"/>
        </w:rPr>
        <w:t>]</w:t>
      </w:r>
    </w:p>
    <w:p w14:paraId="0BDAE5E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gramStart"/>
      <w:r w:rsidRPr="00E32EF6">
        <w:rPr>
          <w:rFonts w:ascii="宋体" w:eastAsia="宋体" w:hAnsi="宋体" w:cs="宋体"/>
          <w:kern w:val="0"/>
          <w:sz w:val="24"/>
          <w:szCs w:val="24"/>
        </w:rPr>
        <w:t>h[</w:t>
      </w:r>
      <w:proofErr w:type="gramEnd"/>
      <w:r w:rsidRPr="00E32EF6">
        <w:rPr>
          <w:rFonts w:ascii="宋体" w:eastAsia="宋体" w:hAnsi="宋体" w:cs="宋体"/>
          <w:kern w:val="0"/>
          <w:sz w:val="24"/>
          <w:szCs w:val="24"/>
        </w:rPr>
        <w:t>-1]</w:t>
      </w:r>
    </w:p>
    <w:p w14:paraId="67B3A87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最后一层的最后一个时间戳上的输出（因为</w:t>
      </w:r>
      <w:proofErr w:type="spellStart"/>
      <w:r w:rsidRPr="00E32EF6">
        <w:rPr>
          <w:rFonts w:ascii="宋体" w:eastAsia="宋体" w:hAnsi="宋体" w:cs="宋体"/>
          <w:kern w:val="0"/>
          <w:sz w:val="24"/>
          <w:szCs w:val="24"/>
        </w:rPr>
        <w:t>num_layers</w:t>
      </w:r>
      <w:proofErr w:type="spellEnd"/>
      <w:r w:rsidRPr="00E32EF6">
        <w:rPr>
          <w:rFonts w:ascii="宋体" w:eastAsia="宋体" w:hAnsi="宋体" w:cs="宋体"/>
          <w:kern w:val="0"/>
          <w:sz w:val="24"/>
          <w:szCs w:val="24"/>
        </w:rPr>
        <w:t>的值为4，所以要取第四个，对于</w:t>
      </w:r>
      <w:proofErr w:type="spellStart"/>
      <w:r w:rsidRPr="00E32EF6">
        <w:rPr>
          <w:rFonts w:ascii="宋体" w:eastAsia="宋体" w:hAnsi="宋体" w:cs="宋体"/>
          <w:kern w:val="0"/>
          <w:sz w:val="24"/>
          <w:szCs w:val="24"/>
        </w:rPr>
        <w:t>num_layers</w:t>
      </w:r>
      <w:proofErr w:type="spellEnd"/>
      <w:r w:rsidRPr="00E32EF6">
        <w:rPr>
          <w:rFonts w:ascii="宋体" w:eastAsia="宋体" w:hAnsi="宋体" w:cs="宋体"/>
          <w:kern w:val="0"/>
          <w:sz w:val="24"/>
          <w:szCs w:val="24"/>
        </w:rPr>
        <w:t>参数的解释，下面会说）</w:t>
      </w:r>
    </w:p>
    <w:p w14:paraId="725392C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[[ 3.5205e-01,  3.6580e-01, -5.6378e-01, -9.9363e-02,  3.8728e-03,</w:t>
      </w:r>
    </w:p>
    <w:p w14:paraId="0B32040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-5.0282e-</w:t>
      </w:r>
      <w:proofErr w:type="gramStart"/>
      <w:r w:rsidRPr="00E32EF6">
        <w:rPr>
          <w:rFonts w:ascii="宋体" w:eastAsia="宋体" w:hAnsi="宋体" w:cs="宋体"/>
          <w:kern w:val="0"/>
          <w:sz w:val="24"/>
          <w:szCs w:val="24"/>
        </w:rPr>
        <w:t>01,  1.4762e</w:t>
      </w:r>
      <w:proofErr w:type="gramEnd"/>
      <w:r w:rsidRPr="00E32EF6">
        <w:rPr>
          <w:rFonts w:ascii="宋体" w:eastAsia="宋体" w:hAnsi="宋体" w:cs="宋体"/>
          <w:kern w:val="0"/>
          <w:sz w:val="24"/>
          <w:szCs w:val="24"/>
        </w:rPr>
        <w:t>-01, -2.5631e-01, -8.8786e-03,  1.2912e-01,</w:t>
      </w:r>
    </w:p>
    <w:p w14:paraId="18D15B9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4.7565e-01, -8.8090e-02, -3.9374e-</w:t>
      </w:r>
      <w:proofErr w:type="gramStart"/>
      <w:r w:rsidRPr="00E32EF6">
        <w:rPr>
          <w:rFonts w:ascii="宋体" w:eastAsia="宋体" w:hAnsi="宋体" w:cs="宋体"/>
          <w:kern w:val="0"/>
          <w:sz w:val="24"/>
          <w:szCs w:val="24"/>
        </w:rPr>
        <w:t>02,  3.1736e</w:t>
      </w:r>
      <w:proofErr w:type="gramEnd"/>
      <w:r w:rsidRPr="00E32EF6">
        <w:rPr>
          <w:rFonts w:ascii="宋体" w:eastAsia="宋体" w:hAnsi="宋体" w:cs="宋体"/>
          <w:kern w:val="0"/>
          <w:sz w:val="24"/>
          <w:szCs w:val="24"/>
        </w:rPr>
        <w:t>-02,  3.1264e-01,</w:t>
      </w:r>
    </w:p>
    <w:p w14:paraId="32B3313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2.8091e-</w:t>
      </w:r>
      <w:proofErr w:type="gramStart"/>
      <w:r w:rsidRPr="00E32EF6">
        <w:rPr>
          <w:rFonts w:ascii="宋体" w:eastAsia="宋体" w:hAnsi="宋体" w:cs="宋体"/>
          <w:kern w:val="0"/>
          <w:sz w:val="24"/>
          <w:szCs w:val="24"/>
        </w:rPr>
        <w:t>01,  5.0764e</w:t>
      </w:r>
      <w:proofErr w:type="gramEnd"/>
      <w:r w:rsidRPr="00E32EF6">
        <w:rPr>
          <w:rFonts w:ascii="宋体" w:eastAsia="宋体" w:hAnsi="宋体" w:cs="宋体"/>
          <w:kern w:val="0"/>
          <w:sz w:val="24"/>
          <w:szCs w:val="24"/>
        </w:rPr>
        <w:t>-01,  2.9722e-01, -3.6929e-01, -5.1096e-02],</w:t>
      </w:r>
    </w:p>
    <w:p w14:paraId="1F737C1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
    <w:p w14:paraId="2C6B92C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[ 5.4770e-</w:t>
      </w:r>
      <w:proofErr w:type="gramStart"/>
      <w:r w:rsidRPr="00E32EF6">
        <w:rPr>
          <w:rFonts w:ascii="宋体" w:eastAsia="宋体" w:hAnsi="宋体" w:cs="宋体"/>
          <w:kern w:val="0"/>
          <w:sz w:val="24"/>
          <w:szCs w:val="24"/>
        </w:rPr>
        <w:t>01,  4.8047e</w:t>
      </w:r>
      <w:proofErr w:type="gramEnd"/>
      <w:r w:rsidRPr="00E32EF6">
        <w:rPr>
          <w:rFonts w:ascii="宋体" w:eastAsia="宋体" w:hAnsi="宋体" w:cs="宋体"/>
          <w:kern w:val="0"/>
          <w:sz w:val="24"/>
          <w:szCs w:val="24"/>
        </w:rPr>
        <w:t>-01, -5.2541e-01,  2.5208e-01, -4.0260e-04,</w:t>
      </w:r>
    </w:p>
    <w:p w14:paraId="35E9FC9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-2.3619e-01, -2.1128e-01, -1.1262e-01, -6.2672e-</w:t>
      </w:r>
      <w:proofErr w:type="gramStart"/>
      <w:r w:rsidRPr="00E32EF6">
        <w:rPr>
          <w:rFonts w:ascii="宋体" w:eastAsia="宋体" w:hAnsi="宋体" w:cs="宋体"/>
          <w:kern w:val="0"/>
          <w:sz w:val="24"/>
          <w:szCs w:val="24"/>
        </w:rPr>
        <w:t>02,  3.5301e</w:t>
      </w:r>
      <w:proofErr w:type="gramEnd"/>
      <w:r w:rsidRPr="00E32EF6">
        <w:rPr>
          <w:rFonts w:ascii="宋体" w:eastAsia="宋体" w:hAnsi="宋体" w:cs="宋体"/>
          <w:kern w:val="0"/>
          <w:sz w:val="24"/>
          <w:szCs w:val="24"/>
        </w:rPr>
        <w:t>-01,</w:t>
      </w:r>
    </w:p>
    <w:p w14:paraId="6C8CC83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-4.1065e-02, -3.5043e-02, -4.3008e-01, -1.8410e-</w:t>
      </w:r>
      <w:proofErr w:type="gramStart"/>
      <w:r w:rsidRPr="00E32EF6">
        <w:rPr>
          <w:rFonts w:ascii="宋体" w:eastAsia="宋体" w:hAnsi="宋体" w:cs="宋体"/>
          <w:kern w:val="0"/>
          <w:sz w:val="24"/>
          <w:szCs w:val="24"/>
        </w:rPr>
        <w:t>01,  2.5826e</w:t>
      </w:r>
      <w:proofErr w:type="gramEnd"/>
      <w:r w:rsidRPr="00E32EF6">
        <w:rPr>
          <w:rFonts w:ascii="宋体" w:eastAsia="宋体" w:hAnsi="宋体" w:cs="宋体"/>
          <w:kern w:val="0"/>
          <w:sz w:val="24"/>
          <w:szCs w:val="24"/>
        </w:rPr>
        <w:t>-01,</w:t>
      </w:r>
    </w:p>
    <w:p w14:paraId="6FEA7E4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3.5430e-</w:t>
      </w:r>
      <w:proofErr w:type="gramStart"/>
      <w:r w:rsidRPr="00E32EF6">
        <w:rPr>
          <w:rFonts w:ascii="宋体" w:eastAsia="宋体" w:hAnsi="宋体" w:cs="宋体"/>
          <w:kern w:val="0"/>
          <w:sz w:val="24"/>
          <w:szCs w:val="24"/>
        </w:rPr>
        <w:t>02,  2.5651e</w:t>
      </w:r>
      <w:proofErr w:type="gramEnd"/>
      <w:r w:rsidRPr="00E32EF6">
        <w:rPr>
          <w:rFonts w:ascii="宋体" w:eastAsia="宋体" w:hAnsi="宋体" w:cs="宋体"/>
          <w:kern w:val="0"/>
          <w:sz w:val="24"/>
          <w:szCs w:val="24"/>
        </w:rPr>
        <w:t>-01,  4.5170e-01, -5.4705e-01, -2.4720e-01]],</w:t>
      </w:r>
    </w:p>
    <w:p w14:paraId="11FBA44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grad_fn</w:t>
      </w:r>
      <w:proofErr w:type="spellEnd"/>
      <w:r w:rsidRPr="00E32EF6">
        <w:rPr>
          <w:rFonts w:ascii="宋体" w:eastAsia="宋体" w:hAnsi="宋体" w:cs="宋体"/>
          <w:kern w:val="0"/>
          <w:sz w:val="24"/>
          <w:szCs w:val="24"/>
        </w:rPr>
        <w:t>=&lt;</w:t>
      </w:r>
      <w:proofErr w:type="spellStart"/>
      <w:r w:rsidRPr="00E32EF6">
        <w:rPr>
          <w:rFonts w:ascii="宋体" w:eastAsia="宋体" w:hAnsi="宋体" w:cs="宋体"/>
          <w:kern w:val="0"/>
          <w:sz w:val="24"/>
          <w:szCs w:val="24"/>
        </w:rPr>
        <w:t>SelectBackward</w:t>
      </w:r>
      <w:proofErr w:type="spellEnd"/>
      <w:r w:rsidRPr="00E32EF6">
        <w:rPr>
          <w:rFonts w:ascii="宋体" w:eastAsia="宋体" w:hAnsi="宋体" w:cs="宋体"/>
          <w:kern w:val="0"/>
          <w:sz w:val="24"/>
          <w:szCs w:val="24"/>
        </w:rPr>
        <w:t>&gt;)</w:t>
      </w:r>
    </w:p>
    <w:p w14:paraId="7DDA88C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gramStart"/>
      <w:r w:rsidRPr="00E32EF6">
        <w:rPr>
          <w:rFonts w:ascii="宋体" w:eastAsia="宋体" w:hAnsi="宋体" w:cs="宋体"/>
          <w:kern w:val="0"/>
          <w:sz w:val="24"/>
          <w:szCs w:val="24"/>
        </w:rPr>
        <w:t>out[</w:t>
      </w:r>
      <w:proofErr w:type="gramEnd"/>
      <w:r w:rsidRPr="00E32EF6">
        <w:rPr>
          <w:rFonts w:ascii="宋体" w:eastAsia="宋体" w:hAnsi="宋体" w:cs="宋体"/>
          <w:kern w:val="0"/>
          <w:sz w:val="24"/>
          <w:szCs w:val="24"/>
        </w:rPr>
        <w:t>-1]</w:t>
      </w:r>
    </w:p>
    <w:p w14:paraId="43BDB7E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所有状态的最后一个输出，可以看到是一样的</w:t>
      </w:r>
    </w:p>
    <w:p w14:paraId="6044AD3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[[ 3.5205e-01,  3.6580e-01, -5.6378e-01, -9.9363e-02,  3.8728e-03,</w:t>
      </w:r>
    </w:p>
    <w:p w14:paraId="45B6462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-5.0282e-</w:t>
      </w:r>
      <w:proofErr w:type="gramStart"/>
      <w:r w:rsidRPr="00E32EF6">
        <w:rPr>
          <w:rFonts w:ascii="宋体" w:eastAsia="宋体" w:hAnsi="宋体" w:cs="宋体"/>
          <w:kern w:val="0"/>
          <w:sz w:val="24"/>
          <w:szCs w:val="24"/>
        </w:rPr>
        <w:t>01,  1.4762e</w:t>
      </w:r>
      <w:proofErr w:type="gramEnd"/>
      <w:r w:rsidRPr="00E32EF6">
        <w:rPr>
          <w:rFonts w:ascii="宋体" w:eastAsia="宋体" w:hAnsi="宋体" w:cs="宋体"/>
          <w:kern w:val="0"/>
          <w:sz w:val="24"/>
          <w:szCs w:val="24"/>
        </w:rPr>
        <w:t>-01, -2.5631e-01, -8.8786e-03,  1.2912e-01,</w:t>
      </w:r>
    </w:p>
    <w:p w14:paraId="7CAE86A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4.7565e-01, -8.8090e-02, -3.9374e-</w:t>
      </w:r>
      <w:proofErr w:type="gramStart"/>
      <w:r w:rsidRPr="00E32EF6">
        <w:rPr>
          <w:rFonts w:ascii="宋体" w:eastAsia="宋体" w:hAnsi="宋体" w:cs="宋体"/>
          <w:kern w:val="0"/>
          <w:sz w:val="24"/>
          <w:szCs w:val="24"/>
        </w:rPr>
        <w:t>02,  3.1736e</w:t>
      </w:r>
      <w:proofErr w:type="gramEnd"/>
      <w:r w:rsidRPr="00E32EF6">
        <w:rPr>
          <w:rFonts w:ascii="宋体" w:eastAsia="宋体" w:hAnsi="宋体" w:cs="宋体"/>
          <w:kern w:val="0"/>
          <w:sz w:val="24"/>
          <w:szCs w:val="24"/>
        </w:rPr>
        <w:t>-02,  3.1264e-01,</w:t>
      </w:r>
    </w:p>
    <w:p w14:paraId="4E70CD3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2.8091e-</w:t>
      </w:r>
      <w:proofErr w:type="gramStart"/>
      <w:r w:rsidRPr="00E32EF6">
        <w:rPr>
          <w:rFonts w:ascii="宋体" w:eastAsia="宋体" w:hAnsi="宋体" w:cs="宋体"/>
          <w:kern w:val="0"/>
          <w:sz w:val="24"/>
          <w:szCs w:val="24"/>
        </w:rPr>
        <w:t>01,  5.0764e</w:t>
      </w:r>
      <w:proofErr w:type="gramEnd"/>
      <w:r w:rsidRPr="00E32EF6">
        <w:rPr>
          <w:rFonts w:ascii="宋体" w:eastAsia="宋体" w:hAnsi="宋体" w:cs="宋体"/>
          <w:kern w:val="0"/>
          <w:sz w:val="24"/>
          <w:szCs w:val="24"/>
        </w:rPr>
        <w:t>-01,  2.9722e-01, -3.6929e-01, -5.1096e-02],</w:t>
      </w:r>
    </w:p>
    <w:p w14:paraId="587DD6A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
    <w:p w14:paraId="6EA0A16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        [ 5.4770e-</w:t>
      </w:r>
      <w:proofErr w:type="gramStart"/>
      <w:r w:rsidRPr="00E32EF6">
        <w:rPr>
          <w:rFonts w:ascii="宋体" w:eastAsia="宋体" w:hAnsi="宋体" w:cs="宋体"/>
          <w:kern w:val="0"/>
          <w:sz w:val="24"/>
          <w:szCs w:val="24"/>
        </w:rPr>
        <w:t>01,  4.8047e</w:t>
      </w:r>
      <w:proofErr w:type="gramEnd"/>
      <w:r w:rsidRPr="00E32EF6">
        <w:rPr>
          <w:rFonts w:ascii="宋体" w:eastAsia="宋体" w:hAnsi="宋体" w:cs="宋体"/>
          <w:kern w:val="0"/>
          <w:sz w:val="24"/>
          <w:szCs w:val="24"/>
        </w:rPr>
        <w:t>-01, -5.2541e-01,  2.5208e-01, -4.0260e-04,</w:t>
      </w:r>
    </w:p>
    <w:p w14:paraId="235DCDD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-2.3619e-01, -2.1128e-01, -1.1262e-01, -6.2672e-</w:t>
      </w:r>
      <w:proofErr w:type="gramStart"/>
      <w:r w:rsidRPr="00E32EF6">
        <w:rPr>
          <w:rFonts w:ascii="宋体" w:eastAsia="宋体" w:hAnsi="宋体" w:cs="宋体"/>
          <w:kern w:val="0"/>
          <w:sz w:val="24"/>
          <w:szCs w:val="24"/>
        </w:rPr>
        <w:t>02,  3.5301e</w:t>
      </w:r>
      <w:proofErr w:type="gramEnd"/>
      <w:r w:rsidRPr="00E32EF6">
        <w:rPr>
          <w:rFonts w:ascii="宋体" w:eastAsia="宋体" w:hAnsi="宋体" w:cs="宋体"/>
          <w:kern w:val="0"/>
          <w:sz w:val="24"/>
          <w:szCs w:val="24"/>
        </w:rPr>
        <w:t>-01,</w:t>
      </w:r>
    </w:p>
    <w:p w14:paraId="60AF1CC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-4.1065e-02, -3.5043e-02, -4.3008e-01, -1.8410e-</w:t>
      </w:r>
      <w:proofErr w:type="gramStart"/>
      <w:r w:rsidRPr="00E32EF6">
        <w:rPr>
          <w:rFonts w:ascii="宋体" w:eastAsia="宋体" w:hAnsi="宋体" w:cs="宋体"/>
          <w:kern w:val="0"/>
          <w:sz w:val="24"/>
          <w:szCs w:val="24"/>
        </w:rPr>
        <w:t>01,  2.5826e</w:t>
      </w:r>
      <w:proofErr w:type="gramEnd"/>
      <w:r w:rsidRPr="00E32EF6">
        <w:rPr>
          <w:rFonts w:ascii="宋体" w:eastAsia="宋体" w:hAnsi="宋体" w:cs="宋体"/>
          <w:kern w:val="0"/>
          <w:sz w:val="24"/>
          <w:szCs w:val="24"/>
        </w:rPr>
        <w:t>-01,</w:t>
      </w:r>
    </w:p>
    <w:p w14:paraId="38EEFBE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3.5430e-</w:t>
      </w:r>
      <w:proofErr w:type="gramStart"/>
      <w:r w:rsidRPr="00E32EF6">
        <w:rPr>
          <w:rFonts w:ascii="宋体" w:eastAsia="宋体" w:hAnsi="宋体" w:cs="宋体"/>
          <w:kern w:val="0"/>
          <w:sz w:val="24"/>
          <w:szCs w:val="24"/>
        </w:rPr>
        <w:t>02,  2.5651e</w:t>
      </w:r>
      <w:proofErr w:type="gramEnd"/>
      <w:r w:rsidRPr="00E32EF6">
        <w:rPr>
          <w:rFonts w:ascii="宋体" w:eastAsia="宋体" w:hAnsi="宋体" w:cs="宋体"/>
          <w:kern w:val="0"/>
          <w:sz w:val="24"/>
          <w:szCs w:val="24"/>
        </w:rPr>
        <w:t>-01,  4.5170e-01, -5.4705e-01, -2.4720e-01]],</w:t>
      </w:r>
    </w:p>
    <w:p w14:paraId="43433E1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grad_fn</w:t>
      </w:r>
      <w:proofErr w:type="spellEnd"/>
      <w:r w:rsidRPr="00E32EF6">
        <w:rPr>
          <w:rFonts w:ascii="宋体" w:eastAsia="宋体" w:hAnsi="宋体" w:cs="宋体"/>
          <w:kern w:val="0"/>
          <w:sz w:val="24"/>
          <w:szCs w:val="24"/>
        </w:rPr>
        <w:t>=&lt;</w:t>
      </w:r>
      <w:proofErr w:type="spellStart"/>
      <w:r w:rsidRPr="00E32EF6">
        <w:rPr>
          <w:rFonts w:ascii="宋体" w:eastAsia="宋体" w:hAnsi="宋体" w:cs="宋体"/>
          <w:kern w:val="0"/>
          <w:sz w:val="24"/>
          <w:szCs w:val="24"/>
        </w:rPr>
        <w:t>SelectBackward</w:t>
      </w:r>
      <w:proofErr w:type="spellEnd"/>
      <w:r w:rsidRPr="00E32EF6">
        <w:rPr>
          <w:rFonts w:ascii="宋体" w:eastAsia="宋体" w:hAnsi="宋体" w:cs="宋体"/>
          <w:kern w:val="0"/>
          <w:sz w:val="24"/>
          <w:szCs w:val="24"/>
        </w:rPr>
        <w:t>&gt;)</w:t>
      </w:r>
    </w:p>
    <w:p w14:paraId="05B2ACEA"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proofErr w:type="spellStart"/>
      <w:r w:rsidRPr="00E32EF6">
        <w:rPr>
          <w:rFonts w:ascii="宋体" w:eastAsia="宋体" w:hAnsi="宋体" w:cs="宋体"/>
          <w:kern w:val="0"/>
          <w:sz w:val="24"/>
          <w:szCs w:val="24"/>
        </w:rPr>
        <w:t>num_layers</w:t>
      </w:r>
      <w:proofErr w:type="spellEnd"/>
      <w:r w:rsidRPr="00E32EF6">
        <w:rPr>
          <w:rFonts w:ascii="宋体" w:eastAsia="宋体" w:hAnsi="宋体" w:cs="宋体"/>
          <w:kern w:val="0"/>
          <w:sz w:val="24"/>
          <w:szCs w:val="24"/>
        </w:rPr>
        <w:t>参数的理解：</w:t>
      </w:r>
      <w:proofErr w:type="spellStart"/>
      <w:r w:rsidRPr="00E32EF6">
        <w:rPr>
          <w:rFonts w:ascii="宋体" w:eastAsia="宋体" w:hAnsi="宋体" w:cs="宋体"/>
          <w:kern w:val="0"/>
          <w:sz w:val="24"/>
          <w:szCs w:val="24"/>
        </w:rPr>
        <w:t>rnn</w:t>
      </w:r>
      <w:proofErr w:type="spellEnd"/>
      <w:r w:rsidRPr="00E32EF6">
        <w:rPr>
          <w:rFonts w:ascii="宋体" w:eastAsia="宋体" w:hAnsi="宋体" w:cs="宋体"/>
          <w:kern w:val="0"/>
          <w:sz w:val="24"/>
          <w:szCs w:val="24"/>
        </w:rPr>
        <w:t>的基本参数都挺好理解因为其他深度学习框架基本也都一样，而比较特殊的就是</w:t>
      </w:r>
      <w:proofErr w:type="spellStart"/>
      <w:r w:rsidRPr="00E32EF6">
        <w:rPr>
          <w:rFonts w:ascii="宋体" w:eastAsia="宋体" w:hAnsi="宋体" w:cs="宋体"/>
          <w:kern w:val="0"/>
          <w:sz w:val="24"/>
          <w:szCs w:val="24"/>
        </w:rPr>
        <w:t>num_layers</w:t>
      </w:r>
      <w:proofErr w:type="spellEnd"/>
      <w:r w:rsidRPr="00E32EF6">
        <w:rPr>
          <w:rFonts w:ascii="宋体" w:eastAsia="宋体" w:hAnsi="宋体" w:cs="宋体"/>
          <w:kern w:val="0"/>
          <w:sz w:val="24"/>
          <w:szCs w:val="24"/>
        </w:rPr>
        <w:t>参数，其实也很简单，顾名思义就是代表着有几层</w:t>
      </w:r>
      <w:proofErr w:type="spellStart"/>
      <w:r w:rsidRPr="00E32EF6">
        <w:rPr>
          <w:rFonts w:ascii="宋体" w:eastAsia="宋体" w:hAnsi="宋体" w:cs="宋体"/>
          <w:kern w:val="0"/>
          <w:sz w:val="24"/>
          <w:szCs w:val="24"/>
        </w:rPr>
        <w:t>rnn</w:t>
      </w:r>
      <w:proofErr w:type="spellEnd"/>
      <w:r w:rsidRPr="00E32EF6">
        <w:rPr>
          <w:rFonts w:ascii="宋体" w:eastAsia="宋体" w:hAnsi="宋体" w:cs="宋体"/>
          <w:kern w:val="0"/>
          <w:sz w:val="24"/>
          <w:szCs w:val="24"/>
        </w:rPr>
        <w:t>，直接一口气帮你定义好直接计算，省的你自己再去定义一堆</w:t>
      </w:r>
      <w:proofErr w:type="spellStart"/>
      <w:r w:rsidRPr="00E32EF6">
        <w:rPr>
          <w:rFonts w:ascii="宋体" w:eastAsia="宋体" w:hAnsi="宋体" w:cs="宋体"/>
          <w:kern w:val="0"/>
          <w:sz w:val="24"/>
          <w:szCs w:val="24"/>
        </w:rPr>
        <w:t>rnn</w:t>
      </w:r>
      <w:proofErr w:type="spellEnd"/>
      <w:r w:rsidRPr="00E32EF6">
        <w:rPr>
          <w:rFonts w:ascii="宋体" w:eastAsia="宋体" w:hAnsi="宋体" w:cs="宋体"/>
          <w:kern w:val="0"/>
          <w:sz w:val="24"/>
          <w:szCs w:val="24"/>
        </w:rPr>
        <w:t>，然后一层一层的算过去，比如上面的示例代码设置</w:t>
      </w:r>
      <w:proofErr w:type="spellStart"/>
      <w:r w:rsidRPr="00E32EF6">
        <w:rPr>
          <w:rFonts w:ascii="宋体" w:eastAsia="宋体" w:hAnsi="宋体" w:cs="宋体"/>
          <w:kern w:val="0"/>
          <w:sz w:val="24"/>
          <w:szCs w:val="24"/>
        </w:rPr>
        <w:t>num_layers</w:t>
      </w:r>
      <w:proofErr w:type="spellEnd"/>
      <w:r w:rsidRPr="00E32EF6">
        <w:rPr>
          <w:rFonts w:ascii="宋体" w:eastAsia="宋体" w:hAnsi="宋体" w:cs="宋体"/>
          <w:kern w:val="0"/>
          <w:sz w:val="24"/>
          <w:szCs w:val="24"/>
        </w:rPr>
        <w:t>=4，那么上面的代码可以替换成下面这种：</w:t>
      </w:r>
    </w:p>
    <w:p w14:paraId="32A0405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proofErr w:type="gramStart"/>
      <w:r w:rsidRPr="00E32EF6">
        <w:rPr>
          <w:rFonts w:ascii="宋体" w:eastAsia="宋体" w:hAnsi="宋体" w:cs="宋体"/>
          <w:kern w:val="0"/>
          <w:sz w:val="24"/>
          <w:szCs w:val="24"/>
        </w:rPr>
        <w:t>torch.randn</w:t>
      </w:r>
      <w:proofErr w:type="spellEnd"/>
      <w:proofErr w:type="gramEnd"/>
      <w:r w:rsidRPr="00E32EF6">
        <w:rPr>
          <w:rFonts w:ascii="宋体" w:eastAsia="宋体" w:hAnsi="宋体" w:cs="宋体"/>
          <w:kern w:val="0"/>
          <w:sz w:val="24"/>
          <w:szCs w:val="24"/>
        </w:rPr>
        <w:t>(10, 3, 100)</w:t>
      </w:r>
    </w:p>
    <w:p w14:paraId="48D0E6F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layer1 = </w:t>
      </w:r>
      <w:proofErr w:type="spellStart"/>
      <w:proofErr w:type="gramStart"/>
      <w:r w:rsidRPr="00E32EF6">
        <w:rPr>
          <w:rFonts w:ascii="宋体" w:eastAsia="宋体" w:hAnsi="宋体" w:cs="宋体"/>
          <w:kern w:val="0"/>
          <w:sz w:val="24"/>
          <w:szCs w:val="24"/>
        </w:rPr>
        <w:t>torch.nn.RNN</w:t>
      </w:r>
      <w:proofErr w:type="spellEnd"/>
      <w:r w:rsidRPr="00E32EF6">
        <w:rPr>
          <w:rFonts w:ascii="宋体" w:eastAsia="宋体" w:hAnsi="宋体" w:cs="宋体"/>
          <w:kern w:val="0"/>
          <w:sz w:val="24"/>
          <w:szCs w:val="24"/>
        </w:rPr>
        <w:t>(</w:t>
      </w:r>
      <w:proofErr w:type="spellStart"/>
      <w:proofErr w:type="gramEnd"/>
      <w:r w:rsidRPr="00E32EF6">
        <w:rPr>
          <w:rFonts w:ascii="宋体" w:eastAsia="宋体" w:hAnsi="宋体" w:cs="宋体"/>
          <w:kern w:val="0"/>
          <w:sz w:val="24"/>
          <w:szCs w:val="24"/>
        </w:rPr>
        <w:t>input_size</w:t>
      </w:r>
      <w:proofErr w:type="spellEnd"/>
      <w:r w:rsidRPr="00E32EF6">
        <w:rPr>
          <w:rFonts w:ascii="宋体" w:eastAsia="宋体" w:hAnsi="宋体" w:cs="宋体"/>
          <w:kern w:val="0"/>
          <w:sz w:val="24"/>
          <w:szCs w:val="24"/>
        </w:rPr>
        <w:t xml:space="preserve">=100, </w:t>
      </w:r>
      <w:proofErr w:type="spellStart"/>
      <w:r w:rsidRPr="00E32EF6">
        <w:rPr>
          <w:rFonts w:ascii="宋体" w:eastAsia="宋体" w:hAnsi="宋体" w:cs="宋体"/>
          <w:kern w:val="0"/>
          <w:sz w:val="24"/>
          <w:szCs w:val="24"/>
        </w:rPr>
        <w:t>hidden_size</w:t>
      </w:r>
      <w:proofErr w:type="spellEnd"/>
      <w:r w:rsidRPr="00E32EF6">
        <w:rPr>
          <w:rFonts w:ascii="宋体" w:eastAsia="宋体" w:hAnsi="宋体" w:cs="宋体"/>
          <w:kern w:val="0"/>
          <w:sz w:val="24"/>
          <w:szCs w:val="24"/>
        </w:rPr>
        <w:t xml:space="preserve">=20, </w:t>
      </w:r>
      <w:proofErr w:type="spellStart"/>
      <w:r w:rsidRPr="00E32EF6">
        <w:rPr>
          <w:rFonts w:ascii="宋体" w:eastAsia="宋体" w:hAnsi="宋体" w:cs="宋体"/>
          <w:kern w:val="0"/>
          <w:sz w:val="24"/>
          <w:szCs w:val="24"/>
        </w:rPr>
        <w:t>num_layers</w:t>
      </w:r>
      <w:proofErr w:type="spellEnd"/>
      <w:r w:rsidRPr="00E32EF6">
        <w:rPr>
          <w:rFonts w:ascii="宋体" w:eastAsia="宋体" w:hAnsi="宋体" w:cs="宋体"/>
          <w:kern w:val="0"/>
          <w:sz w:val="24"/>
          <w:szCs w:val="24"/>
        </w:rPr>
        <w:t>=1)</w:t>
      </w:r>
    </w:p>
    <w:p w14:paraId="1139E67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把上面示例代码中</w:t>
      </w:r>
      <w:proofErr w:type="spellStart"/>
      <w:r w:rsidRPr="00E32EF6">
        <w:rPr>
          <w:rFonts w:ascii="宋体" w:eastAsia="宋体" w:hAnsi="宋体" w:cs="宋体"/>
          <w:kern w:val="0"/>
          <w:sz w:val="24"/>
          <w:szCs w:val="24"/>
        </w:rPr>
        <w:t>num_layers</w:t>
      </w:r>
      <w:proofErr w:type="spellEnd"/>
      <w:r w:rsidRPr="00E32EF6">
        <w:rPr>
          <w:rFonts w:ascii="宋体" w:eastAsia="宋体" w:hAnsi="宋体" w:cs="宋体"/>
          <w:kern w:val="0"/>
          <w:sz w:val="24"/>
          <w:szCs w:val="24"/>
        </w:rPr>
        <w:t>=4的</w:t>
      </w:r>
      <w:proofErr w:type="spellStart"/>
      <w:r w:rsidRPr="00E32EF6">
        <w:rPr>
          <w:rFonts w:ascii="宋体" w:eastAsia="宋体" w:hAnsi="宋体" w:cs="宋体"/>
          <w:kern w:val="0"/>
          <w:sz w:val="24"/>
          <w:szCs w:val="24"/>
        </w:rPr>
        <w:t>rnn</w:t>
      </w:r>
      <w:proofErr w:type="spellEnd"/>
      <w:r w:rsidRPr="00E32EF6">
        <w:rPr>
          <w:rFonts w:ascii="宋体" w:eastAsia="宋体" w:hAnsi="宋体" w:cs="宋体"/>
          <w:kern w:val="0"/>
          <w:sz w:val="24"/>
          <w:szCs w:val="24"/>
        </w:rPr>
        <w:t>改成4个为1的</w:t>
      </w:r>
      <w:proofErr w:type="spellStart"/>
      <w:r w:rsidRPr="00E32EF6">
        <w:rPr>
          <w:rFonts w:ascii="宋体" w:eastAsia="宋体" w:hAnsi="宋体" w:cs="宋体"/>
          <w:kern w:val="0"/>
          <w:sz w:val="24"/>
          <w:szCs w:val="24"/>
        </w:rPr>
        <w:t>rnn</w:t>
      </w:r>
      <w:proofErr w:type="spellEnd"/>
    </w:p>
    <w:p w14:paraId="754ABD9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layer2 = </w:t>
      </w:r>
      <w:proofErr w:type="spellStart"/>
      <w:proofErr w:type="gramStart"/>
      <w:r w:rsidRPr="00E32EF6">
        <w:rPr>
          <w:rFonts w:ascii="宋体" w:eastAsia="宋体" w:hAnsi="宋体" w:cs="宋体"/>
          <w:kern w:val="0"/>
          <w:sz w:val="24"/>
          <w:szCs w:val="24"/>
        </w:rPr>
        <w:t>torch.nn.RNN</w:t>
      </w:r>
      <w:proofErr w:type="spellEnd"/>
      <w:r w:rsidRPr="00E32EF6">
        <w:rPr>
          <w:rFonts w:ascii="宋体" w:eastAsia="宋体" w:hAnsi="宋体" w:cs="宋体"/>
          <w:kern w:val="0"/>
          <w:sz w:val="24"/>
          <w:szCs w:val="24"/>
        </w:rPr>
        <w:t>(</w:t>
      </w:r>
      <w:proofErr w:type="spellStart"/>
      <w:proofErr w:type="gramEnd"/>
      <w:r w:rsidRPr="00E32EF6">
        <w:rPr>
          <w:rFonts w:ascii="宋体" w:eastAsia="宋体" w:hAnsi="宋体" w:cs="宋体"/>
          <w:kern w:val="0"/>
          <w:sz w:val="24"/>
          <w:szCs w:val="24"/>
        </w:rPr>
        <w:t>input_size</w:t>
      </w:r>
      <w:proofErr w:type="spellEnd"/>
      <w:r w:rsidRPr="00E32EF6">
        <w:rPr>
          <w:rFonts w:ascii="宋体" w:eastAsia="宋体" w:hAnsi="宋体" w:cs="宋体"/>
          <w:kern w:val="0"/>
          <w:sz w:val="24"/>
          <w:szCs w:val="24"/>
        </w:rPr>
        <w:t xml:space="preserve">=20, </w:t>
      </w:r>
      <w:proofErr w:type="spellStart"/>
      <w:r w:rsidRPr="00E32EF6">
        <w:rPr>
          <w:rFonts w:ascii="宋体" w:eastAsia="宋体" w:hAnsi="宋体" w:cs="宋体"/>
          <w:kern w:val="0"/>
          <w:sz w:val="24"/>
          <w:szCs w:val="24"/>
        </w:rPr>
        <w:t>hidden_size</w:t>
      </w:r>
      <w:proofErr w:type="spellEnd"/>
      <w:r w:rsidRPr="00E32EF6">
        <w:rPr>
          <w:rFonts w:ascii="宋体" w:eastAsia="宋体" w:hAnsi="宋体" w:cs="宋体"/>
          <w:kern w:val="0"/>
          <w:sz w:val="24"/>
          <w:szCs w:val="24"/>
        </w:rPr>
        <w:t xml:space="preserve">=20, </w:t>
      </w:r>
      <w:proofErr w:type="spellStart"/>
      <w:r w:rsidRPr="00E32EF6">
        <w:rPr>
          <w:rFonts w:ascii="宋体" w:eastAsia="宋体" w:hAnsi="宋体" w:cs="宋体"/>
          <w:kern w:val="0"/>
          <w:sz w:val="24"/>
          <w:szCs w:val="24"/>
        </w:rPr>
        <w:t>num_layers</w:t>
      </w:r>
      <w:proofErr w:type="spellEnd"/>
      <w:r w:rsidRPr="00E32EF6">
        <w:rPr>
          <w:rFonts w:ascii="宋体" w:eastAsia="宋体" w:hAnsi="宋体" w:cs="宋体"/>
          <w:kern w:val="0"/>
          <w:sz w:val="24"/>
          <w:szCs w:val="24"/>
        </w:rPr>
        <w:t>=1)</w:t>
      </w:r>
    </w:p>
    <w:p w14:paraId="4F59293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因为第一层的hidden是20，所以后几层的输入都是20</w:t>
      </w:r>
    </w:p>
    <w:p w14:paraId="2A8E321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layer3 = </w:t>
      </w:r>
      <w:proofErr w:type="spellStart"/>
      <w:proofErr w:type="gramStart"/>
      <w:r w:rsidRPr="00E32EF6">
        <w:rPr>
          <w:rFonts w:ascii="宋体" w:eastAsia="宋体" w:hAnsi="宋体" w:cs="宋体"/>
          <w:kern w:val="0"/>
          <w:sz w:val="24"/>
          <w:szCs w:val="24"/>
        </w:rPr>
        <w:t>torch.nn.RNN</w:t>
      </w:r>
      <w:proofErr w:type="spellEnd"/>
      <w:r w:rsidRPr="00E32EF6">
        <w:rPr>
          <w:rFonts w:ascii="宋体" w:eastAsia="宋体" w:hAnsi="宋体" w:cs="宋体"/>
          <w:kern w:val="0"/>
          <w:sz w:val="24"/>
          <w:szCs w:val="24"/>
        </w:rPr>
        <w:t>(</w:t>
      </w:r>
      <w:proofErr w:type="spellStart"/>
      <w:proofErr w:type="gramEnd"/>
      <w:r w:rsidRPr="00E32EF6">
        <w:rPr>
          <w:rFonts w:ascii="宋体" w:eastAsia="宋体" w:hAnsi="宋体" w:cs="宋体"/>
          <w:kern w:val="0"/>
          <w:sz w:val="24"/>
          <w:szCs w:val="24"/>
        </w:rPr>
        <w:t>input_size</w:t>
      </w:r>
      <w:proofErr w:type="spellEnd"/>
      <w:r w:rsidRPr="00E32EF6">
        <w:rPr>
          <w:rFonts w:ascii="宋体" w:eastAsia="宋体" w:hAnsi="宋体" w:cs="宋体"/>
          <w:kern w:val="0"/>
          <w:sz w:val="24"/>
          <w:szCs w:val="24"/>
        </w:rPr>
        <w:t xml:space="preserve">=20, </w:t>
      </w:r>
      <w:proofErr w:type="spellStart"/>
      <w:r w:rsidRPr="00E32EF6">
        <w:rPr>
          <w:rFonts w:ascii="宋体" w:eastAsia="宋体" w:hAnsi="宋体" w:cs="宋体"/>
          <w:kern w:val="0"/>
          <w:sz w:val="24"/>
          <w:szCs w:val="24"/>
        </w:rPr>
        <w:t>hidden_size</w:t>
      </w:r>
      <w:proofErr w:type="spellEnd"/>
      <w:r w:rsidRPr="00E32EF6">
        <w:rPr>
          <w:rFonts w:ascii="宋体" w:eastAsia="宋体" w:hAnsi="宋体" w:cs="宋体"/>
          <w:kern w:val="0"/>
          <w:sz w:val="24"/>
          <w:szCs w:val="24"/>
        </w:rPr>
        <w:t xml:space="preserve">=20, </w:t>
      </w:r>
      <w:proofErr w:type="spellStart"/>
      <w:r w:rsidRPr="00E32EF6">
        <w:rPr>
          <w:rFonts w:ascii="宋体" w:eastAsia="宋体" w:hAnsi="宋体" w:cs="宋体"/>
          <w:kern w:val="0"/>
          <w:sz w:val="24"/>
          <w:szCs w:val="24"/>
        </w:rPr>
        <w:t>num_layers</w:t>
      </w:r>
      <w:proofErr w:type="spellEnd"/>
      <w:r w:rsidRPr="00E32EF6">
        <w:rPr>
          <w:rFonts w:ascii="宋体" w:eastAsia="宋体" w:hAnsi="宋体" w:cs="宋体"/>
          <w:kern w:val="0"/>
          <w:sz w:val="24"/>
          <w:szCs w:val="24"/>
        </w:rPr>
        <w:t>=1)</w:t>
      </w:r>
    </w:p>
    <w:p w14:paraId="2C2373E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layer4 = </w:t>
      </w:r>
      <w:proofErr w:type="spellStart"/>
      <w:proofErr w:type="gramStart"/>
      <w:r w:rsidRPr="00E32EF6">
        <w:rPr>
          <w:rFonts w:ascii="宋体" w:eastAsia="宋体" w:hAnsi="宋体" w:cs="宋体"/>
          <w:kern w:val="0"/>
          <w:sz w:val="24"/>
          <w:szCs w:val="24"/>
        </w:rPr>
        <w:t>torch.nn.RNN</w:t>
      </w:r>
      <w:proofErr w:type="spellEnd"/>
      <w:r w:rsidRPr="00E32EF6">
        <w:rPr>
          <w:rFonts w:ascii="宋体" w:eastAsia="宋体" w:hAnsi="宋体" w:cs="宋体"/>
          <w:kern w:val="0"/>
          <w:sz w:val="24"/>
          <w:szCs w:val="24"/>
        </w:rPr>
        <w:t>(</w:t>
      </w:r>
      <w:proofErr w:type="spellStart"/>
      <w:proofErr w:type="gramEnd"/>
      <w:r w:rsidRPr="00E32EF6">
        <w:rPr>
          <w:rFonts w:ascii="宋体" w:eastAsia="宋体" w:hAnsi="宋体" w:cs="宋体"/>
          <w:kern w:val="0"/>
          <w:sz w:val="24"/>
          <w:szCs w:val="24"/>
        </w:rPr>
        <w:t>input_size</w:t>
      </w:r>
      <w:proofErr w:type="spellEnd"/>
      <w:r w:rsidRPr="00E32EF6">
        <w:rPr>
          <w:rFonts w:ascii="宋体" w:eastAsia="宋体" w:hAnsi="宋体" w:cs="宋体"/>
          <w:kern w:val="0"/>
          <w:sz w:val="24"/>
          <w:szCs w:val="24"/>
        </w:rPr>
        <w:t xml:space="preserve">=20, </w:t>
      </w:r>
      <w:proofErr w:type="spellStart"/>
      <w:r w:rsidRPr="00E32EF6">
        <w:rPr>
          <w:rFonts w:ascii="宋体" w:eastAsia="宋体" w:hAnsi="宋体" w:cs="宋体"/>
          <w:kern w:val="0"/>
          <w:sz w:val="24"/>
          <w:szCs w:val="24"/>
        </w:rPr>
        <w:t>hidden_size</w:t>
      </w:r>
      <w:proofErr w:type="spellEnd"/>
      <w:r w:rsidRPr="00E32EF6">
        <w:rPr>
          <w:rFonts w:ascii="宋体" w:eastAsia="宋体" w:hAnsi="宋体" w:cs="宋体"/>
          <w:kern w:val="0"/>
          <w:sz w:val="24"/>
          <w:szCs w:val="24"/>
        </w:rPr>
        <w:t xml:space="preserve">=20, </w:t>
      </w:r>
      <w:proofErr w:type="spellStart"/>
      <w:r w:rsidRPr="00E32EF6">
        <w:rPr>
          <w:rFonts w:ascii="宋体" w:eastAsia="宋体" w:hAnsi="宋体" w:cs="宋体"/>
          <w:kern w:val="0"/>
          <w:sz w:val="24"/>
          <w:szCs w:val="24"/>
        </w:rPr>
        <w:t>num_layers</w:t>
      </w:r>
      <w:proofErr w:type="spellEnd"/>
      <w:r w:rsidRPr="00E32EF6">
        <w:rPr>
          <w:rFonts w:ascii="宋体" w:eastAsia="宋体" w:hAnsi="宋体" w:cs="宋体"/>
          <w:kern w:val="0"/>
          <w:sz w:val="24"/>
          <w:szCs w:val="24"/>
        </w:rPr>
        <w:t>=1)</w:t>
      </w:r>
    </w:p>
    <w:p w14:paraId="6722CB9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out, h = layer1(x)</w:t>
      </w:r>
    </w:p>
    <w:p w14:paraId="3CEA770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out, h = layer2(out)</w:t>
      </w:r>
    </w:p>
    <w:p w14:paraId="09E4AFA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out, h = layer3(out)</w:t>
      </w:r>
    </w:p>
    <w:p w14:paraId="2533029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out, h = layer4(out)</w:t>
      </w:r>
    </w:p>
    <w:p w14:paraId="30F736C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out.shape</w:t>
      </w:r>
      <w:proofErr w:type="spellEnd"/>
      <w:proofErr w:type="gramEnd"/>
    </w:p>
    <w:p w14:paraId="16FDDEB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([10, 3, 20])</w:t>
      </w:r>
    </w:p>
    <w:p w14:paraId="2455EB92"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RNN参数理解参考：</w:t>
      </w:r>
      <w:r w:rsidRPr="00E32EF6">
        <w:rPr>
          <w:rFonts w:ascii="宋体" w:eastAsia="宋体" w:hAnsi="宋体" w:cs="宋体"/>
          <w:kern w:val="0"/>
          <w:sz w:val="24"/>
          <w:szCs w:val="24"/>
        </w:rPr>
        <w:br/>
      </w:r>
      <w:hyperlink r:id="rId61" w:tgtFrame="_blank" w:history="1">
        <w:r w:rsidRPr="00E32EF6">
          <w:rPr>
            <w:rFonts w:ascii="宋体" w:eastAsia="宋体" w:hAnsi="宋体" w:cs="宋体"/>
            <w:color w:val="0000FF"/>
            <w:kern w:val="0"/>
            <w:sz w:val="24"/>
            <w:szCs w:val="24"/>
            <w:u w:val="single"/>
          </w:rPr>
          <w:t>https://blog.csdn.net/rogerfang/article/details/84500754</w:t>
        </w:r>
      </w:hyperlink>
    </w:p>
    <w:p w14:paraId="0F3B18C2"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LSTM层</w:t>
      </w:r>
    </w:p>
    <w:p w14:paraId="69318059"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类API：</w:t>
      </w:r>
      <w:proofErr w:type="spellStart"/>
      <w:r w:rsidRPr="00E32EF6">
        <w:rPr>
          <w:rFonts w:ascii="宋体" w:eastAsia="宋体" w:hAnsi="宋体" w:cs="宋体"/>
          <w:kern w:val="0"/>
          <w:sz w:val="24"/>
          <w:szCs w:val="24"/>
        </w:rPr>
        <w:t>torch.nn.LSTM</w:t>
      </w:r>
      <w:proofErr w:type="spellEnd"/>
      <w:r w:rsidRPr="00E32EF6">
        <w:rPr>
          <w:rFonts w:ascii="宋体" w:eastAsia="宋体" w:hAnsi="宋体" w:cs="宋体"/>
          <w:kern w:val="0"/>
          <w:sz w:val="24"/>
          <w:szCs w:val="24"/>
        </w:rPr>
        <w:t>，因为LSTM是基于RNN并添加了门控制，因此返回的时候比RNN要多返回一个cell单元，格式和hidden一样，举例：</w:t>
      </w:r>
    </w:p>
    <w:p w14:paraId="2B15C72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proofErr w:type="gramStart"/>
      <w:r w:rsidRPr="00E32EF6">
        <w:rPr>
          <w:rFonts w:ascii="宋体" w:eastAsia="宋体" w:hAnsi="宋体" w:cs="宋体"/>
          <w:kern w:val="0"/>
          <w:sz w:val="24"/>
          <w:szCs w:val="24"/>
        </w:rPr>
        <w:t>torch.randn</w:t>
      </w:r>
      <w:proofErr w:type="spellEnd"/>
      <w:proofErr w:type="gramEnd"/>
      <w:r w:rsidRPr="00E32EF6">
        <w:rPr>
          <w:rFonts w:ascii="宋体" w:eastAsia="宋体" w:hAnsi="宋体" w:cs="宋体"/>
          <w:kern w:val="0"/>
          <w:sz w:val="24"/>
          <w:szCs w:val="24"/>
        </w:rPr>
        <w:t>(10, 3, 100)</w:t>
      </w:r>
    </w:p>
    <w:p w14:paraId="7D86D1F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layer =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nn.LSTM</w:t>
      </w:r>
      <w:proofErr w:type="spellEnd"/>
      <w:proofErr w:type="gram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input_size</w:t>
      </w:r>
      <w:proofErr w:type="spellEnd"/>
      <w:r w:rsidRPr="00E32EF6">
        <w:rPr>
          <w:rFonts w:ascii="宋体" w:eastAsia="宋体" w:hAnsi="宋体" w:cs="宋体"/>
          <w:kern w:val="0"/>
          <w:sz w:val="24"/>
          <w:szCs w:val="24"/>
        </w:rPr>
        <w:t xml:space="preserve">=100, </w:t>
      </w:r>
      <w:proofErr w:type="spellStart"/>
      <w:r w:rsidRPr="00E32EF6">
        <w:rPr>
          <w:rFonts w:ascii="宋体" w:eastAsia="宋体" w:hAnsi="宋体" w:cs="宋体"/>
          <w:kern w:val="0"/>
          <w:sz w:val="24"/>
          <w:szCs w:val="24"/>
        </w:rPr>
        <w:t>hidden_size</w:t>
      </w:r>
      <w:proofErr w:type="spellEnd"/>
      <w:r w:rsidRPr="00E32EF6">
        <w:rPr>
          <w:rFonts w:ascii="宋体" w:eastAsia="宋体" w:hAnsi="宋体" w:cs="宋体"/>
          <w:kern w:val="0"/>
          <w:sz w:val="24"/>
          <w:szCs w:val="24"/>
        </w:rPr>
        <w:t xml:space="preserve">=20, </w:t>
      </w:r>
      <w:proofErr w:type="spellStart"/>
      <w:r w:rsidRPr="00E32EF6">
        <w:rPr>
          <w:rFonts w:ascii="宋体" w:eastAsia="宋体" w:hAnsi="宋体" w:cs="宋体"/>
          <w:kern w:val="0"/>
          <w:sz w:val="24"/>
          <w:szCs w:val="24"/>
        </w:rPr>
        <w:t>num_layers</w:t>
      </w:r>
      <w:proofErr w:type="spellEnd"/>
      <w:r w:rsidRPr="00E32EF6">
        <w:rPr>
          <w:rFonts w:ascii="宋体" w:eastAsia="宋体" w:hAnsi="宋体" w:cs="宋体"/>
          <w:kern w:val="0"/>
          <w:sz w:val="24"/>
          <w:szCs w:val="24"/>
        </w:rPr>
        <w:t>=4)</w:t>
      </w:r>
    </w:p>
    <w:p w14:paraId="383157D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w:t>
      </w:r>
    </w:p>
    <w:p w14:paraId="58043AB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LSTM(</w:t>
      </w:r>
      <w:proofErr w:type="gramEnd"/>
      <w:r w:rsidRPr="00E32EF6">
        <w:rPr>
          <w:rFonts w:ascii="宋体" w:eastAsia="宋体" w:hAnsi="宋体" w:cs="宋体"/>
          <w:kern w:val="0"/>
          <w:sz w:val="24"/>
          <w:szCs w:val="24"/>
        </w:rPr>
        <w:t xml:space="preserve">100, 20, </w:t>
      </w:r>
      <w:proofErr w:type="spellStart"/>
      <w:r w:rsidRPr="00E32EF6">
        <w:rPr>
          <w:rFonts w:ascii="宋体" w:eastAsia="宋体" w:hAnsi="宋体" w:cs="宋体"/>
          <w:kern w:val="0"/>
          <w:sz w:val="24"/>
          <w:szCs w:val="24"/>
        </w:rPr>
        <w:t>num_layers</w:t>
      </w:r>
      <w:proofErr w:type="spellEnd"/>
      <w:r w:rsidRPr="00E32EF6">
        <w:rPr>
          <w:rFonts w:ascii="宋体" w:eastAsia="宋体" w:hAnsi="宋体" w:cs="宋体"/>
          <w:kern w:val="0"/>
          <w:sz w:val="24"/>
          <w:szCs w:val="24"/>
        </w:rPr>
        <w:t>=4)</w:t>
      </w:r>
    </w:p>
    <w:p w14:paraId="354D1CE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&gt;&gt;&gt; out, (h, c) = layer(x)</w:t>
      </w:r>
    </w:p>
    <w:p w14:paraId="6A5A9A0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返回output、hidden和cell</w:t>
      </w:r>
    </w:p>
    <w:p w14:paraId="30D36BF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out.shape</w:t>
      </w:r>
      <w:proofErr w:type="spellEnd"/>
      <w:proofErr w:type="gramEnd"/>
    </w:p>
    <w:p w14:paraId="39E1946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([10, 3, 20])</w:t>
      </w:r>
    </w:p>
    <w:p w14:paraId="1E07440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h.shape</w:t>
      </w:r>
      <w:proofErr w:type="spellEnd"/>
      <w:proofErr w:type="gramEnd"/>
    </w:p>
    <w:p w14:paraId="17C9B01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([4, 3, 20])</w:t>
      </w:r>
    </w:p>
    <w:p w14:paraId="2F760DC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c.shape</w:t>
      </w:r>
      <w:proofErr w:type="spellEnd"/>
      <w:proofErr w:type="gramEnd"/>
    </w:p>
    <w:p w14:paraId="5EFB121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([4, 3, 20])</w:t>
      </w:r>
    </w:p>
    <w:p w14:paraId="60F2AA5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可以看出和hidden格式一样</w:t>
      </w:r>
    </w:p>
    <w:p w14:paraId="587CBFB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cell：[</w:t>
      </w:r>
      <w:proofErr w:type="spellStart"/>
      <w:r w:rsidRPr="00E32EF6">
        <w:rPr>
          <w:rFonts w:ascii="宋体" w:eastAsia="宋体" w:hAnsi="宋体" w:cs="宋体"/>
          <w:kern w:val="0"/>
          <w:sz w:val="24"/>
          <w:szCs w:val="24"/>
        </w:rPr>
        <w:t>num_layers</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batch_size</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hidden_size</w:t>
      </w:r>
      <w:proofErr w:type="spellEnd"/>
      <w:r w:rsidRPr="00E32EF6">
        <w:rPr>
          <w:rFonts w:ascii="宋体" w:eastAsia="宋体" w:hAnsi="宋体" w:cs="宋体"/>
          <w:kern w:val="0"/>
          <w:sz w:val="24"/>
          <w:szCs w:val="24"/>
        </w:rPr>
        <w:t>]</w:t>
      </w:r>
    </w:p>
    <w:p w14:paraId="44D3A499"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这里给一个通过前三个数预测后一个数的模型代码示例：</w:t>
      </w:r>
    </w:p>
    <w:p w14:paraId="065E689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w:t>
      </w:r>
    </w:p>
    <w:p w14:paraId="6EDFF92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模块导入</w:t>
      </w:r>
    </w:p>
    <w:p w14:paraId="2165DD6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import </w:t>
      </w:r>
      <w:proofErr w:type="spellStart"/>
      <w:r w:rsidRPr="00E32EF6">
        <w:rPr>
          <w:rFonts w:ascii="宋体" w:eastAsia="宋体" w:hAnsi="宋体" w:cs="宋体"/>
          <w:kern w:val="0"/>
          <w:sz w:val="24"/>
          <w:szCs w:val="24"/>
        </w:rPr>
        <w:t>numpy</w:t>
      </w:r>
      <w:proofErr w:type="spellEnd"/>
    </w:p>
    <w:p w14:paraId="5BEC887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import torch</w:t>
      </w:r>
    </w:p>
    <w:p w14:paraId="1C3C56B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from torch import </w:t>
      </w:r>
      <w:proofErr w:type="spellStart"/>
      <w:r w:rsidRPr="00E32EF6">
        <w:rPr>
          <w:rFonts w:ascii="宋体" w:eastAsia="宋体" w:hAnsi="宋体" w:cs="宋体"/>
          <w:kern w:val="0"/>
          <w:sz w:val="24"/>
          <w:szCs w:val="24"/>
        </w:rPr>
        <w:t>nn</w:t>
      </w:r>
      <w:proofErr w:type="spellEnd"/>
    </w:p>
    <w:p w14:paraId="51D6516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5FE212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w:t>
      </w:r>
    </w:p>
    <w:p w14:paraId="214BBB1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数据预处理</w:t>
      </w:r>
    </w:p>
    <w:p w14:paraId="7155A2A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32EF6">
        <w:rPr>
          <w:rFonts w:ascii="宋体" w:eastAsia="宋体" w:hAnsi="宋体" w:cs="宋体"/>
          <w:kern w:val="0"/>
          <w:sz w:val="24"/>
          <w:szCs w:val="24"/>
        </w:rPr>
        <w:t>data_length</w:t>
      </w:r>
      <w:proofErr w:type="spellEnd"/>
      <w:r w:rsidRPr="00E32EF6">
        <w:rPr>
          <w:rFonts w:ascii="宋体" w:eastAsia="宋体" w:hAnsi="宋体" w:cs="宋体"/>
          <w:kern w:val="0"/>
          <w:sz w:val="24"/>
          <w:szCs w:val="24"/>
        </w:rPr>
        <w:t xml:space="preserve"> = 30</w:t>
      </w:r>
    </w:p>
    <w:p w14:paraId="7D4E6C3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定义30个数，通过前三个预测后一个，比如：1,2,3-&gt;4</w:t>
      </w:r>
    </w:p>
    <w:p w14:paraId="449B2C3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32EF6">
        <w:rPr>
          <w:rFonts w:ascii="宋体" w:eastAsia="宋体" w:hAnsi="宋体" w:cs="宋体"/>
          <w:kern w:val="0"/>
          <w:sz w:val="24"/>
          <w:szCs w:val="24"/>
        </w:rPr>
        <w:t>seq_length</w:t>
      </w:r>
      <w:proofErr w:type="spellEnd"/>
      <w:r w:rsidRPr="00E32EF6">
        <w:rPr>
          <w:rFonts w:ascii="宋体" w:eastAsia="宋体" w:hAnsi="宋体" w:cs="宋体"/>
          <w:kern w:val="0"/>
          <w:sz w:val="24"/>
          <w:szCs w:val="24"/>
        </w:rPr>
        <w:t xml:space="preserve"> = 3</w:t>
      </w:r>
    </w:p>
    <w:p w14:paraId="0FFBFB8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通过上面可知序列长度为3</w:t>
      </w:r>
    </w:p>
    <w:p w14:paraId="50EDDAD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F2222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number = [</w:t>
      </w:r>
      <w:proofErr w:type="spellStart"/>
      <w:r w:rsidRPr="00E32EF6">
        <w:rPr>
          <w:rFonts w:ascii="宋体" w:eastAsia="宋体" w:hAnsi="宋体" w:cs="宋体"/>
          <w:kern w:val="0"/>
          <w:sz w:val="24"/>
          <w:szCs w:val="24"/>
        </w:rPr>
        <w:t>i</w:t>
      </w:r>
      <w:proofErr w:type="spellEnd"/>
      <w:r w:rsidRPr="00E32EF6">
        <w:rPr>
          <w:rFonts w:ascii="宋体" w:eastAsia="宋体" w:hAnsi="宋体" w:cs="宋体"/>
          <w:kern w:val="0"/>
          <w:sz w:val="24"/>
          <w:szCs w:val="24"/>
        </w:rPr>
        <w:t xml:space="preserve"> for </w:t>
      </w:r>
      <w:proofErr w:type="spellStart"/>
      <w:r w:rsidRPr="00E32EF6">
        <w:rPr>
          <w:rFonts w:ascii="宋体" w:eastAsia="宋体" w:hAnsi="宋体" w:cs="宋体"/>
          <w:kern w:val="0"/>
          <w:sz w:val="24"/>
          <w:szCs w:val="24"/>
        </w:rPr>
        <w:t>i</w:t>
      </w:r>
      <w:proofErr w:type="spellEnd"/>
      <w:r w:rsidRPr="00E32EF6">
        <w:rPr>
          <w:rFonts w:ascii="宋体" w:eastAsia="宋体" w:hAnsi="宋体" w:cs="宋体"/>
          <w:kern w:val="0"/>
          <w:sz w:val="24"/>
          <w:szCs w:val="24"/>
        </w:rPr>
        <w:t xml:space="preserve"> in range(</w:t>
      </w:r>
      <w:proofErr w:type="spellStart"/>
      <w:r w:rsidRPr="00E32EF6">
        <w:rPr>
          <w:rFonts w:ascii="宋体" w:eastAsia="宋体" w:hAnsi="宋体" w:cs="宋体"/>
          <w:kern w:val="0"/>
          <w:sz w:val="24"/>
          <w:szCs w:val="24"/>
        </w:rPr>
        <w:t>data_length</w:t>
      </w:r>
      <w:proofErr w:type="spellEnd"/>
      <w:r w:rsidRPr="00E32EF6">
        <w:rPr>
          <w:rFonts w:ascii="宋体" w:eastAsia="宋体" w:hAnsi="宋体" w:cs="宋体"/>
          <w:kern w:val="0"/>
          <w:sz w:val="24"/>
          <w:szCs w:val="24"/>
        </w:rPr>
        <w:t>)]</w:t>
      </w:r>
    </w:p>
    <w:p w14:paraId="17162D0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32EF6">
        <w:rPr>
          <w:rFonts w:ascii="宋体" w:eastAsia="宋体" w:hAnsi="宋体" w:cs="宋体"/>
          <w:kern w:val="0"/>
          <w:sz w:val="24"/>
          <w:szCs w:val="24"/>
        </w:rPr>
        <w:t>li_x</w:t>
      </w:r>
      <w:proofErr w:type="spellEnd"/>
      <w:r w:rsidRPr="00E32EF6">
        <w:rPr>
          <w:rFonts w:ascii="宋体" w:eastAsia="宋体" w:hAnsi="宋体" w:cs="宋体"/>
          <w:kern w:val="0"/>
          <w:sz w:val="24"/>
          <w:szCs w:val="24"/>
        </w:rPr>
        <w:t xml:space="preserve"> = []</w:t>
      </w:r>
    </w:p>
    <w:p w14:paraId="48C9679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32EF6">
        <w:rPr>
          <w:rFonts w:ascii="宋体" w:eastAsia="宋体" w:hAnsi="宋体" w:cs="宋体"/>
          <w:kern w:val="0"/>
          <w:sz w:val="24"/>
          <w:szCs w:val="24"/>
        </w:rPr>
        <w:t>li_y</w:t>
      </w:r>
      <w:proofErr w:type="spellEnd"/>
      <w:r w:rsidRPr="00E32EF6">
        <w:rPr>
          <w:rFonts w:ascii="宋体" w:eastAsia="宋体" w:hAnsi="宋体" w:cs="宋体"/>
          <w:kern w:val="0"/>
          <w:sz w:val="24"/>
          <w:szCs w:val="24"/>
        </w:rPr>
        <w:t xml:space="preserve"> = []</w:t>
      </w:r>
    </w:p>
    <w:p w14:paraId="7197D8B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for </w:t>
      </w:r>
      <w:proofErr w:type="spellStart"/>
      <w:r w:rsidRPr="00E32EF6">
        <w:rPr>
          <w:rFonts w:ascii="宋体" w:eastAsia="宋体" w:hAnsi="宋体" w:cs="宋体"/>
          <w:kern w:val="0"/>
          <w:sz w:val="24"/>
          <w:szCs w:val="24"/>
        </w:rPr>
        <w:t>i</w:t>
      </w:r>
      <w:proofErr w:type="spellEnd"/>
      <w:r w:rsidRPr="00E32EF6">
        <w:rPr>
          <w:rFonts w:ascii="宋体" w:eastAsia="宋体" w:hAnsi="宋体" w:cs="宋体"/>
          <w:kern w:val="0"/>
          <w:sz w:val="24"/>
          <w:szCs w:val="24"/>
        </w:rPr>
        <w:t xml:space="preserve"> in </w:t>
      </w:r>
      <w:proofErr w:type="gramStart"/>
      <w:r w:rsidRPr="00E32EF6">
        <w:rPr>
          <w:rFonts w:ascii="宋体" w:eastAsia="宋体" w:hAnsi="宋体" w:cs="宋体"/>
          <w:kern w:val="0"/>
          <w:sz w:val="24"/>
          <w:szCs w:val="24"/>
        </w:rPr>
        <w:t>range(</w:t>
      </w:r>
      <w:proofErr w:type="gramEnd"/>
      <w:r w:rsidRPr="00E32EF6">
        <w:rPr>
          <w:rFonts w:ascii="宋体" w:eastAsia="宋体" w:hAnsi="宋体" w:cs="宋体"/>
          <w:kern w:val="0"/>
          <w:sz w:val="24"/>
          <w:szCs w:val="24"/>
        </w:rPr>
        <w:t xml:space="preserve">0, </w:t>
      </w:r>
      <w:proofErr w:type="spellStart"/>
      <w:r w:rsidRPr="00E32EF6">
        <w:rPr>
          <w:rFonts w:ascii="宋体" w:eastAsia="宋体" w:hAnsi="宋体" w:cs="宋体"/>
          <w:kern w:val="0"/>
          <w:sz w:val="24"/>
          <w:szCs w:val="24"/>
        </w:rPr>
        <w:t>data_length</w:t>
      </w:r>
      <w:proofErr w:type="spell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seq_length</w:t>
      </w:r>
      <w:proofErr w:type="spellEnd"/>
      <w:r w:rsidRPr="00E32EF6">
        <w:rPr>
          <w:rFonts w:ascii="宋体" w:eastAsia="宋体" w:hAnsi="宋体" w:cs="宋体"/>
          <w:kern w:val="0"/>
          <w:sz w:val="24"/>
          <w:szCs w:val="24"/>
        </w:rPr>
        <w:t>):</w:t>
      </w:r>
    </w:p>
    <w:p w14:paraId="696265B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x = </w:t>
      </w:r>
      <w:proofErr w:type="gramStart"/>
      <w:r w:rsidRPr="00E32EF6">
        <w:rPr>
          <w:rFonts w:ascii="宋体" w:eastAsia="宋体" w:hAnsi="宋体" w:cs="宋体"/>
          <w:kern w:val="0"/>
          <w:sz w:val="24"/>
          <w:szCs w:val="24"/>
        </w:rPr>
        <w:t>number[</w:t>
      </w:r>
      <w:proofErr w:type="spellStart"/>
      <w:proofErr w:type="gramEnd"/>
      <w:r w:rsidRPr="00E32EF6">
        <w:rPr>
          <w:rFonts w:ascii="宋体" w:eastAsia="宋体" w:hAnsi="宋体" w:cs="宋体"/>
          <w:kern w:val="0"/>
          <w:sz w:val="24"/>
          <w:szCs w:val="24"/>
        </w:rPr>
        <w:t>i</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i</w:t>
      </w:r>
      <w:proofErr w:type="spell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seq_length</w:t>
      </w:r>
      <w:proofErr w:type="spellEnd"/>
      <w:r w:rsidRPr="00E32EF6">
        <w:rPr>
          <w:rFonts w:ascii="宋体" w:eastAsia="宋体" w:hAnsi="宋体" w:cs="宋体"/>
          <w:kern w:val="0"/>
          <w:sz w:val="24"/>
          <w:szCs w:val="24"/>
        </w:rPr>
        <w:t>]</w:t>
      </w:r>
    </w:p>
    <w:p w14:paraId="7EE4C09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y = </w:t>
      </w:r>
      <w:proofErr w:type="gramStart"/>
      <w:r w:rsidRPr="00E32EF6">
        <w:rPr>
          <w:rFonts w:ascii="宋体" w:eastAsia="宋体" w:hAnsi="宋体" w:cs="宋体"/>
          <w:kern w:val="0"/>
          <w:sz w:val="24"/>
          <w:szCs w:val="24"/>
        </w:rPr>
        <w:t>number[</w:t>
      </w:r>
      <w:proofErr w:type="spellStart"/>
      <w:proofErr w:type="gramEnd"/>
      <w:r w:rsidRPr="00E32EF6">
        <w:rPr>
          <w:rFonts w:ascii="宋体" w:eastAsia="宋体" w:hAnsi="宋体" w:cs="宋体"/>
          <w:kern w:val="0"/>
          <w:sz w:val="24"/>
          <w:szCs w:val="24"/>
        </w:rPr>
        <w:t>i</w:t>
      </w:r>
      <w:proofErr w:type="spell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seq_length</w:t>
      </w:r>
      <w:proofErr w:type="spellEnd"/>
      <w:r w:rsidRPr="00E32EF6">
        <w:rPr>
          <w:rFonts w:ascii="宋体" w:eastAsia="宋体" w:hAnsi="宋体" w:cs="宋体"/>
          <w:kern w:val="0"/>
          <w:sz w:val="24"/>
          <w:szCs w:val="24"/>
        </w:rPr>
        <w:t>]</w:t>
      </w:r>
    </w:p>
    <w:p w14:paraId="28BE74D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li_</w:t>
      </w:r>
      <w:proofErr w:type="gramStart"/>
      <w:r w:rsidRPr="00E32EF6">
        <w:rPr>
          <w:rFonts w:ascii="宋体" w:eastAsia="宋体" w:hAnsi="宋体" w:cs="宋体"/>
          <w:kern w:val="0"/>
          <w:sz w:val="24"/>
          <w:szCs w:val="24"/>
        </w:rPr>
        <w:t>x.append</w:t>
      </w:r>
      <w:proofErr w:type="spellEnd"/>
      <w:proofErr w:type="gramEnd"/>
      <w:r w:rsidRPr="00E32EF6">
        <w:rPr>
          <w:rFonts w:ascii="宋体" w:eastAsia="宋体" w:hAnsi="宋体" w:cs="宋体"/>
          <w:kern w:val="0"/>
          <w:sz w:val="24"/>
          <w:szCs w:val="24"/>
        </w:rPr>
        <w:t>(x)</w:t>
      </w:r>
    </w:p>
    <w:p w14:paraId="2D96521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li_</w:t>
      </w:r>
      <w:proofErr w:type="gramStart"/>
      <w:r w:rsidRPr="00E32EF6">
        <w:rPr>
          <w:rFonts w:ascii="宋体" w:eastAsia="宋体" w:hAnsi="宋体" w:cs="宋体"/>
          <w:kern w:val="0"/>
          <w:sz w:val="24"/>
          <w:szCs w:val="24"/>
        </w:rPr>
        <w:t>y.append</w:t>
      </w:r>
      <w:proofErr w:type="spellEnd"/>
      <w:proofErr w:type="gramEnd"/>
      <w:r w:rsidRPr="00E32EF6">
        <w:rPr>
          <w:rFonts w:ascii="宋体" w:eastAsia="宋体" w:hAnsi="宋体" w:cs="宋体"/>
          <w:kern w:val="0"/>
          <w:sz w:val="24"/>
          <w:szCs w:val="24"/>
        </w:rPr>
        <w:t>(y)</w:t>
      </w:r>
    </w:p>
    <w:p w14:paraId="7AD76C2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     </w:t>
      </w:r>
      <w:proofErr w:type="gramStart"/>
      <w:r w:rsidRPr="00E32EF6">
        <w:rPr>
          <w:rFonts w:ascii="宋体" w:eastAsia="宋体" w:hAnsi="宋体" w:cs="宋体"/>
          <w:kern w:val="0"/>
          <w:sz w:val="24"/>
          <w:szCs w:val="24"/>
        </w:rPr>
        <w:t>print(</w:t>
      </w:r>
      <w:proofErr w:type="gramEnd"/>
      <w:r w:rsidRPr="00E32EF6">
        <w:rPr>
          <w:rFonts w:ascii="宋体" w:eastAsia="宋体" w:hAnsi="宋体" w:cs="宋体"/>
          <w:kern w:val="0"/>
          <w:sz w:val="24"/>
          <w:szCs w:val="24"/>
        </w:rPr>
        <w:t>x, '-&gt;', y)</w:t>
      </w:r>
    </w:p>
    <w:p w14:paraId="355E134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5165A4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32EF6">
        <w:rPr>
          <w:rFonts w:ascii="宋体" w:eastAsia="宋体" w:hAnsi="宋体" w:cs="宋体"/>
          <w:kern w:val="0"/>
          <w:sz w:val="24"/>
          <w:szCs w:val="24"/>
        </w:rPr>
        <w:t>data_x</w:t>
      </w:r>
      <w:proofErr w:type="spellEnd"/>
      <w:r w:rsidRPr="00E32EF6">
        <w:rPr>
          <w:rFonts w:ascii="宋体" w:eastAsia="宋体" w:hAnsi="宋体" w:cs="宋体"/>
          <w:kern w:val="0"/>
          <w:sz w:val="24"/>
          <w:szCs w:val="24"/>
        </w:rPr>
        <w:t xml:space="preserve"> = </w:t>
      </w:r>
      <w:proofErr w:type="spellStart"/>
      <w:proofErr w:type="gramStart"/>
      <w:r w:rsidRPr="00E32EF6">
        <w:rPr>
          <w:rFonts w:ascii="宋体" w:eastAsia="宋体" w:hAnsi="宋体" w:cs="宋体"/>
          <w:kern w:val="0"/>
          <w:sz w:val="24"/>
          <w:szCs w:val="24"/>
        </w:rPr>
        <w:t>numpy.reshape</w:t>
      </w:r>
      <w:proofErr w:type="spellEnd"/>
      <w:proofErr w:type="gram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li_x</w:t>
      </w:r>
      <w:proofErr w:type="spellEnd"/>
      <w:r w:rsidRPr="00E32EF6">
        <w:rPr>
          <w:rFonts w:ascii="宋体" w:eastAsia="宋体" w:hAnsi="宋体" w:cs="宋体"/>
          <w:kern w:val="0"/>
          <w:sz w:val="24"/>
          <w:szCs w:val="24"/>
        </w:rPr>
        <w:t>, (</w:t>
      </w:r>
      <w:proofErr w:type="spellStart"/>
      <w:r w:rsidRPr="00E32EF6">
        <w:rPr>
          <w:rFonts w:ascii="宋体" w:eastAsia="宋体" w:hAnsi="宋体" w:cs="宋体"/>
          <w:kern w:val="0"/>
          <w:sz w:val="24"/>
          <w:szCs w:val="24"/>
        </w:rPr>
        <w:t>len</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li_x</w:t>
      </w:r>
      <w:proofErr w:type="spellEnd"/>
      <w:r w:rsidRPr="00E32EF6">
        <w:rPr>
          <w:rFonts w:ascii="宋体" w:eastAsia="宋体" w:hAnsi="宋体" w:cs="宋体"/>
          <w:kern w:val="0"/>
          <w:sz w:val="24"/>
          <w:szCs w:val="24"/>
        </w:rPr>
        <w:t xml:space="preserve">), 1, </w:t>
      </w:r>
      <w:proofErr w:type="spellStart"/>
      <w:r w:rsidRPr="00E32EF6">
        <w:rPr>
          <w:rFonts w:ascii="宋体" w:eastAsia="宋体" w:hAnsi="宋体" w:cs="宋体"/>
          <w:kern w:val="0"/>
          <w:sz w:val="24"/>
          <w:szCs w:val="24"/>
        </w:rPr>
        <w:t>seq_length</w:t>
      </w:r>
      <w:proofErr w:type="spellEnd"/>
      <w:r w:rsidRPr="00E32EF6">
        <w:rPr>
          <w:rFonts w:ascii="宋体" w:eastAsia="宋体" w:hAnsi="宋体" w:cs="宋体"/>
          <w:kern w:val="0"/>
          <w:sz w:val="24"/>
          <w:szCs w:val="24"/>
        </w:rPr>
        <w:t>))</w:t>
      </w:r>
    </w:p>
    <w:p w14:paraId="7592BE5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输入数据格式：</w:t>
      </w:r>
      <w:proofErr w:type="spellStart"/>
      <w:r w:rsidRPr="00E32EF6">
        <w:rPr>
          <w:rFonts w:ascii="宋体" w:eastAsia="宋体" w:hAnsi="宋体" w:cs="宋体"/>
          <w:kern w:val="0"/>
          <w:sz w:val="24"/>
          <w:szCs w:val="24"/>
        </w:rPr>
        <w:t>seq_len</w:t>
      </w:r>
      <w:proofErr w:type="spellEnd"/>
      <w:r w:rsidRPr="00E32EF6">
        <w:rPr>
          <w:rFonts w:ascii="宋体" w:eastAsia="宋体" w:hAnsi="宋体" w:cs="宋体"/>
          <w:kern w:val="0"/>
          <w:sz w:val="24"/>
          <w:szCs w:val="24"/>
        </w:rPr>
        <w:t xml:space="preserve">, batch, </w:t>
      </w:r>
      <w:proofErr w:type="spellStart"/>
      <w:r w:rsidRPr="00E32EF6">
        <w:rPr>
          <w:rFonts w:ascii="宋体" w:eastAsia="宋体" w:hAnsi="宋体" w:cs="宋体"/>
          <w:kern w:val="0"/>
          <w:sz w:val="24"/>
          <w:szCs w:val="24"/>
        </w:rPr>
        <w:t>input_size</w:t>
      </w:r>
      <w:proofErr w:type="spellEnd"/>
    </w:p>
    <w:p w14:paraId="199E152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这里可能会有误解，</w:t>
      </w:r>
      <w:proofErr w:type="spellStart"/>
      <w:r w:rsidRPr="00E32EF6">
        <w:rPr>
          <w:rFonts w:ascii="宋体" w:eastAsia="宋体" w:hAnsi="宋体" w:cs="宋体"/>
          <w:kern w:val="0"/>
          <w:sz w:val="24"/>
          <w:szCs w:val="24"/>
        </w:rPr>
        <w:t>seq_len</w:t>
      </w:r>
      <w:proofErr w:type="spellEnd"/>
      <w:r w:rsidRPr="00E32EF6">
        <w:rPr>
          <w:rFonts w:ascii="宋体" w:eastAsia="宋体" w:hAnsi="宋体" w:cs="宋体"/>
          <w:kern w:val="0"/>
          <w:sz w:val="24"/>
          <w:szCs w:val="24"/>
        </w:rPr>
        <w:t>不是步长，而是你的样本有多少组，即sample</w:t>
      </w:r>
    </w:p>
    <w:p w14:paraId="609E86D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而</w:t>
      </w:r>
      <w:proofErr w:type="spellStart"/>
      <w:r w:rsidRPr="00E32EF6">
        <w:rPr>
          <w:rFonts w:ascii="宋体" w:eastAsia="宋体" w:hAnsi="宋体" w:cs="宋体"/>
          <w:kern w:val="0"/>
          <w:sz w:val="24"/>
          <w:szCs w:val="24"/>
        </w:rPr>
        <w:t>input_size</w:t>
      </w:r>
      <w:proofErr w:type="spellEnd"/>
      <w:r w:rsidRPr="00E32EF6">
        <w:rPr>
          <w:rFonts w:ascii="宋体" w:eastAsia="宋体" w:hAnsi="宋体" w:cs="宋体"/>
          <w:kern w:val="0"/>
          <w:sz w:val="24"/>
          <w:szCs w:val="24"/>
        </w:rPr>
        <w:t>就是</w:t>
      </w:r>
      <w:proofErr w:type="gramStart"/>
      <w:r w:rsidRPr="00E32EF6">
        <w:rPr>
          <w:rFonts w:ascii="宋体" w:eastAsia="宋体" w:hAnsi="宋体" w:cs="宋体"/>
          <w:kern w:val="0"/>
          <w:sz w:val="24"/>
          <w:szCs w:val="24"/>
        </w:rPr>
        <w:t>你数据</w:t>
      </w:r>
      <w:proofErr w:type="gramEnd"/>
      <w:r w:rsidRPr="00E32EF6">
        <w:rPr>
          <w:rFonts w:ascii="宋体" w:eastAsia="宋体" w:hAnsi="宋体" w:cs="宋体"/>
          <w:kern w:val="0"/>
          <w:sz w:val="24"/>
          <w:szCs w:val="24"/>
        </w:rPr>
        <w:t>的维度，比如用三个预测一个，就是3维</w:t>
      </w:r>
    </w:p>
    <w:p w14:paraId="3CA86BE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32EF6">
        <w:rPr>
          <w:rFonts w:ascii="宋体" w:eastAsia="宋体" w:hAnsi="宋体" w:cs="宋体"/>
          <w:kern w:val="0"/>
          <w:sz w:val="24"/>
          <w:szCs w:val="24"/>
        </w:rPr>
        <w:t>data_x</w:t>
      </w:r>
      <w:proofErr w:type="spellEnd"/>
      <w:r w:rsidRPr="00E32EF6">
        <w:rPr>
          <w:rFonts w:ascii="宋体" w:eastAsia="宋体" w:hAnsi="宋体" w:cs="宋体"/>
          <w:kern w:val="0"/>
          <w:sz w:val="24"/>
          <w:szCs w:val="24"/>
        </w:rPr>
        <w:t xml:space="preserve"> = </w:t>
      </w:r>
      <w:proofErr w:type="spellStart"/>
      <w:proofErr w:type="gramStart"/>
      <w:r w:rsidRPr="00E32EF6">
        <w:rPr>
          <w:rFonts w:ascii="宋体" w:eastAsia="宋体" w:hAnsi="宋体" w:cs="宋体"/>
          <w:kern w:val="0"/>
          <w:sz w:val="24"/>
          <w:szCs w:val="24"/>
        </w:rPr>
        <w:t>torch.from</w:t>
      </w:r>
      <w:proofErr w:type="gramEnd"/>
      <w:r w:rsidRPr="00E32EF6">
        <w:rPr>
          <w:rFonts w:ascii="宋体" w:eastAsia="宋体" w:hAnsi="宋体" w:cs="宋体"/>
          <w:kern w:val="0"/>
          <w:sz w:val="24"/>
          <w:szCs w:val="24"/>
        </w:rPr>
        <w:t>_numpy</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data_x</w:t>
      </w:r>
      <w:proofErr w:type="spellEnd"/>
      <w:r w:rsidRPr="00E32EF6">
        <w:rPr>
          <w:rFonts w:ascii="宋体" w:eastAsia="宋体" w:hAnsi="宋体" w:cs="宋体"/>
          <w:kern w:val="0"/>
          <w:sz w:val="24"/>
          <w:szCs w:val="24"/>
        </w:rPr>
        <w:t xml:space="preserve"> / float(</w:t>
      </w:r>
      <w:proofErr w:type="spellStart"/>
      <w:r w:rsidRPr="00E32EF6">
        <w:rPr>
          <w:rFonts w:ascii="宋体" w:eastAsia="宋体" w:hAnsi="宋体" w:cs="宋体"/>
          <w:kern w:val="0"/>
          <w:sz w:val="24"/>
          <w:szCs w:val="24"/>
        </w:rPr>
        <w:t>data_length</w:t>
      </w:r>
      <w:proofErr w:type="spellEnd"/>
      <w:r w:rsidRPr="00E32EF6">
        <w:rPr>
          <w:rFonts w:ascii="宋体" w:eastAsia="宋体" w:hAnsi="宋体" w:cs="宋体"/>
          <w:kern w:val="0"/>
          <w:sz w:val="24"/>
          <w:szCs w:val="24"/>
        </w:rPr>
        <w:t>)).float()</w:t>
      </w:r>
    </w:p>
    <w:p w14:paraId="24406FC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将输入数据归一化</w:t>
      </w:r>
    </w:p>
    <w:p w14:paraId="570D36F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32EF6">
        <w:rPr>
          <w:rFonts w:ascii="宋体" w:eastAsia="宋体" w:hAnsi="宋体" w:cs="宋体"/>
          <w:kern w:val="0"/>
          <w:sz w:val="24"/>
          <w:szCs w:val="24"/>
        </w:rPr>
        <w:t>data_y</w:t>
      </w:r>
      <w:proofErr w:type="spellEnd"/>
      <w:r w:rsidRPr="00E32EF6">
        <w:rPr>
          <w:rFonts w:ascii="宋体" w:eastAsia="宋体" w:hAnsi="宋体" w:cs="宋体"/>
          <w:kern w:val="0"/>
          <w:sz w:val="24"/>
          <w:szCs w:val="24"/>
        </w:rPr>
        <w:t xml:space="preserve"> = </w:t>
      </w:r>
      <w:proofErr w:type="spellStart"/>
      <w:proofErr w:type="gramStart"/>
      <w:r w:rsidRPr="00E32EF6">
        <w:rPr>
          <w:rFonts w:ascii="宋体" w:eastAsia="宋体" w:hAnsi="宋体" w:cs="宋体"/>
          <w:kern w:val="0"/>
          <w:sz w:val="24"/>
          <w:szCs w:val="24"/>
        </w:rPr>
        <w:t>torch.zeros</w:t>
      </w:r>
      <w:proofErr w:type="spellEnd"/>
      <w:proofErr w:type="gram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len</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li_y</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data_length</w:t>
      </w:r>
      <w:proofErr w:type="spellEnd"/>
      <w:r w:rsidRPr="00E32EF6">
        <w:rPr>
          <w:rFonts w:ascii="宋体" w:eastAsia="宋体" w:hAnsi="宋体" w:cs="宋体"/>
          <w:kern w:val="0"/>
          <w:sz w:val="24"/>
          <w:szCs w:val="24"/>
        </w:rPr>
        <w:t xml:space="preserve">).scatter_(1, </w:t>
      </w:r>
      <w:proofErr w:type="spellStart"/>
      <w:r w:rsidRPr="00E32EF6">
        <w:rPr>
          <w:rFonts w:ascii="宋体" w:eastAsia="宋体" w:hAnsi="宋体" w:cs="宋体"/>
          <w:kern w:val="0"/>
          <w:sz w:val="24"/>
          <w:szCs w:val="24"/>
        </w:rPr>
        <w:t>torch.tensor</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li_y</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unsqueeze</w:t>
      </w:r>
      <w:proofErr w:type="spellEnd"/>
      <w:r w:rsidRPr="00E32EF6">
        <w:rPr>
          <w:rFonts w:ascii="宋体" w:eastAsia="宋体" w:hAnsi="宋体" w:cs="宋体"/>
          <w:kern w:val="0"/>
          <w:sz w:val="24"/>
          <w:szCs w:val="24"/>
        </w:rPr>
        <w:t>_(dim=1), 1).float()</w:t>
      </w:r>
    </w:p>
    <w:p w14:paraId="31020CA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将输出数据设置为one-hot编码</w:t>
      </w:r>
    </w:p>
    <w:p w14:paraId="36AD211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ADC2E5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print(</w:t>
      </w:r>
      <w:proofErr w:type="spellStart"/>
      <w:r w:rsidRPr="00E32EF6">
        <w:rPr>
          <w:rFonts w:ascii="宋体" w:eastAsia="宋体" w:hAnsi="宋体" w:cs="宋体"/>
          <w:kern w:val="0"/>
          <w:sz w:val="24"/>
          <w:szCs w:val="24"/>
        </w:rPr>
        <w:t>data_</w:t>
      </w:r>
      <w:proofErr w:type="gramStart"/>
      <w:r w:rsidRPr="00E32EF6">
        <w:rPr>
          <w:rFonts w:ascii="宋体" w:eastAsia="宋体" w:hAnsi="宋体" w:cs="宋体"/>
          <w:kern w:val="0"/>
          <w:sz w:val="24"/>
          <w:szCs w:val="24"/>
        </w:rPr>
        <w:t>x.shape</w:t>
      </w:r>
      <w:proofErr w:type="spellEnd"/>
      <w:proofErr w:type="gramEnd"/>
      <w:r w:rsidRPr="00E32EF6">
        <w:rPr>
          <w:rFonts w:ascii="宋体" w:eastAsia="宋体" w:hAnsi="宋体" w:cs="宋体"/>
          <w:kern w:val="0"/>
          <w:sz w:val="24"/>
          <w:szCs w:val="24"/>
        </w:rPr>
        <w:t>)</w:t>
      </w:r>
    </w:p>
    <w:p w14:paraId="5BEA095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 格式：</w:t>
      </w:r>
      <w:proofErr w:type="spellStart"/>
      <w:r w:rsidRPr="00E32EF6">
        <w:rPr>
          <w:rFonts w:ascii="宋体" w:eastAsia="宋体" w:hAnsi="宋体" w:cs="宋体"/>
          <w:kern w:val="0"/>
          <w:sz w:val="24"/>
          <w:szCs w:val="24"/>
        </w:rPr>
        <w:t>torch.Size</w:t>
      </w:r>
      <w:proofErr w:type="spellEnd"/>
      <w:r w:rsidRPr="00E32EF6">
        <w:rPr>
          <w:rFonts w:ascii="宋体" w:eastAsia="宋体" w:hAnsi="宋体" w:cs="宋体"/>
          <w:kern w:val="0"/>
          <w:sz w:val="24"/>
          <w:szCs w:val="24"/>
        </w:rPr>
        <w:t>([27, 1, 3])，代表：27组数据（batch）、序列步长为3（sequence）</w:t>
      </w:r>
    </w:p>
    <w:p w14:paraId="3C75D4C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print(</w:t>
      </w:r>
      <w:proofErr w:type="spellStart"/>
      <w:r w:rsidRPr="00E32EF6">
        <w:rPr>
          <w:rFonts w:ascii="宋体" w:eastAsia="宋体" w:hAnsi="宋体" w:cs="宋体"/>
          <w:kern w:val="0"/>
          <w:sz w:val="24"/>
          <w:szCs w:val="24"/>
        </w:rPr>
        <w:t>data_</w:t>
      </w:r>
      <w:proofErr w:type="gramStart"/>
      <w:r w:rsidRPr="00E32EF6">
        <w:rPr>
          <w:rFonts w:ascii="宋体" w:eastAsia="宋体" w:hAnsi="宋体" w:cs="宋体"/>
          <w:kern w:val="0"/>
          <w:sz w:val="24"/>
          <w:szCs w:val="24"/>
        </w:rPr>
        <w:t>y.shape</w:t>
      </w:r>
      <w:proofErr w:type="spellEnd"/>
      <w:proofErr w:type="gramEnd"/>
      <w:r w:rsidRPr="00E32EF6">
        <w:rPr>
          <w:rFonts w:ascii="宋体" w:eastAsia="宋体" w:hAnsi="宋体" w:cs="宋体"/>
          <w:kern w:val="0"/>
          <w:sz w:val="24"/>
          <w:szCs w:val="24"/>
        </w:rPr>
        <w:t>)</w:t>
      </w:r>
    </w:p>
    <w:p w14:paraId="0F70C5A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 格式：</w:t>
      </w:r>
      <w:proofErr w:type="spellStart"/>
      <w:r w:rsidRPr="00E32EF6">
        <w:rPr>
          <w:rFonts w:ascii="宋体" w:eastAsia="宋体" w:hAnsi="宋体" w:cs="宋体"/>
          <w:kern w:val="0"/>
          <w:sz w:val="24"/>
          <w:szCs w:val="24"/>
        </w:rPr>
        <w:t>torch.Size</w:t>
      </w:r>
      <w:proofErr w:type="spellEnd"/>
      <w:r w:rsidRPr="00E32EF6">
        <w:rPr>
          <w:rFonts w:ascii="宋体" w:eastAsia="宋体" w:hAnsi="宋体" w:cs="宋体"/>
          <w:kern w:val="0"/>
          <w:sz w:val="24"/>
          <w:szCs w:val="24"/>
        </w:rPr>
        <w:t>([27, 30])，代表：27组数据，30个特征（features）</w:t>
      </w:r>
    </w:p>
    <w:p w14:paraId="745AD4E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BA6A83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w:t>
      </w:r>
    </w:p>
    <w:p w14:paraId="238F267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定义网络模型</w:t>
      </w:r>
    </w:p>
    <w:p w14:paraId="45C33B5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class net(</w:t>
      </w:r>
      <w:proofErr w:type="spellStart"/>
      <w:proofErr w:type="gramStart"/>
      <w:r w:rsidRPr="00E32EF6">
        <w:rPr>
          <w:rFonts w:ascii="宋体" w:eastAsia="宋体" w:hAnsi="宋体" w:cs="宋体"/>
          <w:kern w:val="0"/>
          <w:sz w:val="24"/>
          <w:szCs w:val="24"/>
        </w:rPr>
        <w:t>nn.Module</w:t>
      </w:r>
      <w:proofErr w:type="spellEnd"/>
      <w:proofErr w:type="gramEnd"/>
      <w:r w:rsidRPr="00E32EF6">
        <w:rPr>
          <w:rFonts w:ascii="宋体" w:eastAsia="宋体" w:hAnsi="宋体" w:cs="宋体"/>
          <w:kern w:val="0"/>
          <w:sz w:val="24"/>
          <w:szCs w:val="24"/>
        </w:rPr>
        <w:t>):</w:t>
      </w:r>
    </w:p>
    <w:p w14:paraId="6DC8FEA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模型结构：LSTM + 全连接 + </w:t>
      </w:r>
      <w:proofErr w:type="spellStart"/>
      <w:r w:rsidRPr="00E32EF6">
        <w:rPr>
          <w:rFonts w:ascii="宋体" w:eastAsia="宋体" w:hAnsi="宋体" w:cs="宋体"/>
          <w:kern w:val="0"/>
          <w:sz w:val="24"/>
          <w:szCs w:val="24"/>
        </w:rPr>
        <w:t>Softmax</w:t>
      </w:r>
      <w:proofErr w:type="spellEnd"/>
    </w:p>
    <w:p w14:paraId="52DD47E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def __</w:t>
      </w:r>
      <w:proofErr w:type="spellStart"/>
      <w:r w:rsidRPr="00E32EF6">
        <w:rPr>
          <w:rFonts w:ascii="宋体" w:eastAsia="宋体" w:hAnsi="宋体" w:cs="宋体"/>
          <w:kern w:val="0"/>
          <w:sz w:val="24"/>
          <w:szCs w:val="24"/>
        </w:rPr>
        <w:t>init</w:t>
      </w:r>
      <w:proofErr w:type="spellEnd"/>
      <w:r w:rsidRPr="00E32EF6">
        <w:rPr>
          <w:rFonts w:ascii="宋体" w:eastAsia="宋体" w:hAnsi="宋体" w:cs="宋体"/>
          <w:kern w:val="0"/>
          <w:sz w:val="24"/>
          <w:szCs w:val="24"/>
        </w:rPr>
        <w:t>_</w:t>
      </w:r>
      <w:proofErr w:type="gramStart"/>
      <w:r w:rsidRPr="00E32EF6">
        <w:rPr>
          <w:rFonts w:ascii="宋体" w:eastAsia="宋体" w:hAnsi="宋体" w:cs="宋体"/>
          <w:kern w:val="0"/>
          <w:sz w:val="24"/>
          <w:szCs w:val="24"/>
        </w:rPr>
        <w:t>_(</w:t>
      </w:r>
      <w:proofErr w:type="gramEnd"/>
      <w:r w:rsidRPr="00E32EF6">
        <w:rPr>
          <w:rFonts w:ascii="宋体" w:eastAsia="宋体" w:hAnsi="宋体" w:cs="宋体"/>
          <w:kern w:val="0"/>
          <w:sz w:val="24"/>
          <w:szCs w:val="24"/>
        </w:rPr>
        <w:t xml:space="preserve">self, </w:t>
      </w:r>
      <w:proofErr w:type="spellStart"/>
      <w:r w:rsidRPr="00E32EF6">
        <w:rPr>
          <w:rFonts w:ascii="宋体" w:eastAsia="宋体" w:hAnsi="宋体" w:cs="宋体"/>
          <w:kern w:val="0"/>
          <w:sz w:val="24"/>
          <w:szCs w:val="24"/>
        </w:rPr>
        <w:t>input_size</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hidden_size</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output_size</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num_layer</w:t>
      </w:r>
      <w:proofErr w:type="spellEnd"/>
      <w:r w:rsidRPr="00E32EF6">
        <w:rPr>
          <w:rFonts w:ascii="宋体" w:eastAsia="宋体" w:hAnsi="宋体" w:cs="宋体"/>
          <w:kern w:val="0"/>
          <w:sz w:val="24"/>
          <w:szCs w:val="24"/>
        </w:rPr>
        <w:t>):</w:t>
      </w:r>
    </w:p>
    <w:p w14:paraId="0E1BFB2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gramStart"/>
      <w:r w:rsidRPr="00E32EF6">
        <w:rPr>
          <w:rFonts w:ascii="宋体" w:eastAsia="宋体" w:hAnsi="宋体" w:cs="宋体"/>
          <w:kern w:val="0"/>
          <w:sz w:val="24"/>
          <w:szCs w:val="24"/>
        </w:rPr>
        <w:t>super(</w:t>
      </w:r>
      <w:proofErr w:type="gramEnd"/>
      <w:r w:rsidRPr="00E32EF6">
        <w:rPr>
          <w:rFonts w:ascii="宋体" w:eastAsia="宋体" w:hAnsi="宋体" w:cs="宋体"/>
          <w:kern w:val="0"/>
          <w:sz w:val="24"/>
          <w:szCs w:val="24"/>
        </w:rPr>
        <w:t>net, self).__</w:t>
      </w:r>
      <w:proofErr w:type="spellStart"/>
      <w:r w:rsidRPr="00E32EF6">
        <w:rPr>
          <w:rFonts w:ascii="宋体" w:eastAsia="宋体" w:hAnsi="宋体" w:cs="宋体"/>
          <w:kern w:val="0"/>
          <w:sz w:val="24"/>
          <w:szCs w:val="24"/>
        </w:rPr>
        <w:t>init</w:t>
      </w:r>
      <w:proofErr w:type="spellEnd"/>
      <w:r w:rsidRPr="00E32EF6">
        <w:rPr>
          <w:rFonts w:ascii="宋体" w:eastAsia="宋体" w:hAnsi="宋体" w:cs="宋体"/>
          <w:kern w:val="0"/>
          <w:sz w:val="24"/>
          <w:szCs w:val="24"/>
        </w:rPr>
        <w:t>__()</w:t>
      </w:r>
    </w:p>
    <w:p w14:paraId="627DD9C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gramStart"/>
      <w:r w:rsidRPr="00E32EF6">
        <w:rPr>
          <w:rFonts w:ascii="宋体" w:eastAsia="宋体" w:hAnsi="宋体" w:cs="宋体"/>
          <w:kern w:val="0"/>
          <w:sz w:val="24"/>
          <w:szCs w:val="24"/>
        </w:rPr>
        <w:t>self.layer</w:t>
      </w:r>
      <w:proofErr w:type="gramEnd"/>
      <w:r w:rsidRPr="00E32EF6">
        <w:rPr>
          <w:rFonts w:ascii="宋体" w:eastAsia="宋体" w:hAnsi="宋体" w:cs="宋体"/>
          <w:kern w:val="0"/>
          <w:sz w:val="24"/>
          <w:szCs w:val="24"/>
        </w:rPr>
        <w:t xml:space="preserve">1 = </w:t>
      </w:r>
      <w:proofErr w:type="spellStart"/>
      <w:r w:rsidRPr="00E32EF6">
        <w:rPr>
          <w:rFonts w:ascii="宋体" w:eastAsia="宋体" w:hAnsi="宋体" w:cs="宋体"/>
          <w:kern w:val="0"/>
          <w:sz w:val="24"/>
          <w:szCs w:val="24"/>
        </w:rPr>
        <w:t>nn.LSTM</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input_size</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hidden_size</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num_layer</w:t>
      </w:r>
      <w:proofErr w:type="spellEnd"/>
      <w:r w:rsidRPr="00E32EF6">
        <w:rPr>
          <w:rFonts w:ascii="宋体" w:eastAsia="宋体" w:hAnsi="宋体" w:cs="宋体"/>
          <w:kern w:val="0"/>
          <w:sz w:val="24"/>
          <w:szCs w:val="24"/>
        </w:rPr>
        <w:t>)</w:t>
      </w:r>
    </w:p>
    <w:p w14:paraId="1118C1B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gramStart"/>
      <w:r w:rsidRPr="00E32EF6">
        <w:rPr>
          <w:rFonts w:ascii="宋体" w:eastAsia="宋体" w:hAnsi="宋体" w:cs="宋体"/>
          <w:kern w:val="0"/>
          <w:sz w:val="24"/>
          <w:szCs w:val="24"/>
        </w:rPr>
        <w:t>self.layer</w:t>
      </w:r>
      <w:proofErr w:type="gramEnd"/>
      <w:r w:rsidRPr="00E32EF6">
        <w:rPr>
          <w:rFonts w:ascii="宋体" w:eastAsia="宋体" w:hAnsi="宋体" w:cs="宋体"/>
          <w:kern w:val="0"/>
          <w:sz w:val="24"/>
          <w:szCs w:val="24"/>
        </w:rPr>
        <w:t xml:space="preserve">2 = </w:t>
      </w:r>
      <w:proofErr w:type="spellStart"/>
      <w:r w:rsidRPr="00E32EF6">
        <w:rPr>
          <w:rFonts w:ascii="宋体" w:eastAsia="宋体" w:hAnsi="宋体" w:cs="宋体"/>
          <w:kern w:val="0"/>
          <w:sz w:val="24"/>
          <w:szCs w:val="24"/>
        </w:rPr>
        <w:t>nn.Linear</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hidden_size</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output_size</w:t>
      </w:r>
      <w:proofErr w:type="spellEnd"/>
      <w:r w:rsidRPr="00E32EF6">
        <w:rPr>
          <w:rFonts w:ascii="宋体" w:eastAsia="宋体" w:hAnsi="宋体" w:cs="宋体"/>
          <w:kern w:val="0"/>
          <w:sz w:val="24"/>
          <w:szCs w:val="24"/>
        </w:rPr>
        <w:t>)</w:t>
      </w:r>
    </w:p>
    <w:p w14:paraId="7DCC978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gramStart"/>
      <w:r w:rsidRPr="00E32EF6">
        <w:rPr>
          <w:rFonts w:ascii="宋体" w:eastAsia="宋体" w:hAnsi="宋体" w:cs="宋体"/>
          <w:kern w:val="0"/>
          <w:sz w:val="24"/>
          <w:szCs w:val="24"/>
        </w:rPr>
        <w:t>self.layer</w:t>
      </w:r>
      <w:proofErr w:type="gramEnd"/>
      <w:r w:rsidRPr="00E32EF6">
        <w:rPr>
          <w:rFonts w:ascii="宋体" w:eastAsia="宋体" w:hAnsi="宋体" w:cs="宋体"/>
          <w:kern w:val="0"/>
          <w:sz w:val="24"/>
          <w:szCs w:val="24"/>
        </w:rPr>
        <w:t xml:space="preserve">3 = </w:t>
      </w:r>
      <w:proofErr w:type="spellStart"/>
      <w:r w:rsidRPr="00E32EF6">
        <w:rPr>
          <w:rFonts w:ascii="宋体" w:eastAsia="宋体" w:hAnsi="宋体" w:cs="宋体"/>
          <w:kern w:val="0"/>
          <w:sz w:val="24"/>
          <w:szCs w:val="24"/>
        </w:rPr>
        <w:t>nn.Softmax</w:t>
      </w:r>
      <w:proofErr w:type="spellEnd"/>
      <w:r w:rsidRPr="00E32EF6">
        <w:rPr>
          <w:rFonts w:ascii="宋体" w:eastAsia="宋体" w:hAnsi="宋体" w:cs="宋体"/>
          <w:kern w:val="0"/>
          <w:sz w:val="24"/>
          <w:szCs w:val="24"/>
        </w:rPr>
        <w:t>()</w:t>
      </w:r>
    </w:p>
    <w:p w14:paraId="2CDE985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def forward(</w:t>
      </w:r>
      <w:proofErr w:type="spellStart"/>
      <w:proofErr w:type="gramStart"/>
      <w:r w:rsidRPr="00E32EF6">
        <w:rPr>
          <w:rFonts w:ascii="宋体" w:eastAsia="宋体" w:hAnsi="宋体" w:cs="宋体"/>
          <w:kern w:val="0"/>
          <w:sz w:val="24"/>
          <w:szCs w:val="24"/>
        </w:rPr>
        <w:t>self,x</w:t>
      </w:r>
      <w:proofErr w:type="spellEnd"/>
      <w:proofErr w:type="gramEnd"/>
      <w:r w:rsidRPr="00E32EF6">
        <w:rPr>
          <w:rFonts w:ascii="宋体" w:eastAsia="宋体" w:hAnsi="宋体" w:cs="宋体"/>
          <w:kern w:val="0"/>
          <w:sz w:val="24"/>
          <w:szCs w:val="24"/>
        </w:rPr>
        <w:t>):</w:t>
      </w:r>
    </w:p>
    <w:p w14:paraId="7286601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x, _ = </w:t>
      </w:r>
      <w:proofErr w:type="gramStart"/>
      <w:r w:rsidRPr="00E32EF6">
        <w:rPr>
          <w:rFonts w:ascii="宋体" w:eastAsia="宋体" w:hAnsi="宋体" w:cs="宋体"/>
          <w:kern w:val="0"/>
          <w:sz w:val="24"/>
          <w:szCs w:val="24"/>
        </w:rPr>
        <w:t>self.layer</w:t>
      </w:r>
      <w:proofErr w:type="gramEnd"/>
      <w:r w:rsidRPr="00E32EF6">
        <w:rPr>
          <w:rFonts w:ascii="宋体" w:eastAsia="宋体" w:hAnsi="宋体" w:cs="宋体"/>
          <w:kern w:val="0"/>
          <w:sz w:val="24"/>
          <w:szCs w:val="24"/>
        </w:rPr>
        <w:t>1(x)</w:t>
      </w:r>
    </w:p>
    <w:p w14:paraId="2822796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sample, batch, hidden = </w:t>
      </w:r>
      <w:proofErr w:type="spellStart"/>
      <w:proofErr w:type="gramStart"/>
      <w:r w:rsidRPr="00E32EF6">
        <w:rPr>
          <w:rFonts w:ascii="宋体" w:eastAsia="宋体" w:hAnsi="宋体" w:cs="宋体"/>
          <w:kern w:val="0"/>
          <w:sz w:val="24"/>
          <w:szCs w:val="24"/>
        </w:rPr>
        <w:t>x.size</w:t>
      </w:r>
      <w:proofErr w:type="spellEnd"/>
      <w:proofErr w:type="gramEnd"/>
      <w:r w:rsidRPr="00E32EF6">
        <w:rPr>
          <w:rFonts w:ascii="宋体" w:eastAsia="宋体" w:hAnsi="宋体" w:cs="宋体"/>
          <w:kern w:val="0"/>
          <w:sz w:val="24"/>
          <w:szCs w:val="24"/>
        </w:rPr>
        <w:t>()</w:t>
      </w:r>
    </w:p>
    <w:p w14:paraId="4D982CE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格式：[27, 1, 32]，代表样本数量，batch大小以及隐藏层尺寸</w:t>
      </w:r>
    </w:p>
    <w:p w14:paraId="61FE59A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x = </w:t>
      </w:r>
      <w:proofErr w:type="spellStart"/>
      <w:proofErr w:type="gramStart"/>
      <w:r w:rsidRPr="00E32EF6">
        <w:rPr>
          <w:rFonts w:ascii="宋体" w:eastAsia="宋体" w:hAnsi="宋体" w:cs="宋体"/>
          <w:kern w:val="0"/>
          <w:sz w:val="24"/>
          <w:szCs w:val="24"/>
        </w:rPr>
        <w:t>x.reshape</w:t>
      </w:r>
      <w:proofErr w:type="spellEnd"/>
      <w:proofErr w:type="gramEnd"/>
      <w:r w:rsidRPr="00E32EF6">
        <w:rPr>
          <w:rFonts w:ascii="宋体" w:eastAsia="宋体" w:hAnsi="宋体" w:cs="宋体"/>
          <w:kern w:val="0"/>
          <w:sz w:val="24"/>
          <w:szCs w:val="24"/>
        </w:rPr>
        <w:t>(-1, hidden)</w:t>
      </w:r>
    </w:p>
    <w:p w14:paraId="75C2320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转成二维矩阵后与全连接进行计算</w:t>
      </w:r>
    </w:p>
    <w:p w14:paraId="360753D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x = </w:t>
      </w:r>
      <w:proofErr w:type="gramStart"/>
      <w:r w:rsidRPr="00E32EF6">
        <w:rPr>
          <w:rFonts w:ascii="宋体" w:eastAsia="宋体" w:hAnsi="宋体" w:cs="宋体"/>
          <w:kern w:val="0"/>
          <w:sz w:val="24"/>
          <w:szCs w:val="24"/>
        </w:rPr>
        <w:t>self.layer</w:t>
      </w:r>
      <w:proofErr w:type="gramEnd"/>
      <w:r w:rsidRPr="00E32EF6">
        <w:rPr>
          <w:rFonts w:ascii="宋体" w:eastAsia="宋体" w:hAnsi="宋体" w:cs="宋体"/>
          <w:kern w:val="0"/>
          <w:sz w:val="24"/>
          <w:szCs w:val="24"/>
        </w:rPr>
        <w:t>2(x)</w:t>
      </w:r>
    </w:p>
    <w:p w14:paraId="522882F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x = </w:t>
      </w:r>
      <w:proofErr w:type="gramStart"/>
      <w:r w:rsidRPr="00E32EF6">
        <w:rPr>
          <w:rFonts w:ascii="宋体" w:eastAsia="宋体" w:hAnsi="宋体" w:cs="宋体"/>
          <w:kern w:val="0"/>
          <w:sz w:val="24"/>
          <w:szCs w:val="24"/>
        </w:rPr>
        <w:t>self.layer</w:t>
      </w:r>
      <w:proofErr w:type="gramEnd"/>
      <w:r w:rsidRPr="00E32EF6">
        <w:rPr>
          <w:rFonts w:ascii="宋体" w:eastAsia="宋体" w:hAnsi="宋体" w:cs="宋体"/>
          <w:kern w:val="0"/>
          <w:sz w:val="24"/>
          <w:szCs w:val="24"/>
        </w:rPr>
        <w:t>3(x)</w:t>
      </w:r>
    </w:p>
    <w:p w14:paraId="77356DC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return x</w:t>
      </w:r>
    </w:p>
    <w:p w14:paraId="57C298D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    </w:t>
      </w:r>
    </w:p>
    <w:p w14:paraId="5F6EF0B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model = </w:t>
      </w:r>
      <w:proofErr w:type="gramStart"/>
      <w:r w:rsidRPr="00E32EF6">
        <w:rPr>
          <w:rFonts w:ascii="宋体" w:eastAsia="宋体" w:hAnsi="宋体" w:cs="宋体"/>
          <w:kern w:val="0"/>
          <w:sz w:val="24"/>
          <w:szCs w:val="24"/>
        </w:rPr>
        <w:t>net(</w:t>
      </w:r>
      <w:proofErr w:type="spellStart"/>
      <w:proofErr w:type="gramEnd"/>
      <w:r w:rsidRPr="00E32EF6">
        <w:rPr>
          <w:rFonts w:ascii="宋体" w:eastAsia="宋体" w:hAnsi="宋体" w:cs="宋体"/>
          <w:kern w:val="0"/>
          <w:sz w:val="24"/>
          <w:szCs w:val="24"/>
        </w:rPr>
        <w:t>seq_length</w:t>
      </w:r>
      <w:proofErr w:type="spellEnd"/>
      <w:r w:rsidRPr="00E32EF6">
        <w:rPr>
          <w:rFonts w:ascii="宋体" w:eastAsia="宋体" w:hAnsi="宋体" w:cs="宋体"/>
          <w:kern w:val="0"/>
          <w:sz w:val="24"/>
          <w:szCs w:val="24"/>
        </w:rPr>
        <w:t xml:space="preserve">, 32, </w:t>
      </w:r>
      <w:proofErr w:type="spellStart"/>
      <w:r w:rsidRPr="00E32EF6">
        <w:rPr>
          <w:rFonts w:ascii="宋体" w:eastAsia="宋体" w:hAnsi="宋体" w:cs="宋体"/>
          <w:kern w:val="0"/>
          <w:sz w:val="24"/>
          <w:szCs w:val="24"/>
        </w:rPr>
        <w:t>data_length</w:t>
      </w:r>
      <w:proofErr w:type="spellEnd"/>
      <w:r w:rsidRPr="00E32EF6">
        <w:rPr>
          <w:rFonts w:ascii="宋体" w:eastAsia="宋体" w:hAnsi="宋体" w:cs="宋体"/>
          <w:kern w:val="0"/>
          <w:sz w:val="24"/>
          <w:szCs w:val="24"/>
        </w:rPr>
        <w:t>, 4)</w:t>
      </w:r>
    </w:p>
    <w:p w14:paraId="3E163AB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5D7067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w:t>
      </w:r>
    </w:p>
    <w:p w14:paraId="552120A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定义损失函数和优化器</w:t>
      </w:r>
    </w:p>
    <w:p w14:paraId="72EFBEC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32EF6">
        <w:rPr>
          <w:rFonts w:ascii="宋体" w:eastAsia="宋体" w:hAnsi="宋体" w:cs="宋体"/>
          <w:kern w:val="0"/>
          <w:sz w:val="24"/>
          <w:szCs w:val="24"/>
        </w:rPr>
        <w:t>loss_fun</w:t>
      </w:r>
      <w:proofErr w:type="spellEnd"/>
      <w:r w:rsidRPr="00E32EF6">
        <w:rPr>
          <w:rFonts w:ascii="宋体" w:eastAsia="宋体" w:hAnsi="宋体" w:cs="宋体"/>
          <w:kern w:val="0"/>
          <w:sz w:val="24"/>
          <w:szCs w:val="24"/>
        </w:rPr>
        <w:t xml:space="preserve"> = </w:t>
      </w:r>
      <w:proofErr w:type="spellStart"/>
      <w:proofErr w:type="gramStart"/>
      <w:r w:rsidRPr="00E32EF6">
        <w:rPr>
          <w:rFonts w:ascii="宋体" w:eastAsia="宋体" w:hAnsi="宋体" w:cs="宋体"/>
          <w:kern w:val="0"/>
          <w:sz w:val="24"/>
          <w:szCs w:val="24"/>
        </w:rPr>
        <w:t>nn.MSELoss</w:t>
      </w:r>
      <w:proofErr w:type="spellEnd"/>
      <w:proofErr w:type="gramEnd"/>
      <w:r w:rsidRPr="00E32EF6">
        <w:rPr>
          <w:rFonts w:ascii="宋体" w:eastAsia="宋体" w:hAnsi="宋体" w:cs="宋体"/>
          <w:kern w:val="0"/>
          <w:sz w:val="24"/>
          <w:szCs w:val="24"/>
        </w:rPr>
        <w:t>()</w:t>
      </w:r>
    </w:p>
    <w:p w14:paraId="7277A78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optimizer = </w:t>
      </w:r>
      <w:proofErr w:type="spellStart"/>
      <w:proofErr w:type="gramStart"/>
      <w:r w:rsidRPr="00E32EF6">
        <w:rPr>
          <w:rFonts w:ascii="宋体" w:eastAsia="宋体" w:hAnsi="宋体" w:cs="宋体"/>
          <w:kern w:val="0"/>
          <w:sz w:val="24"/>
          <w:szCs w:val="24"/>
        </w:rPr>
        <w:t>torch.optim</w:t>
      </w:r>
      <w:proofErr w:type="gramEnd"/>
      <w:r w:rsidRPr="00E32EF6">
        <w:rPr>
          <w:rFonts w:ascii="宋体" w:eastAsia="宋体" w:hAnsi="宋体" w:cs="宋体"/>
          <w:kern w:val="0"/>
          <w:sz w:val="24"/>
          <w:szCs w:val="24"/>
        </w:rPr>
        <w:t>.Adam</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model.parameters</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lr</w:t>
      </w:r>
      <w:proofErr w:type="spellEnd"/>
      <w:r w:rsidRPr="00E32EF6">
        <w:rPr>
          <w:rFonts w:ascii="宋体" w:eastAsia="宋体" w:hAnsi="宋体" w:cs="宋体"/>
          <w:kern w:val="0"/>
          <w:sz w:val="24"/>
          <w:szCs w:val="24"/>
        </w:rPr>
        <w:t>=0.01)</w:t>
      </w:r>
    </w:p>
    <w:p w14:paraId="73628CA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6B9EB4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w:t>
      </w:r>
    </w:p>
    <w:p w14:paraId="4585020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训练模型</w:t>
      </w:r>
    </w:p>
    <w:p w14:paraId="1AAC8A1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83A2DE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训练前可以先看看初始化的参数预测的结果差距</w:t>
      </w:r>
    </w:p>
    <w:p w14:paraId="1AFFF4C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result = model(</w:t>
      </w:r>
      <w:proofErr w:type="spellStart"/>
      <w:r w:rsidRPr="00E32EF6">
        <w:rPr>
          <w:rFonts w:ascii="宋体" w:eastAsia="宋体" w:hAnsi="宋体" w:cs="宋体"/>
          <w:kern w:val="0"/>
          <w:sz w:val="24"/>
          <w:szCs w:val="24"/>
        </w:rPr>
        <w:t>data_x</w:t>
      </w:r>
      <w:proofErr w:type="spellEnd"/>
      <w:r w:rsidRPr="00E32EF6">
        <w:rPr>
          <w:rFonts w:ascii="宋体" w:eastAsia="宋体" w:hAnsi="宋体" w:cs="宋体"/>
          <w:kern w:val="0"/>
          <w:sz w:val="24"/>
          <w:szCs w:val="24"/>
        </w:rPr>
        <w:t>)</w:t>
      </w:r>
    </w:p>
    <w:p w14:paraId="685F15F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for target, </w:t>
      </w:r>
      <w:proofErr w:type="spellStart"/>
      <w:r w:rsidRPr="00E32EF6">
        <w:rPr>
          <w:rFonts w:ascii="宋体" w:eastAsia="宋体" w:hAnsi="宋体" w:cs="宋体"/>
          <w:kern w:val="0"/>
          <w:sz w:val="24"/>
          <w:szCs w:val="24"/>
        </w:rPr>
        <w:t>pred</w:t>
      </w:r>
      <w:proofErr w:type="spellEnd"/>
      <w:r w:rsidRPr="00E32EF6">
        <w:rPr>
          <w:rFonts w:ascii="宋体" w:eastAsia="宋体" w:hAnsi="宋体" w:cs="宋体"/>
          <w:kern w:val="0"/>
          <w:sz w:val="24"/>
          <w:szCs w:val="24"/>
        </w:rPr>
        <w:t xml:space="preserve"> in </w:t>
      </w:r>
      <w:proofErr w:type="gramStart"/>
      <w:r w:rsidRPr="00E32EF6">
        <w:rPr>
          <w:rFonts w:ascii="宋体" w:eastAsia="宋体" w:hAnsi="宋体" w:cs="宋体"/>
          <w:kern w:val="0"/>
          <w:sz w:val="24"/>
          <w:szCs w:val="24"/>
        </w:rPr>
        <w:t>zip(</w:t>
      </w:r>
      <w:proofErr w:type="spellStart"/>
      <w:proofErr w:type="gramEnd"/>
      <w:r w:rsidRPr="00E32EF6">
        <w:rPr>
          <w:rFonts w:ascii="宋体" w:eastAsia="宋体" w:hAnsi="宋体" w:cs="宋体"/>
          <w:kern w:val="0"/>
          <w:sz w:val="24"/>
          <w:szCs w:val="24"/>
        </w:rPr>
        <w:t>data_y</w:t>
      </w:r>
      <w:proofErr w:type="spellEnd"/>
      <w:r w:rsidRPr="00E32EF6">
        <w:rPr>
          <w:rFonts w:ascii="宋体" w:eastAsia="宋体" w:hAnsi="宋体" w:cs="宋体"/>
          <w:kern w:val="0"/>
          <w:sz w:val="24"/>
          <w:szCs w:val="24"/>
        </w:rPr>
        <w:t>, result):</w:t>
      </w:r>
    </w:p>
    <w:p w14:paraId="22D9A49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gramStart"/>
      <w:r w:rsidRPr="00E32EF6">
        <w:rPr>
          <w:rFonts w:ascii="宋体" w:eastAsia="宋体" w:hAnsi="宋体" w:cs="宋体"/>
          <w:kern w:val="0"/>
          <w:sz w:val="24"/>
          <w:szCs w:val="24"/>
        </w:rPr>
        <w:t>print(</w:t>
      </w:r>
      <w:proofErr w:type="gramEnd"/>
      <w:r w:rsidRPr="00E32EF6">
        <w:rPr>
          <w:rFonts w:ascii="宋体" w:eastAsia="宋体" w:hAnsi="宋体" w:cs="宋体"/>
          <w:kern w:val="0"/>
          <w:sz w:val="24"/>
          <w:szCs w:val="24"/>
        </w:rPr>
        <w:t>"{} -&gt; {}".format(</w:t>
      </w:r>
      <w:proofErr w:type="spellStart"/>
      <w:r w:rsidRPr="00E32EF6">
        <w:rPr>
          <w:rFonts w:ascii="宋体" w:eastAsia="宋体" w:hAnsi="宋体" w:cs="宋体"/>
          <w:kern w:val="0"/>
          <w:sz w:val="24"/>
          <w:szCs w:val="24"/>
        </w:rPr>
        <w:t>target.argmax</w:t>
      </w:r>
      <w:proofErr w:type="spellEnd"/>
      <w:r w:rsidRPr="00E32EF6">
        <w:rPr>
          <w:rFonts w:ascii="宋体" w:eastAsia="宋体" w:hAnsi="宋体" w:cs="宋体"/>
          <w:kern w:val="0"/>
          <w:sz w:val="24"/>
          <w:szCs w:val="24"/>
        </w:rPr>
        <w:t xml:space="preserve">().data, </w:t>
      </w:r>
      <w:proofErr w:type="spellStart"/>
      <w:r w:rsidRPr="00E32EF6">
        <w:rPr>
          <w:rFonts w:ascii="宋体" w:eastAsia="宋体" w:hAnsi="宋体" w:cs="宋体"/>
          <w:kern w:val="0"/>
          <w:sz w:val="24"/>
          <w:szCs w:val="24"/>
        </w:rPr>
        <w:t>pred.argmax</w:t>
      </w:r>
      <w:proofErr w:type="spellEnd"/>
      <w:r w:rsidRPr="00E32EF6">
        <w:rPr>
          <w:rFonts w:ascii="宋体" w:eastAsia="宋体" w:hAnsi="宋体" w:cs="宋体"/>
          <w:kern w:val="0"/>
          <w:sz w:val="24"/>
          <w:szCs w:val="24"/>
        </w:rPr>
        <w:t>().data))</w:t>
      </w:r>
    </w:p>
    <w:p w14:paraId="128C90E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5A0739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开始训练1000轮</w:t>
      </w:r>
    </w:p>
    <w:p w14:paraId="677E669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for _ in </w:t>
      </w:r>
      <w:proofErr w:type="gramStart"/>
      <w:r w:rsidRPr="00E32EF6">
        <w:rPr>
          <w:rFonts w:ascii="宋体" w:eastAsia="宋体" w:hAnsi="宋体" w:cs="宋体"/>
          <w:kern w:val="0"/>
          <w:sz w:val="24"/>
          <w:szCs w:val="24"/>
        </w:rPr>
        <w:t>range(</w:t>
      </w:r>
      <w:proofErr w:type="gramEnd"/>
      <w:r w:rsidRPr="00E32EF6">
        <w:rPr>
          <w:rFonts w:ascii="宋体" w:eastAsia="宋体" w:hAnsi="宋体" w:cs="宋体"/>
          <w:kern w:val="0"/>
          <w:sz w:val="24"/>
          <w:szCs w:val="24"/>
        </w:rPr>
        <w:t>500):</w:t>
      </w:r>
    </w:p>
    <w:p w14:paraId="7733157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output = model(</w:t>
      </w:r>
      <w:proofErr w:type="spellStart"/>
      <w:r w:rsidRPr="00E32EF6">
        <w:rPr>
          <w:rFonts w:ascii="宋体" w:eastAsia="宋体" w:hAnsi="宋体" w:cs="宋体"/>
          <w:kern w:val="0"/>
          <w:sz w:val="24"/>
          <w:szCs w:val="24"/>
        </w:rPr>
        <w:t>data_x</w:t>
      </w:r>
      <w:proofErr w:type="spellEnd"/>
      <w:r w:rsidRPr="00E32EF6">
        <w:rPr>
          <w:rFonts w:ascii="宋体" w:eastAsia="宋体" w:hAnsi="宋体" w:cs="宋体"/>
          <w:kern w:val="0"/>
          <w:sz w:val="24"/>
          <w:szCs w:val="24"/>
        </w:rPr>
        <w:t>)</w:t>
      </w:r>
    </w:p>
    <w:p w14:paraId="7DCC135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loss = </w:t>
      </w:r>
      <w:proofErr w:type="spellStart"/>
      <w:r w:rsidRPr="00E32EF6">
        <w:rPr>
          <w:rFonts w:ascii="宋体" w:eastAsia="宋体" w:hAnsi="宋体" w:cs="宋体"/>
          <w:kern w:val="0"/>
          <w:sz w:val="24"/>
          <w:szCs w:val="24"/>
        </w:rPr>
        <w:t>loss_</w:t>
      </w:r>
      <w:proofErr w:type="gramStart"/>
      <w:r w:rsidRPr="00E32EF6">
        <w:rPr>
          <w:rFonts w:ascii="宋体" w:eastAsia="宋体" w:hAnsi="宋体" w:cs="宋体"/>
          <w:kern w:val="0"/>
          <w:sz w:val="24"/>
          <w:szCs w:val="24"/>
        </w:rPr>
        <w:t>fun</w:t>
      </w:r>
      <w:proofErr w:type="spellEnd"/>
      <w:r w:rsidRPr="00E32EF6">
        <w:rPr>
          <w:rFonts w:ascii="宋体" w:eastAsia="宋体" w:hAnsi="宋体" w:cs="宋体"/>
          <w:kern w:val="0"/>
          <w:sz w:val="24"/>
          <w:szCs w:val="24"/>
        </w:rPr>
        <w:t>(</w:t>
      </w:r>
      <w:proofErr w:type="spellStart"/>
      <w:proofErr w:type="gramEnd"/>
      <w:r w:rsidRPr="00E32EF6">
        <w:rPr>
          <w:rFonts w:ascii="宋体" w:eastAsia="宋体" w:hAnsi="宋体" w:cs="宋体"/>
          <w:kern w:val="0"/>
          <w:sz w:val="24"/>
          <w:szCs w:val="24"/>
        </w:rPr>
        <w:t>data_y</w:t>
      </w:r>
      <w:proofErr w:type="spellEnd"/>
      <w:r w:rsidRPr="00E32EF6">
        <w:rPr>
          <w:rFonts w:ascii="宋体" w:eastAsia="宋体" w:hAnsi="宋体" w:cs="宋体"/>
          <w:kern w:val="0"/>
          <w:sz w:val="24"/>
          <w:szCs w:val="24"/>
        </w:rPr>
        <w:t>, output)</w:t>
      </w:r>
    </w:p>
    <w:p w14:paraId="190E834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proofErr w:type="gramStart"/>
      <w:r w:rsidRPr="00E32EF6">
        <w:rPr>
          <w:rFonts w:ascii="宋体" w:eastAsia="宋体" w:hAnsi="宋体" w:cs="宋体"/>
          <w:kern w:val="0"/>
          <w:sz w:val="24"/>
          <w:szCs w:val="24"/>
        </w:rPr>
        <w:t>optimizer.zero</w:t>
      </w:r>
      <w:proofErr w:type="gramEnd"/>
      <w:r w:rsidRPr="00E32EF6">
        <w:rPr>
          <w:rFonts w:ascii="宋体" w:eastAsia="宋体" w:hAnsi="宋体" w:cs="宋体"/>
          <w:kern w:val="0"/>
          <w:sz w:val="24"/>
          <w:szCs w:val="24"/>
        </w:rPr>
        <w:t>_grad</w:t>
      </w:r>
      <w:proofErr w:type="spellEnd"/>
      <w:r w:rsidRPr="00E32EF6">
        <w:rPr>
          <w:rFonts w:ascii="宋体" w:eastAsia="宋体" w:hAnsi="宋体" w:cs="宋体"/>
          <w:kern w:val="0"/>
          <w:sz w:val="24"/>
          <w:szCs w:val="24"/>
        </w:rPr>
        <w:t>()</w:t>
      </w:r>
    </w:p>
    <w:p w14:paraId="5CCE840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proofErr w:type="gramStart"/>
      <w:r w:rsidRPr="00E32EF6">
        <w:rPr>
          <w:rFonts w:ascii="宋体" w:eastAsia="宋体" w:hAnsi="宋体" w:cs="宋体"/>
          <w:kern w:val="0"/>
          <w:sz w:val="24"/>
          <w:szCs w:val="24"/>
        </w:rPr>
        <w:t>loss.backward</w:t>
      </w:r>
      <w:proofErr w:type="spellEnd"/>
      <w:proofErr w:type="gramEnd"/>
      <w:r w:rsidRPr="00E32EF6">
        <w:rPr>
          <w:rFonts w:ascii="宋体" w:eastAsia="宋体" w:hAnsi="宋体" w:cs="宋体"/>
          <w:kern w:val="0"/>
          <w:sz w:val="24"/>
          <w:szCs w:val="24"/>
        </w:rPr>
        <w:t>()</w:t>
      </w:r>
    </w:p>
    <w:p w14:paraId="79AB961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proofErr w:type="gramStart"/>
      <w:r w:rsidRPr="00E32EF6">
        <w:rPr>
          <w:rFonts w:ascii="宋体" w:eastAsia="宋体" w:hAnsi="宋体" w:cs="宋体"/>
          <w:kern w:val="0"/>
          <w:sz w:val="24"/>
          <w:szCs w:val="24"/>
        </w:rPr>
        <w:t>optimizer.step</w:t>
      </w:r>
      <w:proofErr w:type="spellEnd"/>
      <w:proofErr w:type="gramEnd"/>
      <w:r w:rsidRPr="00E32EF6">
        <w:rPr>
          <w:rFonts w:ascii="宋体" w:eastAsia="宋体" w:hAnsi="宋体" w:cs="宋体"/>
          <w:kern w:val="0"/>
          <w:sz w:val="24"/>
          <w:szCs w:val="24"/>
        </w:rPr>
        <w:t>()</w:t>
      </w:r>
    </w:p>
    <w:p w14:paraId="46AB091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
    <w:p w14:paraId="2A888B8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if (_ + 1) % 50 == 0:</w:t>
      </w:r>
    </w:p>
    <w:p w14:paraId="535C86A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gramStart"/>
      <w:r w:rsidRPr="00E32EF6">
        <w:rPr>
          <w:rFonts w:ascii="宋体" w:eastAsia="宋体" w:hAnsi="宋体" w:cs="宋体"/>
          <w:kern w:val="0"/>
          <w:sz w:val="24"/>
          <w:szCs w:val="24"/>
        </w:rPr>
        <w:t>print(</w:t>
      </w:r>
      <w:proofErr w:type="gramEnd"/>
      <w:r w:rsidRPr="00E32EF6">
        <w:rPr>
          <w:rFonts w:ascii="宋体" w:eastAsia="宋体" w:hAnsi="宋体" w:cs="宋体"/>
          <w:kern w:val="0"/>
          <w:sz w:val="24"/>
          <w:szCs w:val="24"/>
        </w:rPr>
        <w:t xml:space="preserve">'Epoch: {}, Loss: {}'.format(_, </w:t>
      </w:r>
      <w:proofErr w:type="spellStart"/>
      <w:r w:rsidRPr="00E32EF6">
        <w:rPr>
          <w:rFonts w:ascii="宋体" w:eastAsia="宋体" w:hAnsi="宋体" w:cs="宋体"/>
          <w:kern w:val="0"/>
          <w:sz w:val="24"/>
          <w:szCs w:val="24"/>
        </w:rPr>
        <w:t>loss.data</w:t>
      </w:r>
      <w:proofErr w:type="spellEnd"/>
      <w:r w:rsidRPr="00E32EF6">
        <w:rPr>
          <w:rFonts w:ascii="宋体" w:eastAsia="宋体" w:hAnsi="宋体" w:cs="宋体"/>
          <w:kern w:val="0"/>
          <w:sz w:val="24"/>
          <w:szCs w:val="24"/>
        </w:rPr>
        <w:t>))</w:t>
      </w:r>
    </w:p>
    <w:p w14:paraId="1FA7077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5D5522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w:t>
      </w:r>
    </w:p>
    <w:p w14:paraId="43BE067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预测结果</w:t>
      </w:r>
    </w:p>
    <w:p w14:paraId="6C0B3B6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result = model(</w:t>
      </w:r>
      <w:proofErr w:type="spellStart"/>
      <w:r w:rsidRPr="00E32EF6">
        <w:rPr>
          <w:rFonts w:ascii="宋体" w:eastAsia="宋体" w:hAnsi="宋体" w:cs="宋体"/>
          <w:kern w:val="0"/>
          <w:sz w:val="24"/>
          <w:szCs w:val="24"/>
        </w:rPr>
        <w:t>data_x</w:t>
      </w:r>
      <w:proofErr w:type="spellEnd"/>
      <w:r w:rsidRPr="00E32EF6">
        <w:rPr>
          <w:rFonts w:ascii="宋体" w:eastAsia="宋体" w:hAnsi="宋体" w:cs="宋体"/>
          <w:kern w:val="0"/>
          <w:sz w:val="24"/>
          <w:szCs w:val="24"/>
        </w:rPr>
        <w:t>)</w:t>
      </w:r>
    </w:p>
    <w:p w14:paraId="05F2CA6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for target, </w:t>
      </w:r>
      <w:proofErr w:type="spellStart"/>
      <w:r w:rsidRPr="00E32EF6">
        <w:rPr>
          <w:rFonts w:ascii="宋体" w:eastAsia="宋体" w:hAnsi="宋体" w:cs="宋体"/>
          <w:kern w:val="0"/>
          <w:sz w:val="24"/>
          <w:szCs w:val="24"/>
        </w:rPr>
        <w:t>pred</w:t>
      </w:r>
      <w:proofErr w:type="spellEnd"/>
      <w:r w:rsidRPr="00E32EF6">
        <w:rPr>
          <w:rFonts w:ascii="宋体" w:eastAsia="宋体" w:hAnsi="宋体" w:cs="宋体"/>
          <w:kern w:val="0"/>
          <w:sz w:val="24"/>
          <w:szCs w:val="24"/>
        </w:rPr>
        <w:t xml:space="preserve"> in </w:t>
      </w:r>
      <w:proofErr w:type="gramStart"/>
      <w:r w:rsidRPr="00E32EF6">
        <w:rPr>
          <w:rFonts w:ascii="宋体" w:eastAsia="宋体" w:hAnsi="宋体" w:cs="宋体"/>
          <w:kern w:val="0"/>
          <w:sz w:val="24"/>
          <w:szCs w:val="24"/>
        </w:rPr>
        <w:t>zip(</w:t>
      </w:r>
      <w:proofErr w:type="spellStart"/>
      <w:proofErr w:type="gramEnd"/>
      <w:r w:rsidRPr="00E32EF6">
        <w:rPr>
          <w:rFonts w:ascii="宋体" w:eastAsia="宋体" w:hAnsi="宋体" w:cs="宋体"/>
          <w:kern w:val="0"/>
          <w:sz w:val="24"/>
          <w:szCs w:val="24"/>
        </w:rPr>
        <w:t>data_y</w:t>
      </w:r>
      <w:proofErr w:type="spellEnd"/>
      <w:r w:rsidRPr="00E32EF6">
        <w:rPr>
          <w:rFonts w:ascii="宋体" w:eastAsia="宋体" w:hAnsi="宋体" w:cs="宋体"/>
          <w:kern w:val="0"/>
          <w:sz w:val="24"/>
          <w:szCs w:val="24"/>
        </w:rPr>
        <w:t>, result):</w:t>
      </w:r>
    </w:p>
    <w:p w14:paraId="4E4B2E6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print("正确结果：{}，预测：{}".format(</w:t>
      </w:r>
      <w:proofErr w:type="spellStart"/>
      <w:r w:rsidRPr="00E32EF6">
        <w:rPr>
          <w:rFonts w:ascii="宋体" w:eastAsia="宋体" w:hAnsi="宋体" w:cs="宋体"/>
          <w:kern w:val="0"/>
          <w:sz w:val="24"/>
          <w:szCs w:val="24"/>
        </w:rPr>
        <w:t>target.argmax</w:t>
      </w:r>
      <w:proofErr w:type="spellEnd"/>
      <w:r w:rsidRPr="00E32EF6">
        <w:rPr>
          <w:rFonts w:ascii="宋体" w:eastAsia="宋体" w:hAnsi="宋体" w:cs="宋体"/>
          <w:kern w:val="0"/>
          <w:sz w:val="24"/>
          <w:szCs w:val="24"/>
        </w:rPr>
        <w:t xml:space="preserve">().data, </w:t>
      </w:r>
      <w:proofErr w:type="spellStart"/>
      <w:r w:rsidRPr="00E32EF6">
        <w:rPr>
          <w:rFonts w:ascii="宋体" w:eastAsia="宋体" w:hAnsi="宋体" w:cs="宋体"/>
          <w:kern w:val="0"/>
          <w:sz w:val="24"/>
          <w:szCs w:val="24"/>
        </w:rPr>
        <w:t>pred.argmax</w:t>
      </w:r>
      <w:proofErr w:type="spellEnd"/>
      <w:r w:rsidRPr="00E32EF6">
        <w:rPr>
          <w:rFonts w:ascii="宋体" w:eastAsia="宋体" w:hAnsi="宋体" w:cs="宋体"/>
          <w:kern w:val="0"/>
          <w:sz w:val="24"/>
          <w:szCs w:val="24"/>
        </w:rPr>
        <w:t>().data))</w:t>
      </w:r>
    </w:p>
    <w:p w14:paraId="3540EC1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6AE9FD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结果：</w:t>
      </w:r>
    </w:p>
    <w:p w14:paraId="4437321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正确结果：3，预测：3</w:t>
      </w:r>
    </w:p>
    <w:p w14:paraId="148918D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正确结果：4，预测：4</w:t>
      </w:r>
    </w:p>
    <w:p w14:paraId="6A8A8EF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正确结果：5，预测：5</w:t>
      </w:r>
    </w:p>
    <w:p w14:paraId="609BE05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正确结果：6，预测：6</w:t>
      </w:r>
    </w:p>
    <w:p w14:paraId="56FB3DE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正确结果：7，预测：7</w:t>
      </w:r>
    </w:p>
    <w:p w14:paraId="7F83ADB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正确结果：8，预测：8</w:t>
      </w:r>
    </w:p>
    <w:p w14:paraId="79AD73D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正确结果：9，预测：9</w:t>
      </w:r>
    </w:p>
    <w:p w14:paraId="0E42F2A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正确结果：10，预测：10</w:t>
      </w:r>
    </w:p>
    <w:p w14:paraId="3964A76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正确结果：11，预测：11</w:t>
      </w:r>
    </w:p>
    <w:p w14:paraId="6576B1A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正确结果：12，预测：12</w:t>
      </w:r>
    </w:p>
    <w:p w14:paraId="1589EC9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正确结果：13，预测：13</w:t>
      </w:r>
    </w:p>
    <w:p w14:paraId="674755E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正确结果：14，预测：14</w:t>
      </w:r>
    </w:p>
    <w:p w14:paraId="36B70CA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正确结果：15，预测：15</w:t>
      </w:r>
    </w:p>
    <w:p w14:paraId="276C5F8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正确结果：16，预测：16</w:t>
      </w:r>
    </w:p>
    <w:p w14:paraId="039A364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正确结果：17，预测：21</w:t>
      </w:r>
    </w:p>
    <w:p w14:paraId="4E21396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正确结果：18，预测：18</w:t>
      </w:r>
    </w:p>
    <w:p w14:paraId="6BA3142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正确结果：19，预测：27</w:t>
      </w:r>
    </w:p>
    <w:p w14:paraId="6A4A0FA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正确结果：20，预测：21</w:t>
      </w:r>
    </w:p>
    <w:p w14:paraId="3647B66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正确结果：21，预测：21</w:t>
      </w:r>
    </w:p>
    <w:p w14:paraId="782DC92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正确结果：22，预测：21</w:t>
      </w:r>
    </w:p>
    <w:p w14:paraId="0F8C179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正确结果：23，预测：21</w:t>
      </w:r>
    </w:p>
    <w:p w14:paraId="0C72F8D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正确结果：24，预测：24</w:t>
      </w:r>
    </w:p>
    <w:p w14:paraId="31C228C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正确结果：25，预测：25</w:t>
      </w:r>
    </w:p>
    <w:p w14:paraId="00A322C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正确结果：26，预测：26</w:t>
      </w:r>
    </w:p>
    <w:p w14:paraId="0D78EC0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正确结果：27，预测：27</w:t>
      </w:r>
    </w:p>
    <w:p w14:paraId="73039EE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正确结果：28，预测：28</w:t>
      </w:r>
    </w:p>
    <w:p w14:paraId="6CF52CB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正确结果：29，预测：29</w:t>
      </w:r>
    </w:p>
    <w:p w14:paraId="14C19B0A"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当然这个示例使用到的数据极少，只是一个能快速跑来玩玩的程序而已，不必当真...</w:t>
      </w:r>
      <w:r w:rsidRPr="00E32EF6">
        <w:rPr>
          <w:rFonts w:ascii="宋体" w:eastAsia="宋体" w:hAnsi="宋体" w:cs="宋体"/>
          <w:kern w:val="0"/>
          <w:sz w:val="24"/>
          <w:szCs w:val="24"/>
        </w:rPr>
        <w:br/>
        <w:t>LSTM原理理解：</w:t>
      </w:r>
      <w:r w:rsidRPr="00E32EF6">
        <w:rPr>
          <w:rFonts w:ascii="宋体" w:eastAsia="宋体" w:hAnsi="宋体" w:cs="宋体"/>
          <w:kern w:val="0"/>
          <w:sz w:val="24"/>
          <w:szCs w:val="24"/>
        </w:rPr>
        <w:fldChar w:fldCharType="begin"/>
      </w:r>
      <w:r w:rsidRPr="00E32EF6">
        <w:rPr>
          <w:rFonts w:ascii="宋体" w:eastAsia="宋体" w:hAnsi="宋体" w:cs="宋体"/>
          <w:kern w:val="0"/>
          <w:sz w:val="24"/>
          <w:szCs w:val="24"/>
        </w:rPr>
        <w:instrText xml:space="preserve"> HYPERLINK "https://links.jianshu.com/go?to=https%3A%2F%2Fblog.csdn.net%2Fgzj_1101%2Farticle%2Fdetails%2F79376798" \t "_blank" </w:instrText>
      </w:r>
      <w:r w:rsidRPr="00E32EF6">
        <w:rPr>
          <w:rFonts w:ascii="宋体" w:eastAsia="宋体" w:hAnsi="宋体" w:cs="宋体"/>
          <w:kern w:val="0"/>
          <w:sz w:val="24"/>
          <w:szCs w:val="24"/>
        </w:rPr>
        <w:fldChar w:fldCharType="separate"/>
      </w:r>
      <w:r w:rsidRPr="00E32EF6">
        <w:rPr>
          <w:rFonts w:ascii="宋体" w:eastAsia="宋体" w:hAnsi="宋体" w:cs="宋体"/>
          <w:color w:val="0000FF"/>
          <w:kern w:val="0"/>
          <w:sz w:val="24"/>
          <w:szCs w:val="24"/>
          <w:u w:val="single"/>
        </w:rPr>
        <w:t>https://blog.csdn.net/gzj_1101/article/details/79376798</w:t>
      </w:r>
      <w:r w:rsidRPr="00E32EF6">
        <w:rPr>
          <w:rFonts w:ascii="宋体" w:eastAsia="宋体" w:hAnsi="宋体" w:cs="宋体"/>
          <w:kern w:val="0"/>
          <w:sz w:val="24"/>
          <w:szCs w:val="24"/>
        </w:rPr>
        <w:fldChar w:fldCharType="end"/>
      </w:r>
      <w:r w:rsidRPr="00E32EF6">
        <w:rPr>
          <w:rFonts w:ascii="宋体" w:eastAsia="宋体" w:hAnsi="宋体" w:cs="宋体"/>
          <w:kern w:val="0"/>
          <w:sz w:val="24"/>
          <w:szCs w:val="24"/>
        </w:rPr>
        <w:br/>
        <w:t>LSTM计算过程参考：</w:t>
      </w:r>
      <w:r w:rsidRPr="00E32EF6">
        <w:rPr>
          <w:rFonts w:ascii="宋体" w:eastAsia="宋体" w:hAnsi="宋体" w:cs="宋体"/>
          <w:kern w:val="0"/>
          <w:sz w:val="24"/>
          <w:szCs w:val="24"/>
        </w:rPr>
        <w:fldChar w:fldCharType="begin"/>
      </w:r>
      <w:r w:rsidRPr="00E32EF6">
        <w:rPr>
          <w:rFonts w:ascii="宋体" w:eastAsia="宋体" w:hAnsi="宋体" w:cs="宋体"/>
          <w:kern w:val="0"/>
          <w:sz w:val="24"/>
          <w:szCs w:val="24"/>
        </w:rPr>
        <w:instrText xml:space="preserve"> HYPERLINK "https://links.jianshu.com/go?to=https%3A%2F%2Fblog.csdn.net%2Fqyk2008%2Farticle%2Fdetails%2F80225986" \t "_blank" </w:instrText>
      </w:r>
      <w:r w:rsidRPr="00E32EF6">
        <w:rPr>
          <w:rFonts w:ascii="宋体" w:eastAsia="宋体" w:hAnsi="宋体" w:cs="宋体"/>
          <w:kern w:val="0"/>
          <w:sz w:val="24"/>
          <w:szCs w:val="24"/>
        </w:rPr>
        <w:fldChar w:fldCharType="separate"/>
      </w:r>
      <w:r w:rsidRPr="00E32EF6">
        <w:rPr>
          <w:rFonts w:ascii="宋体" w:eastAsia="宋体" w:hAnsi="宋体" w:cs="宋体"/>
          <w:color w:val="0000FF"/>
          <w:kern w:val="0"/>
          <w:sz w:val="24"/>
          <w:szCs w:val="24"/>
          <w:u w:val="single"/>
        </w:rPr>
        <w:t>https://blog.csdn.net/qyk2008/article/details/80225986</w:t>
      </w:r>
      <w:r w:rsidRPr="00E32EF6">
        <w:rPr>
          <w:rFonts w:ascii="宋体" w:eastAsia="宋体" w:hAnsi="宋体" w:cs="宋体"/>
          <w:kern w:val="0"/>
          <w:sz w:val="24"/>
          <w:szCs w:val="24"/>
        </w:rPr>
        <w:fldChar w:fldCharType="end"/>
      </w:r>
    </w:p>
    <w:p w14:paraId="62657C6A"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序列化模型</w:t>
      </w:r>
    </w:p>
    <w:p w14:paraId="6A62C7AC"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lastRenderedPageBreak/>
        <w:t>即用来定义神经网络模型（每一层都要是继承于</w:t>
      </w:r>
      <w:proofErr w:type="spellStart"/>
      <w:r w:rsidRPr="00E32EF6">
        <w:rPr>
          <w:rFonts w:ascii="宋体" w:eastAsia="宋体" w:hAnsi="宋体" w:cs="宋体"/>
          <w:kern w:val="0"/>
          <w:sz w:val="24"/>
          <w:szCs w:val="24"/>
        </w:rPr>
        <w:t>torch.nn</w:t>
      </w:r>
      <w:proofErr w:type="spellEnd"/>
      <w:r w:rsidRPr="00E32EF6">
        <w:rPr>
          <w:rFonts w:ascii="宋体" w:eastAsia="宋体" w:hAnsi="宋体" w:cs="宋体"/>
          <w:kern w:val="0"/>
          <w:sz w:val="24"/>
          <w:szCs w:val="24"/>
        </w:rPr>
        <w:t>下的网络），类API：</w:t>
      </w:r>
      <w:proofErr w:type="spellStart"/>
      <w:r w:rsidRPr="00E32EF6">
        <w:rPr>
          <w:rFonts w:ascii="宋体" w:eastAsia="宋体" w:hAnsi="宋体" w:cs="宋体"/>
          <w:kern w:val="0"/>
          <w:sz w:val="24"/>
          <w:szCs w:val="24"/>
        </w:rPr>
        <w:t>torch.nn.Sequential</w:t>
      </w:r>
      <w:proofErr w:type="spellEnd"/>
      <w:r w:rsidRPr="00E32EF6">
        <w:rPr>
          <w:rFonts w:ascii="宋体" w:eastAsia="宋体" w:hAnsi="宋体" w:cs="宋体"/>
          <w:kern w:val="0"/>
          <w:sz w:val="24"/>
          <w:szCs w:val="24"/>
        </w:rPr>
        <w:t>（该模型就是针对面向对象模式编写，因此不提供函数式API），举例：</w:t>
      </w:r>
    </w:p>
    <w:p w14:paraId="6A92F12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net =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nn.Sequential</w:t>
      </w:r>
      <w:proofErr w:type="spellEnd"/>
      <w:proofErr w:type="gramEnd"/>
      <w:r w:rsidRPr="00E32EF6">
        <w:rPr>
          <w:rFonts w:ascii="宋体" w:eastAsia="宋体" w:hAnsi="宋体" w:cs="宋体"/>
          <w:kern w:val="0"/>
          <w:sz w:val="24"/>
          <w:szCs w:val="24"/>
        </w:rPr>
        <w:t>(</w:t>
      </w:r>
    </w:p>
    <w:p w14:paraId="223AD6B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nn.Linear</w:t>
      </w:r>
      <w:proofErr w:type="spellEnd"/>
      <w:proofErr w:type="gramEnd"/>
      <w:r w:rsidRPr="00E32EF6">
        <w:rPr>
          <w:rFonts w:ascii="宋体" w:eastAsia="宋体" w:hAnsi="宋体" w:cs="宋体"/>
          <w:kern w:val="0"/>
          <w:sz w:val="24"/>
          <w:szCs w:val="24"/>
        </w:rPr>
        <w:t>(100, 10),</w:t>
      </w:r>
    </w:p>
    <w:p w14:paraId="464CDB8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nn.Dropout</w:t>
      </w:r>
      <w:proofErr w:type="spellEnd"/>
      <w:proofErr w:type="gramEnd"/>
      <w:r w:rsidRPr="00E32EF6">
        <w:rPr>
          <w:rFonts w:ascii="宋体" w:eastAsia="宋体" w:hAnsi="宋体" w:cs="宋体"/>
          <w:kern w:val="0"/>
          <w:sz w:val="24"/>
          <w:szCs w:val="24"/>
        </w:rPr>
        <w:t>(0.7),</w:t>
      </w:r>
    </w:p>
    <w:p w14:paraId="0D8E1C0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nn.ReLU</w:t>
      </w:r>
      <w:proofErr w:type="spellEnd"/>
      <w:proofErr w:type="gramEnd"/>
      <w:r w:rsidRPr="00E32EF6">
        <w:rPr>
          <w:rFonts w:ascii="宋体" w:eastAsia="宋体" w:hAnsi="宋体" w:cs="宋体"/>
          <w:kern w:val="0"/>
          <w:sz w:val="24"/>
          <w:szCs w:val="24"/>
        </w:rPr>
        <w:t>(),</w:t>
      </w:r>
    </w:p>
    <w:p w14:paraId="1FD6713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nn.Linear</w:t>
      </w:r>
      <w:proofErr w:type="spellEnd"/>
      <w:proofErr w:type="gramEnd"/>
      <w:r w:rsidRPr="00E32EF6">
        <w:rPr>
          <w:rFonts w:ascii="宋体" w:eastAsia="宋体" w:hAnsi="宋体" w:cs="宋体"/>
          <w:kern w:val="0"/>
          <w:sz w:val="24"/>
          <w:szCs w:val="24"/>
        </w:rPr>
        <w:t>(10, 1)</w:t>
      </w:r>
    </w:p>
    <w:p w14:paraId="00C3278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
    <w:p w14:paraId="59D0FF6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net</w:t>
      </w:r>
    </w:p>
    <w:p w14:paraId="41E2C83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Sequential(</w:t>
      </w:r>
      <w:proofErr w:type="gramEnd"/>
    </w:p>
    <w:p w14:paraId="3427DB5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w:t>
      </w:r>
      <w:proofErr w:type="gramStart"/>
      <w:r w:rsidRPr="00E32EF6">
        <w:rPr>
          <w:rFonts w:ascii="宋体" w:eastAsia="宋体" w:hAnsi="宋体" w:cs="宋体"/>
          <w:kern w:val="0"/>
          <w:sz w:val="24"/>
          <w:szCs w:val="24"/>
        </w:rPr>
        <w:t>Linear(</w:t>
      </w:r>
      <w:proofErr w:type="spellStart"/>
      <w:proofErr w:type="gramEnd"/>
      <w:r w:rsidRPr="00E32EF6">
        <w:rPr>
          <w:rFonts w:ascii="宋体" w:eastAsia="宋体" w:hAnsi="宋体" w:cs="宋体"/>
          <w:kern w:val="0"/>
          <w:sz w:val="24"/>
          <w:szCs w:val="24"/>
        </w:rPr>
        <w:t>in_features</w:t>
      </w:r>
      <w:proofErr w:type="spellEnd"/>
      <w:r w:rsidRPr="00E32EF6">
        <w:rPr>
          <w:rFonts w:ascii="宋体" w:eastAsia="宋体" w:hAnsi="宋体" w:cs="宋体"/>
          <w:kern w:val="0"/>
          <w:sz w:val="24"/>
          <w:szCs w:val="24"/>
        </w:rPr>
        <w:t xml:space="preserve">=100, </w:t>
      </w:r>
      <w:proofErr w:type="spellStart"/>
      <w:r w:rsidRPr="00E32EF6">
        <w:rPr>
          <w:rFonts w:ascii="宋体" w:eastAsia="宋体" w:hAnsi="宋体" w:cs="宋体"/>
          <w:kern w:val="0"/>
          <w:sz w:val="24"/>
          <w:szCs w:val="24"/>
        </w:rPr>
        <w:t>out_features</w:t>
      </w:r>
      <w:proofErr w:type="spellEnd"/>
      <w:r w:rsidRPr="00E32EF6">
        <w:rPr>
          <w:rFonts w:ascii="宋体" w:eastAsia="宋体" w:hAnsi="宋体" w:cs="宋体"/>
          <w:kern w:val="0"/>
          <w:sz w:val="24"/>
          <w:szCs w:val="24"/>
        </w:rPr>
        <w:t>=10, bias=True)</w:t>
      </w:r>
    </w:p>
    <w:p w14:paraId="78159D7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 Dropout(p=0.7)</w:t>
      </w:r>
    </w:p>
    <w:p w14:paraId="704800A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(2): </w:t>
      </w:r>
      <w:proofErr w:type="spellStart"/>
      <w:proofErr w:type="gramStart"/>
      <w:r w:rsidRPr="00E32EF6">
        <w:rPr>
          <w:rFonts w:ascii="宋体" w:eastAsia="宋体" w:hAnsi="宋体" w:cs="宋体"/>
          <w:kern w:val="0"/>
          <w:sz w:val="24"/>
          <w:szCs w:val="24"/>
        </w:rPr>
        <w:t>ReLU</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t>
      </w:r>
    </w:p>
    <w:p w14:paraId="154D051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(3): </w:t>
      </w:r>
      <w:proofErr w:type="gramStart"/>
      <w:r w:rsidRPr="00E32EF6">
        <w:rPr>
          <w:rFonts w:ascii="宋体" w:eastAsia="宋体" w:hAnsi="宋体" w:cs="宋体"/>
          <w:kern w:val="0"/>
          <w:sz w:val="24"/>
          <w:szCs w:val="24"/>
        </w:rPr>
        <w:t>Linear(</w:t>
      </w:r>
      <w:proofErr w:type="spellStart"/>
      <w:proofErr w:type="gramEnd"/>
      <w:r w:rsidRPr="00E32EF6">
        <w:rPr>
          <w:rFonts w:ascii="宋体" w:eastAsia="宋体" w:hAnsi="宋体" w:cs="宋体"/>
          <w:kern w:val="0"/>
          <w:sz w:val="24"/>
          <w:szCs w:val="24"/>
        </w:rPr>
        <w:t>in_features</w:t>
      </w:r>
      <w:proofErr w:type="spellEnd"/>
      <w:r w:rsidRPr="00E32EF6">
        <w:rPr>
          <w:rFonts w:ascii="宋体" w:eastAsia="宋体" w:hAnsi="宋体" w:cs="宋体"/>
          <w:kern w:val="0"/>
          <w:sz w:val="24"/>
          <w:szCs w:val="24"/>
        </w:rPr>
        <w:t xml:space="preserve">=10, </w:t>
      </w:r>
      <w:proofErr w:type="spellStart"/>
      <w:r w:rsidRPr="00E32EF6">
        <w:rPr>
          <w:rFonts w:ascii="宋体" w:eastAsia="宋体" w:hAnsi="宋体" w:cs="宋体"/>
          <w:kern w:val="0"/>
          <w:sz w:val="24"/>
          <w:szCs w:val="24"/>
        </w:rPr>
        <w:t>out_features</w:t>
      </w:r>
      <w:proofErr w:type="spellEnd"/>
      <w:r w:rsidRPr="00E32EF6">
        <w:rPr>
          <w:rFonts w:ascii="宋体" w:eastAsia="宋体" w:hAnsi="宋体" w:cs="宋体"/>
          <w:kern w:val="0"/>
          <w:sz w:val="24"/>
          <w:szCs w:val="24"/>
        </w:rPr>
        <w:t>=1, bias=True)</w:t>
      </w:r>
    </w:p>
    <w:p w14:paraId="46CA27A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可以直接查看网络结构</w:t>
      </w:r>
    </w:p>
    <w:p w14:paraId="545F8CF4"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序列化模型修改</w:t>
      </w:r>
    </w:p>
    <w:p w14:paraId="70AF4654"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序列化模型可以理解成一个列表，里面按顺序存放了所有的网络层，官方也提供了添加往序列化模型里添加网络层的方法</w:t>
      </w:r>
      <w:proofErr w:type="spellStart"/>
      <w:r w:rsidRPr="00E32EF6">
        <w:rPr>
          <w:rFonts w:ascii="宋体" w:eastAsia="宋体" w:hAnsi="宋体" w:cs="宋体"/>
          <w:kern w:val="0"/>
          <w:sz w:val="24"/>
          <w:szCs w:val="24"/>
        </w:rPr>
        <w:t>add_module</w:t>
      </w:r>
      <w:proofErr w:type="spellEnd"/>
      <w:r w:rsidRPr="00E32EF6">
        <w:rPr>
          <w:rFonts w:ascii="宋体" w:eastAsia="宋体" w:hAnsi="宋体" w:cs="宋体"/>
          <w:kern w:val="0"/>
          <w:sz w:val="24"/>
          <w:szCs w:val="24"/>
        </w:rPr>
        <w:t>(name, layer)，而修改则可以索引到对应的层直接修改，删除可以通过del关键字删除，举例：</w:t>
      </w:r>
    </w:p>
    <w:p w14:paraId="0F29EE9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seq = </w:t>
      </w:r>
      <w:proofErr w:type="spellStart"/>
      <w:proofErr w:type="gramStart"/>
      <w:r w:rsidRPr="00E32EF6">
        <w:rPr>
          <w:rFonts w:ascii="宋体" w:eastAsia="宋体" w:hAnsi="宋体" w:cs="宋体"/>
          <w:kern w:val="0"/>
          <w:sz w:val="24"/>
          <w:szCs w:val="24"/>
        </w:rPr>
        <w:t>nn.Sequential</w:t>
      </w:r>
      <w:proofErr w:type="spellEnd"/>
      <w:proofErr w:type="gram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nn.Linear</w:t>
      </w:r>
      <w:proofErr w:type="spellEnd"/>
      <w:r w:rsidRPr="00E32EF6">
        <w:rPr>
          <w:rFonts w:ascii="宋体" w:eastAsia="宋体" w:hAnsi="宋体" w:cs="宋体"/>
          <w:kern w:val="0"/>
          <w:sz w:val="24"/>
          <w:szCs w:val="24"/>
        </w:rPr>
        <w:t xml:space="preserve">(10, 20), </w:t>
      </w:r>
      <w:proofErr w:type="spellStart"/>
      <w:r w:rsidRPr="00E32EF6">
        <w:rPr>
          <w:rFonts w:ascii="宋体" w:eastAsia="宋体" w:hAnsi="宋体" w:cs="宋体"/>
          <w:kern w:val="0"/>
          <w:sz w:val="24"/>
          <w:szCs w:val="24"/>
        </w:rPr>
        <w:t>nn.Linear</w:t>
      </w:r>
      <w:proofErr w:type="spellEnd"/>
      <w:r w:rsidRPr="00E32EF6">
        <w:rPr>
          <w:rFonts w:ascii="宋体" w:eastAsia="宋体" w:hAnsi="宋体" w:cs="宋体"/>
          <w:kern w:val="0"/>
          <w:sz w:val="24"/>
          <w:szCs w:val="24"/>
        </w:rPr>
        <w:t>(20, 1))</w:t>
      </w:r>
    </w:p>
    <w:p w14:paraId="56B3DEA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seq</w:t>
      </w:r>
    </w:p>
    <w:p w14:paraId="4D72139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Sequential(</w:t>
      </w:r>
      <w:proofErr w:type="gramEnd"/>
    </w:p>
    <w:p w14:paraId="2C66A76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w:t>
      </w:r>
      <w:proofErr w:type="gramStart"/>
      <w:r w:rsidRPr="00E32EF6">
        <w:rPr>
          <w:rFonts w:ascii="宋体" w:eastAsia="宋体" w:hAnsi="宋体" w:cs="宋体"/>
          <w:kern w:val="0"/>
          <w:sz w:val="24"/>
          <w:szCs w:val="24"/>
        </w:rPr>
        <w:t>Linear(</w:t>
      </w:r>
      <w:proofErr w:type="spellStart"/>
      <w:proofErr w:type="gramEnd"/>
      <w:r w:rsidRPr="00E32EF6">
        <w:rPr>
          <w:rFonts w:ascii="宋体" w:eastAsia="宋体" w:hAnsi="宋体" w:cs="宋体"/>
          <w:kern w:val="0"/>
          <w:sz w:val="24"/>
          <w:szCs w:val="24"/>
        </w:rPr>
        <w:t>in_features</w:t>
      </w:r>
      <w:proofErr w:type="spellEnd"/>
      <w:r w:rsidRPr="00E32EF6">
        <w:rPr>
          <w:rFonts w:ascii="宋体" w:eastAsia="宋体" w:hAnsi="宋体" w:cs="宋体"/>
          <w:kern w:val="0"/>
          <w:sz w:val="24"/>
          <w:szCs w:val="24"/>
        </w:rPr>
        <w:t xml:space="preserve">=10, </w:t>
      </w:r>
      <w:proofErr w:type="spellStart"/>
      <w:r w:rsidRPr="00E32EF6">
        <w:rPr>
          <w:rFonts w:ascii="宋体" w:eastAsia="宋体" w:hAnsi="宋体" w:cs="宋体"/>
          <w:kern w:val="0"/>
          <w:sz w:val="24"/>
          <w:szCs w:val="24"/>
        </w:rPr>
        <w:t>out_features</w:t>
      </w:r>
      <w:proofErr w:type="spellEnd"/>
      <w:r w:rsidRPr="00E32EF6">
        <w:rPr>
          <w:rFonts w:ascii="宋体" w:eastAsia="宋体" w:hAnsi="宋体" w:cs="宋体"/>
          <w:kern w:val="0"/>
          <w:sz w:val="24"/>
          <w:szCs w:val="24"/>
        </w:rPr>
        <w:t>=20, bias=True)</w:t>
      </w:r>
    </w:p>
    <w:p w14:paraId="7930030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 </w:t>
      </w:r>
      <w:proofErr w:type="gramStart"/>
      <w:r w:rsidRPr="00E32EF6">
        <w:rPr>
          <w:rFonts w:ascii="宋体" w:eastAsia="宋体" w:hAnsi="宋体" w:cs="宋体"/>
          <w:kern w:val="0"/>
          <w:sz w:val="24"/>
          <w:szCs w:val="24"/>
        </w:rPr>
        <w:t>Linear(</w:t>
      </w:r>
      <w:proofErr w:type="spellStart"/>
      <w:proofErr w:type="gramEnd"/>
      <w:r w:rsidRPr="00E32EF6">
        <w:rPr>
          <w:rFonts w:ascii="宋体" w:eastAsia="宋体" w:hAnsi="宋体" w:cs="宋体"/>
          <w:kern w:val="0"/>
          <w:sz w:val="24"/>
          <w:szCs w:val="24"/>
        </w:rPr>
        <w:t>in_features</w:t>
      </w:r>
      <w:proofErr w:type="spellEnd"/>
      <w:r w:rsidRPr="00E32EF6">
        <w:rPr>
          <w:rFonts w:ascii="宋体" w:eastAsia="宋体" w:hAnsi="宋体" w:cs="宋体"/>
          <w:kern w:val="0"/>
          <w:sz w:val="24"/>
          <w:szCs w:val="24"/>
        </w:rPr>
        <w:t xml:space="preserve">=20, </w:t>
      </w:r>
      <w:proofErr w:type="spellStart"/>
      <w:r w:rsidRPr="00E32EF6">
        <w:rPr>
          <w:rFonts w:ascii="宋体" w:eastAsia="宋体" w:hAnsi="宋体" w:cs="宋体"/>
          <w:kern w:val="0"/>
          <w:sz w:val="24"/>
          <w:szCs w:val="24"/>
        </w:rPr>
        <w:t>out_features</w:t>
      </w:r>
      <w:proofErr w:type="spellEnd"/>
      <w:r w:rsidRPr="00E32EF6">
        <w:rPr>
          <w:rFonts w:ascii="宋体" w:eastAsia="宋体" w:hAnsi="宋体" w:cs="宋体"/>
          <w:kern w:val="0"/>
          <w:sz w:val="24"/>
          <w:szCs w:val="24"/>
        </w:rPr>
        <w:t>=1, bias=True)</w:t>
      </w:r>
    </w:p>
    <w:p w14:paraId="41F259F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
    <w:p w14:paraId="097190B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seq.add_</w:t>
      </w:r>
      <w:proofErr w:type="gramStart"/>
      <w:r w:rsidRPr="00E32EF6">
        <w:rPr>
          <w:rFonts w:ascii="宋体" w:eastAsia="宋体" w:hAnsi="宋体" w:cs="宋体"/>
          <w:kern w:val="0"/>
          <w:sz w:val="24"/>
          <w:szCs w:val="24"/>
        </w:rPr>
        <w:t>module</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 xml:space="preserve">"tanh", </w:t>
      </w:r>
      <w:proofErr w:type="spellStart"/>
      <w:r w:rsidRPr="00E32EF6">
        <w:rPr>
          <w:rFonts w:ascii="宋体" w:eastAsia="宋体" w:hAnsi="宋体" w:cs="宋体"/>
          <w:kern w:val="0"/>
          <w:sz w:val="24"/>
          <w:szCs w:val="24"/>
        </w:rPr>
        <w:t>nn.Tanh</w:t>
      </w:r>
      <w:proofErr w:type="spellEnd"/>
      <w:r w:rsidRPr="00E32EF6">
        <w:rPr>
          <w:rFonts w:ascii="宋体" w:eastAsia="宋体" w:hAnsi="宋体" w:cs="宋体"/>
          <w:kern w:val="0"/>
          <w:sz w:val="24"/>
          <w:szCs w:val="24"/>
        </w:rPr>
        <w:t>())</w:t>
      </w:r>
    </w:p>
    <w:p w14:paraId="64C9F40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在最后面添加一个tanh激活层</w:t>
      </w:r>
    </w:p>
    <w:p w14:paraId="32A497A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seq</w:t>
      </w:r>
    </w:p>
    <w:p w14:paraId="6F5B927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可以看到添加成功</w:t>
      </w:r>
    </w:p>
    <w:p w14:paraId="270F28D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Sequential(</w:t>
      </w:r>
      <w:proofErr w:type="gramEnd"/>
    </w:p>
    <w:p w14:paraId="0B9F785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w:t>
      </w:r>
      <w:proofErr w:type="gramStart"/>
      <w:r w:rsidRPr="00E32EF6">
        <w:rPr>
          <w:rFonts w:ascii="宋体" w:eastAsia="宋体" w:hAnsi="宋体" w:cs="宋体"/>
          <w:kern w:val="0"/>
          <w:sz w:val="24"/>
          <w:szCs w:val="24"/>
        </w:rPr>
        <w:t>Linear(</w:t>
      </w:r>
      <w:proofErr w:type="spellStart"/>
      <w:proofErr w:type="gramEnd"/>
      <w:r w:rsidRPr="00E32EF6">
        <w:rPr>
          <w:rFonts w:ascii="宋体" w:eastAsia="宋体" w:hAnsi="宋体" w:cs="宋体"/>
          <w:kern w:val="0"/>
          <w:sz w:val="24"/>
          <w:szCs w:val="24"/>
        </w:rPr>
        <w:t>in_features</w:t>
      </w:r>
      <w:proofErr w:type="spellEnd"/>
      <w:r w:rsidRPr="00E32EF6">
        <w:rPr>
          <w:rFonts w:ascii="宋体" w:eastAsia="宋体" w:hAnsi="宋体" w:cs="宋体"/>
          <w:kern w:val="0"/>
          <w:sz w:val="24"/>
          <w:szCs w:val="24"/>
        </w:rPr>
        <w:t xml:space="preserve">=10, </w:t>
      </w:r>
      <w:proofErr w:type="spellStart"/>
      <w:r w:rsidRPr="00E32EF6">
        <w:rPr>
          <w:rFonts w:ascii="宋体" w:eastAsia="宋体" w:hAnsi="宋体" w:cs="宋体"/>
          <w:kern w:val="0"/>
          <w:sz w:val="24"/>
          <w:szCs w:val="24"/>
        </w:rPr>
        <w:t>out_features</w:t>
      </w:r>
      <w:proofErr w:type="spellEnd"/>
      <w:r w:rsidRPr="00E32EF6">
        <w:rPr>
          <w:rFonts w:ascii="宋体" w:eastAsia="宋体" w:hAnsi="宋体" w:cs="宋体"/>
          <w:kern w:val="0"/>
          <w:sz w:val="24"/>
          <w:szCs w:val="24"/>
        </w:rPr>
        <w:t>=20, bias=True)</w:t>
      </w:r>
    </w:p>
    <w:p w14:paraId="7FD82AB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  (1): </w:t>
      </w:r>
      <w:proofErr w:type="gramStart"/>
      <w:r w:rsidRPr="00E32EF6">
        <w:rPr>
          <w:rFonts w:ascii="宋体" w:eastAsia="宋体" w:hAnsi="宋体" w:cs="宋体"/>
          <w:kern w:val="0"/>
          <w:sz w:val="24"/>
          <w:szCs w:val="24"/>
        </w:rPr>
        <w:t>Linear(</w:t>
      </w:r>
      <w:proofErr w:type="spellStart"/>
      <w:proofErr w:type="gramEnd"/>
      <w:r w:rsidRPr="00E32EF6">
        <w:rPr>
          <w:rFonts w:ascii="宋体" w:eastAsia="宋体" w:hAnsi="宋体" w:cs="宋体"/>
          <w:kern w:val="0"/>
          <w:sz w:val="24"/>
          <w:szCs w:val="24"/>
        </w:rPr>
        <w:t>in_features</w:t>
      </w:r>
      <w:proofErr w:type="spellEnd"/>
      <w:r w:rsidRPr="00E32EF6">
        <w:rPr>
          <w:rFonts w:ascii="宋体" w:eastAsia="宋体" w:hAnsi="宋体" w:cs="宋体"/>
          <w:kern w:val="0"/>
          <w:sz w:val="24"/>
          <w:szCs w:val="24"/>
        </w:rPr>
        <w:t xml:space="preserve">=20, </w:t>
      </w:r>
      <w:proofErr w:type="spellStart"/>
      <w:r w:rsidRPr="00E32EF6">
        <w:rPr>
          <w:rFonts w:ascii="宋体" w:eastAsia="宋体" w:hAnsi="宋体" w:cs="宋体"/>
          <w:kern w:val="0"/>
          <w:sz w:val="24"/>
          <w:szCs w:val="24"/>
        </w:rPr>
        <w:t>out_features</w:t>
      </w:r>
      <w:proofErr w:type="spellEnd"/>
      <w:r w:rsidRPr="00E32EF6">
        <w:rPr>
          <w:rFonts w:ascii="宋体" w:eastAsia="宋体" w:hAnsi="宋体" w:cs="宋体"/>
          <w:kern w:val="0"/>
          <w:sz w:val="24"/>
          <w:szCs w:val="24"/>
        </w:rPr>
        <w:t>=1, bias=True)</w:t>
      </w:r>
    </w:p>
    <w:p w14:paraId="22ECC15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(tanh): </w:t>
      </w:r>
      <w:proofErr w:type="gramStart"/>
      <w:r w:rsidRPr="00E32EF6">
        <w:rPr>
          <w:rFonts w:ascii="宋体" w:eastAsia="宋体" w:hAnsi="宋体" w:cs="宋体"/>
          <w:kern w:val="0"/>
          <w:sz w:val="24"/>
          <w:szCs w:val="24"/>
        </w:rPr>
        <w:t>Tanh(</w:t>
      </w:r>
      <w:proofErr w:type="gramEnd"/>
      <w:r w:rsidRPr="00E32EF6">
        <w:rPr>
          <w:rFonts w:ascii="宋体" w:eastAsia="宋体" w:hAnsi="宋体" w:cs="宋体"/>
          <w:kern w:val="0"/>
          <w:sz w:val="24"/>
          <w:szCs w:val="24"/>
        </w:rPr>
        <w:t>)</w:t>
      </w:r>
    </w:p>
    <w:p w14:paraId="6FC3273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
    <w:p w14:paraId="2CC42A5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gramStart"/>
      <w:r w:rsidRPr="00E32EF6">
        <w:rPr>
          <w:rFonts w:ascii="宋体" w:eastAsia="宋体" w:hAnsi="宋体" w:cs="宋体"/>
          <w:kern w:val="0"/>
          <w:sz w:val="24"/>
          <w:szCs w:val="24"/>
        </w:rPr>
        <w:t>seq[</w:t>
      </w:r>
      <w:proofErr w:type="gramEnd"/>
      <w:r w:rsidRPr="00E32EF6">
        <w:rPr>
          <w:rFonts w:ascii="宋体" w:eastAsia="宋体" w:hAnsi="宋体" w:cs="宋体"/>
          <w:kern w:val="0"/>
          <w:sz w:val="24"/>
          <w:szCs w:val="24"/>
        </w:rPr>
        <w:t>2]</w:t>
      </w:r>
    </w:p>
    <w:p w14:paraId="7C984E3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Tanh(</w:t>
      </w:r>
      <w:proofErr w:type="gramEnd"/>
      <w:r w:rsidRPr="00E32EF6">
        <w:rPr>
          <w:rFonts w:ascii="宋体" w:eastAsia="宋体" w:hAnsi="宋体" w:cs="宋体"/>
          <w:kern w:val="0"/>
          <w:sz w:val="24"/>
          <w:szCs w:val="24"/>
        </w:rPr>
        <w:t>)</w:t>
      </w:r>
    </w:p>
    <w:p w14:paraId="79FECB8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gramStart"/>
      <w:r w:rsidRPr="00E32EF6">
        <w:rPr>
          <w:rFonts w:ascii="宋体" w:eastAsia="宋体" w:hAnsi="宋体" w:cs="宋体"/>
          <w:kern w:val="0"/>
          <w:sz w:val="24"/>
          <w:szCs w:val="24"/>
        </w:rPr>
        <w:t>seq[</w:t>
      </w:r>
      <w:proofErr w:type="gramEnd"/>
      <w:r w:rsidRPr="00E32EF6">
        <w:rPr>
          <w:rFonts w:ascii="宋体" w:eastAsia="宋体" w:hAnsi="宋体" w:cs="宋体"/>
          <w:kern w:val="0"/>
          <w:sz w:val="24"/>
          <w:szCs w:val="24"/>
        </w:rPr>
        <w:t xml:space="preserve">2] = </w:t>
      </w:r>
      <w:proofErr w:type="spellStart"/>
      <w:r w:rsidRPr="00E32EF6">
        <w:rPr>
          <w:rFonts w:ascii="宋体" w:eastAsia="宋体" w:hAnsi="宋体" w:cs="宋体"/>
          <w:kern w:val="0"/>
          <w:sz w:val="24"/>
          <w:szCs w:val="24"/>
        </w:rPr>
        <w:t>nn.ReLU</w:t>
      </w:r>
      <w:proofErr w:type="spellEnd"/>
      <w:r w:rsidRPr="00E32EF6">
        <w:rPr>
          <w:rFonts w:ascii="宋体" w:eastAsia="宋体" w:hAnsi="宋体" w:cs="宋体"/>
          <w:kern w:val="0"/>
          <w:sz w:val="24"/>
          <w:szCs w:val="24"/>
        </w:rPr>
        <w:t>()</w:t>
      </w:r>
    </w:p>
    <w:p w14:paraId="3ED2278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修改第三层为</w:t>
      </w:r>
      <w:proofErr w:type="spellStart"/>
      <w:r w:rsidRPr="00E32EF6">
        <w:rPr>
          <w:rFonts w:ascii="宋体" w:eastAsia="宋体" w:hAnsi="宋体" w:cs="宋体"/>
          <w:kern w:val="0"/>
          <w:sz w:val="24"/>
          <w:szCs w:val="24"/>
        </w:rPr>
        <w:t>relu</w:t>
      </w:r>
      <w:proofErr w:type="spellEnd"/>
    </w:p>
    <w:p w14:paraId="1F44004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seq</w:t>
      </w:r>
    </w:p>
    <w:p w14:paraId="0ECC46A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可以看到修改成功</w:t>
      </w:r>
    </w:p>
    <w:p w14:paraId="4DBFC68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Sequential(</w:t>
      </w:r>
      <w:proofErr w:type="gramEnd"/>
    </w:p>
    <w:p w14:paraId="513093B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w:t>
      </w:r>
      <w:proofErr w:type="gramStart"/>
      <w:r w:rsidRPr="00E32EF6">
        <w:rPr>
          <w:rFonts w:ascii="宋体" w:eastAsia="宋体" w:hAnsi="宋体" w:cs="宋体"/>
          <w:kern w:val="0"/>
          <w:sz w:val="24"/>
          <w:szCs w:val="24"/>
        </w:rPr>
        <w:t>Linear(</w:t>
      </w:r>
      <w:proofErr w:type="spellStart"/>
      <w:proofErr w:type="gramEnd"/>
      <w:r w:rsidRPr="00E32EF6">
        <w:rPr>
          <w:rFonts w:ascii="宋体" w:eastAsia="宋体" w:hAnsi="宋体" w:cs="宋体"/>
          <w:kern w:val="0"/>
          <w:sz w:val="24"/>
          <w:szCs w:val="24"/>
        </w:rPr>
        <w:t>in_features</w:t>
      </w:r>
      <w:proofErr w:type="spellEnd"/>
      <w:r w:rsidRPr="00E32EF6">
        <w:rPr>
          <w:rFonts w:ascii="宋体" w:eastAsia="宋体" w:hAnsi="宋体" w:cs="宋体"/>
          <w:kern w:val="0"/>
          <w:sz w:val="24"/>
          <w:szCs w:val="24"/>
        </w:rPr>
        <w:t xml:space="preserve">=10, </w:t>
      </w:r>
      <w:proofErr w:type="spellStart"/>
      <w:r w:rsidRPr="00E32EF6">
        <w:rPr>
          <w:rFonts w:ascii="宋体" w:eastAsia="宋体" w:hAnsi="宋体" w:cs="宋体"/>
          <w:kern w:val="0"/>
          <w:sz w:val="24"/>
          <w:szCs w:val="24"/>
        </w:rPr>
        <w:t>out_features</w:t>
      </w:r>
      <w:proofErr w:type="spellEnd"/>
      <w:r w:rsidRPr="00E32EF6">
        <w:rPr>
          <w:rFonts w:ascii="宋体" w:eastAsia="宋体" w:hAnsi="宋体" w:cs="宋体"/>
          <w:kern w:val="0"/>
          <w:sz w:val="24"/>
          <w:szCs w:val="24"/>
        </w:rPr>
        <w:t>=20, bias=True)</w:t>
      </w:r>
    </w:p>
    <w:p w14:paraId="4F9FCFC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 </w:t>
      </w:r>
      <w:proofErr w:type="gramStart"/>
      <w:r w:rsidRPr="00E32EF6">
        <w:rPr>
          <w:rFonts w:ascii="宋体" w:eastAsia="宋体" w:hAnsi="宋体" w:cs="宋体"/>
          <w:kern w:val="0"/>
          <w:sz w:val="24"/>
          <w:szCs w:val="24"/>
        </w:rPr>
        <w:t>Linear(</w:t>
      </w:r>
      <w:proofErr w:type="spellStart"/>
      <w:proofErr w:type="gramEnd"/>
      <w:r w:rsidRPr="00E32EF6">
        <w:rPr>
          <w:rFonts w:ascii="宋体" w:eastAsia="宋体" w:hAnsi="宋体" w:cs="宋体"/>
          <w:kern w:val="0"/>
          <w:sz w:val="24"/>
          <w:szCs w:val="24"/>
        </w:rPr>
        <w:t>in_features</w:t>
      </w:r>
      <w:proofErr w:type="spellEnd"/>
      <w:r w:rsidRPr="00E32EF6">
        <w:rPr>
          <w:rFonts w:ascii="宋体" w:eastAsia="宋体" w:hAnsi="宋体" w:cs="宋体"/>
          <w:kern w:val="0"/>
          <w:sz w:val="24"/>
          <w:szCs w:val="24"/>
        </w:rPr>
        <w:t xml:space="preserve">=20, </w:t>
      </w:r>
      <w:proofErr w:type="spellStart"/>
      <w:r w:rsidRPr="00E32EF6">
        <w:rPr>
          <w:rFonts w:ascii="宋体" w:eastAsia="宋体" w:hAnsi="宋体" w:cs="宋体"/>
          <w:kern w:val="0"/>
          <w:sz w:val="24"/>
          <w:szCs w:val="24"/>
        </w:rPr>
        <w:t>out_features</w:t>
      </w:r>
      <w:proofErr w:type="spellEnd"/>
      <w:r w:rsidRPr="00E32EF6">
        <w:rPr>
          <w:rFonts w:ascii="宋体" w:eastAsia="宋体" w:hAnsi="宋体" w:cs="宋体"/>
          <w:kern w:val="0"/>
          <w:sz w:val="24"/>
          <w:szCs w:val="24"/>
        </w:rPr>
        <w:t>=1, bias=True)</w:t>
      </w:r>
    </w:p>
    <w:p w14:paraId="40F338F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(tanh): </w:t>
      </w:r>
      <w:proofErr w:type="spellStart"/>
      <w:proofErr w:type="gramStart"/>
      <w:r w:rsidRPr="00E32EF6">
        <w:rPr>
          <w:rFonts w:ascii="宋体" w:eastAsia="宋体" w:hAnsi="宋体" w:cs="宋体"/>
          <w:kern w:val="0"/>
          <w:sz w:val="24"/>
          <w:szCs w:val="24"/>
        </w:rPr>
        <w:t>ReLU</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t>
      </w:r>
    </w:p>
    <w:p w14:paraId="4DDD71F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
    <w:p w14:paraId="4369CB7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del </w:t>
      </w:r>
      <w:proofErr w:type="gramStart"/>
      <w:r w:rsidRPr="00E32EF6">
        <w:rPr>
          <w:rFonts w:ascii="宋体" w:eastAsia="宋体" w:hAnsi="宋体" w:cs="宋体"/>
          <w:kern w:val="0"/>
          <w:sz w:val="24"/>
          <w:szCs w:val="24"/>
        </w:rPr>
        <w:t>seq[</w:t>
      </w:r>
      <w:proofErr w:type="gramEnd"/>
      <w:r w:rsidRPr="00E32EF6">
        <w:rPr>
          <w:rFonts w:ascii="宋体" w:eastAsia="宋体" w:hAnsi="宋体" w:cs="宋体"/>
          <w:kern w:val="0"/>
          <w:sz w:val="24"/>
          <w:szCs w:val="24"/>
        </w:rPr>
        <w:t>2]</w:t>
      </w:r>
    </w:p>
    <w:p w14:paraId="4CAFCA6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删除第三层</w:t>
      </w:r>
    </w:p>
    <w:p w14:paraId="0EF3DAE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seq</w:t>
      </w:r>
    </w:p>
    <w:p w14:paraId="3C20DC4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可以看到删除成功</w:t>
      </w:r>
    </w:p>
    <w:p w14:paraId="53B06BC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Sequential(</w:t>
      </w:r>
      <w:proofErr w:type="gramEnd"/>
    </w:p>
    <w:p w14:paraId="3222DFF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w:t>
      </w:r>
      <w:proofErr w:type="gramStart"/>
      <w:r w:rsidRPr="00E32EF6">
        <w:rPr>
          <w:rFonts w:ascii="宋体" w:eastAsia="宋体" w:hAnsi="宋体" w:cs="宋体"/>
          <w:kern w:val="0"/>
          <w:sz w:val="24"/>
          <w:szCs w:val="24"/>
        </w:rPr>
        <w:t>Linear(</w:t>
      </w:r>
      <w:proofErr w:type="spellStart"/>
      <w:proofErr w:type="gramEnd"/>
      <w:r w:rsidRPr="00E32EF6">
        <w:rPr>
          <w:rFonts w:ascii="宋体" w:eastAsia="宋体" w:hAnsi="宋体" w:cs="宋体"/>
          <w:kern w:val="0"/>
          <w:sz w:val="24"/>
          <w:szCs w:val="24"/>
        </w:rPr>
        <w:t>in_features</w:t>
      </w:r>
      <w:proofErr w:type="spellEnd"/>
      <w:r w:rsidRPr="00E32EF6">
        <w:rPr>
          <w:rFonts w:ascii="宋体" w:eastAsia="宋体" w:hAnsi="宋体" w:cs="宋体"/>
          <w:kern w:val="0"/>
          <w:sz w:val="24"/>
          <w:szCs w:val="24"/>
        </w:rPr>
        <w:t xml:space="preserve">=10, </w:t>
      </w:r>
      <w:proofErr w:type="spellStart"/>
      <w:r w:rsidRPr="00E32EF6">
        <w:rPr>
          <w:rFonts w:ascii="宋体" w:eastAsia="宋体" w:hAnsi="宋体" w:cs="宋体"/>
          <w:kern w:val="0"/>
          <w:sz w:val="24"/>
          <w:szCs w:val="24"/>
        </w:rPr>
        <w:t>out_features</w:t>
      </w:r>
      <w:proofErr w:type="spellEnd"/>
      <w:r w:rsidRPr="00E32EF6">
        <w:rPr>
          <w:rFonts w:ascii="宋体" w:eastAsia="宋体" w:hAnsi="宋体" w:cs="宋体"/>
          <w:kern w:val="0"/>
          <w:sz w:val="24"/>
          <w:szCs w:val="24"/>
        </w:rPr>
        <w:t>=20, bias=True)</w:t>
      </w:r>
    </w:p>
    <w:p w14:paraId="7EF8106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 </w:t>
      </w:r>
      <w:proofErr w:type="gramStart"/>
      <w:r w:rsidRPr="00E32EF6">
        <w:rPr>
          <w:rFonts w:ascii="宋体" w:eastAsia="宋体" w:hAnsi="宋体" w:cs="宋体"/>
          <w:kern w:val="0"/>
          <w:sz w:val="24"/>
          <w:szCs w:val="24"/>
        </w:rPr>
        <w:t>Linear(</w:t>
      </w:r>
      <w:proofErr w:type="spellStart"/>
      <w:proofErr w:type="gramEnd"/>
      <w:r w:rsidRPr="00E32EF6">
        <w:rPr>
          <w:rFonts w:ascii="宋体" w:eastAsia="宋体" w:hAnsi="宋体" w:cs="宋体"/>
          <w:kern w:val="0"/>
          <w:sz w:val="24"/>
          <w:szCs w:val="24"/>
        </w:rPr>
        <w:t>in_features</w:t>
      </w:r>
      <w:proofErr w:type="spellEnd"/>
      <w:r w:rsidRPr="00E32EF6">
        <w:rPr>
          <w:rFonts w:ascii="宋体" w:eastAsia="宋体" w:hAnsi="宋体" w:cs="宋体"/>
          <w:kern w:val="0"/>
          <w:sz w:val="24"/>
          <w:szCs w:val="24"/>
        </w:rPr>
        <w:t xml:space="preserve">=20, </w:t>
      </w:r>
      <w:proofErr w:type="spellStart"/>
      <w:r w:rsidRPr="00E32EF6">
        <w:rPr>
          <w:rFonts w:ascii="宋体" w:eastAsia="宋体" w:hAnsi="宋体" w:cs="宋体"/>
          <w:kern w:val="0"/>
          <w:sz w:val="24"/>
          <w:szCs w:val="24"/>
        </w:rPr>
        <w:t>out_features</w:t>
      </w:r>
      <w:proofErr w:type="spellEnd"/>
      <w:r w:rsidRPr="00E32EF6">
        <w:rPr>
          <w:rFonts w:ascii="宋体" w:eastAsia="宋体" w:hAnsi="宋体" w:cs="宋体"/>
          <w:kern w:val="0"/>
          <w:sz w:val="24"/>
          <w:szCs w:val="24"/>
        </w:rPr>
        <w:t>=1, bias=True)</w:t>
      </w:r>
    </w:p>
    <w:p w14:paraId="0D9A264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
    <w:p w14:paraId="6DBBF438"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修改网络参数</w:t>
      </w:r>
    </w:p>
    <w:p w14:paraId="5E94F48A"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对于网络层中的参数，其是一个Parameter类型，因此如果我们需要手动修改其参数时，可以通过定义一个该类的数据来赋值修改，举例：</w:t>
      </w:r>
    </w:p>
    <w:p w14:paraId="1376371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layer = </w:t>
      </w:r>
      <w:proofErr w:type="spellStart"/>
      <w:proofErr w:type="gramStart"/>
      <w:r w:rsidRPr="00E32EF6">
        <w:rPr>
          <w:rFonts w:ascii="宋体" w:eastAsia="宋体" w:hAnsi="宋体" w:cs="宋体"/>
          <w:kern w:val="0"/>
          <w:sz w:val="24"/>
          <w:szCs w:val="24"/>
        </w:rPr>
        <w:t>nn.Linear</w:t>
      </w:r>
      <w:proofErr w:type="spellEnd"/>
      <w:proofErr w:type="gramEnd"/>
      <w:r w:rsidRPr="00E32EF6">
        <w:rPr>
          <w:rFonts w:ascii="宋体" w:eastAsia="宋体" w:hAnsi="宋体" w:cs="宋体"/>
          <w:kern w:val="0"/>
          <w:sz w:val="24"/>
          <w:szCs w:val="24"/>
        </w:rPr>
        <w:t>(2, 1)</w:t>
      </w:r>
    </w:p>
    <w:p w14:paraId="392B2DF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layer.weight</w:t>
      </w:r>
      <w:proofErr w:type="spellEnd"/>
      <w:proofErr w:type="gramEnd"/>
    </w:p>
    <w:p w14:paraId="4890203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Parameter containing:</w:t>
      </w:r>
    </w:p>
    <w:p w14:paraId="5C2FFD7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xml:space="preserve">[[0.6619, 0.2653]], </w:t>
      </w:r>
      <w:proofErr w:type="spellStart"/>
      <w:r w:rsidRPr="00E32EF6">
        <w:rPr>
          <w:rFonts w:ascii="宋体" w:eastAsia="宋体" w:hAnsi="宋体" w:cs="宋体"/>
          <w:kern w:val="0"/>
          <w:sz w:val="24"/>
          <w:szCs w:val="24"/>
        </w:rPr>
        <w:t>requires_grad</w:t>
      </w:r>
      <w:proofErr w:type="spellEnd"/>
      <w:r w:rsidRPr="00E32EF6">
        <w:rPr>
          <w:rFonts w:ascii="宋体" w:eastAsia="宋体" w:hAnsi="宋体" w:cs="宋体"/>
          <w:kern w:val="0"/>
          <w:sz w:val="24"/>
          <w:szCs w:val="24"/>
        </w:rPr>
        <w:t>=True)</w:t>
      </w:r>
    </w:p>
    <w:p w14:paraId="381BE69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type(</w:t>
      </w:r>
      <w:proofErr w:type="spellStart"/>
      <w:proofErr w:type="gramStart"/>
      <w:r w:rsidRPr="00E32EF6">
        <w:rPr>
          <w:rFonts w:ascii="宋体" w:eastAsia="宋体" w:hAnsi="宋体" w:cs="宋体"/>
          <w:kern w:val="0"/>
          <w:sz w:val="24"/>
          <w:szCs w:val="24"/>
        </w:rPr>
        <w:t>layer.weight</w:t>
      </w:r>
      <w:proofErr w:type="spellEnd"/>
      <w:proofErr w:type="gramEnd"/>
      <w:r w:rsidRPr="00E32EF6">
        <w:rPr>
          <w:rFonts w:ascii="宋体" w:eastAsia="宋体" w:hAnsi="宋体" w:cs="宋体"/>
          <w:kern w:val="0"/>
          <w:sz w:val="24"/>
          <w:szCs w:val="24"/>
        </w:rPr>
        <w:t>)</w:t>
      </w:r>
    </w:p>
    <w:p w14:paraId="216A34A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参数的数据类型</w:t>
      </w:r>
    </w:p>
    <w:p w14:paraId="0273BA6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&lt;class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nn.parameter</w:t>
      </w:r>
      <w:proofErr w:type="gramEnd"/>
      <w:r w:rsidRPr="00E32EF6">
        <w:rPr>
          <w:rFonts w:ascii="宋体" w:eastAsia="宋体" w:hAnsi="宋体" w:cs="宋体"/>
          <w:kern w:val="0"/>
          <w:sz w:val="24"/>
          <w:szCs w:val="24"/>
        </w:rPr>
        <w:t>.Parameter</w:t>
      </w:r>
      <w:proofErr w:type="spellEnd"/>
      <w:r w:rsidRPr="00E32EF6">
        <w:rPr>
          <w:rFonts w:ascii="宋体" w:eastAsia="宋体" w:hAnsi="宋体" w:cs="宋体"/>
          <w:kern w:val="0"/>
          <w:sz w:val="24"/>
          <w:szCs w:val="24"/>
        </w:rPr>
        <w:t>'&gt;</w:t>
      </w:r>
    </w:p>
    <w:p w14:paraId="2CC3987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&gt;&gt;&gt; </w:t>
      </w:r>
      <w:proofErr w:type="spellStart"/>
      <w:proofErr w:type="gramStart"/>
      <w:r w:rsidRPr="00E32EF6">
        <w:rPr>
          <w:rFonts w:ascii="宋体" w:eastAsia="宋体" w:hAnsi="宋体" w:cs="宋体"/>
          <w:kern w:val="0"/>
          <w:sz w:val="24"/>
          <w:szCs w:val="24"/>
        </w:rPr>
        <w:t>layer.weight</w:t>
      </w:r>
      <w:proofErr w:type="spellEnd"/>
      <w:proofErr w:type="gram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torch.rand</w:t>
      </w:r>
      <w:proofErr w:type="spellEnd"/>
      <w:r w:rsidRPr="00E32EF6">
        <w:rPr>
          <w:rFonts w:ascii="宋体" w:eastAsia="宋体" w:hAnsi="宋体" w:cs="宋体"/>
          <w:kern w:val="0"/>
          <w:sz w:val="24"/>
          <w:szCs w:val="24"/>
        </w:rPr>
        <w:t xml:space="preserve">(2, 1, </w:t>
      </w:r>
      <w:proofErr w:type="spellStart"/>
      <w:r w:rsidRPr="00E32EF6">
        <w:rPr>
          <w:rFonts w:ascii="宋体" w:eastAsia="宋体" w:hAnsi="宋体" w:cs="宋体"/>
          <w:kern w:val="0"/>
          <w:sz w:val="24"/>
          <w:szCs w:val="24"/>
        </w:rPr>
        <w:t>requires_grad</w:t>
      </w:r>
      <w:proofErr w:type="spellEnd"/>
      <w:r w:rsidRPr="00E32EF6">
        <w:rPr>
          <w:rFonts w:ascii="宋体" w:eastAsia="宋体" w:hAnsi="宋体" w:cs="宋体"/>
          <w:kern w:val="0"/>
          <w:sz w:val="24"/>
          <w:szCs w:val="24"/>
        </w:rPr>
        <w:t>=True)</w:t>
      </w:r>
    </w:p>
    <w:p w14:paraId="66BC5E1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直接赋值张量会报错</w:t>
      </w:r>
    </w:p>
    <w:p w14:paraId="6372F29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Traceback (most recent call last):</w:t>
      </w:r>
    </w:p>
    <w:p w14:paraId="4BD29C2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File "&lt;pyshell#150&gt;", line 1, in &lt;module&gt;</w:t>
      </w:r>
    </w:p>
    <w:p w14:paraId="69BE18B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proofErr w:type="gramStart"/>
      <w:r w:rsidRPr="00E32EF6">
        <w:rPr>
          <w:rFonts w:ascii="宋体" w:eastAsia="宋体" w:hAnsi="宋体" w:cs="宋体"/>
          <w:kern w:val="0"/>
          <w:sz w:val="24"/>
          <w:szCs w:val="24"/>
        </w:rPr>
        <w:t>layer.weight</w:t>
      </w:r>
      <w:proofErr w:type="spellEnd"/>
      <w:proofErr w:type="gram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torch.rand</w:t>
      </w:r>
      <w:proofErr w:type="spellEnd"/>
      <w:r w:rsidRPr="00E32EF6">
        <w:rPr>
          <w:rFonts w:ascii="宋体" w:eastAsia="宋体" w:hAnsi="宋体" w:cs="宋体"/>
          <w:kern w:val="0"/>
          <w:sz w:val="24"/>
          <w:szCs w:val="24"/>
        </w:rPr>
        <w:t>(2, 1)</w:t>
      </w:r>
    </w:p>
    <w:p w14:paraId="3CC7821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File "D:\python\lib\site-packages\torch\nn\modules\module.py", line 604, in __</w:t>
      </w:r>
      <w:proofErr w:type="spellStart"/>
      <w:r w:rsidRPr="00E32EF6">
        <w:rPr>
          <w:rFonts w:ascii="宋体" w:eastAsia="宋体" w:hAnsi="宋体" w:cs="宋体"/>
          <w:kern w:val="0"/>
          <w:sz w:val="24"/>
          <w:szCs w:val="24"/>
        </w:rPr>
        <w:t>setattr</w:t>
      </w:r>
      <w:proofErr w:type="spellEnd"/>
      <w:r w:rsidRPr="00E32EF6">
        <w:rPr>
          <w:rFonts w:ascii="宋体" w:eastAsia="宋体" w:hAnsi="宋体" w:cs="宋体"/>
          <w:kern w:val="0"/>
          <w:sz w:val="24"/>
          <w:szCs w:val="24"/>
        </w:rPr>
        <w:t>__</w:t>
      </w:r>
    </w:p>
    <w:p w14:paraId="4CD79DF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gramStart"/>
      <w:r w:rsidRPr="00E32EF6">
        <w:rPr>
          <w:rFonts w:ascii="宋体" w:eastAsia="宋体" w:hAnsi="宋体" w:cs="宋体"/>
          <w:kern w:val="0"/>
          <w:sz w:val="24"/>
          <w:szCs w:val="24"/>
        </w:rPr>
        <w:t>.format</w:t>
      </w:r>
      <w:proofErr w:type="gram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torch.typename</w:t>
      </w:r>
      <w:proofErr w:type="spellEnd"/>
      <w:r w:rsidRPr="00E32EF6">
        <w:rPr>
          <w:rFonts w:ascii="宋体" w:eastAsia="宋体" w:hAnsi="宋体" w:cs="宋体"/>
          <w:kern w:val="0"/>
          <w:sz w:val="24"/>
          <w:szCs w:val="24"/>
        </w:rPr>
        <w:t>(value), name))</w:t>
      </w:r>
    </w:p>
    <w:p w14:paraId="06D45AF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32EF6">
        <w:rPr>
          <w:rFonts w:ascii="宋体" w:eastAsia="宋体" w:hAnsi="宋体" w:cs="宋体"/>
          <w:kern w:val="0"/>
          <w:sz w:val="24"/>
          <w:szCs w:val="24"/>
        </w:rPr>
        <w:t>TypeError</w:t>
      </w:r>
      <w:proofErr w:type="spellEnd"/>
      <w:r w:rsidRPr="00E32EF6">
        <w:rPr>
          <w:rFonts w:ascii="宋体" w:eastAsia="宋体" w:hAnsi="宋体" w:cs="宋体"/>
          <w:kern w:val="0"/>
          <w:sz w:val="24"/>
          <w:szCs w:val="24"/>
        </w:rPr>
        <w:t>: cannot assign '</w:t>
      </w:r>
      <w:proofErr w:type="spellStart"/>
      <w:proofErr w:type="gramStart"/>
      <w:r w:rsidRPr="00E32EF6">
        <w:rPr>
          <w:rFonts w:ascii="宋体" w:eastAsia="宋体" w:hAnsi="宋体" w:cs="宋体"/>
          <w:kern w:val="0"/>
          <w:sz w:val="24"/>
          <w:szCs w:val="24"/>
        </w:rPr>
        <w:t>torch.FloatTensor</w:t>
      </w:r>
      <w:proofErr w:type="spellEnd"/>
      <w:proofErr w:type="gramEnd"/>
      <w:r w:rsidRPr="00E32EF6">
        <w:rPr>
          <w:rFonts w:ascii="宋体" w:eastAsia="宋体" w:hAnsi="宋体" w:cs="宋体"/>
          <w:kern w:val="0"/>
          <w:sz w:val="24"/>
          <w:szCs w:val="24"/>
        </w:rPr>
        <w:t>' as parameter 'weight' (</w:t>
      </w:r>
      <w:proofErr w:type="spellStart"/>
      <w:r w:rsidRPr="00E32EF6">
        <w:rPr>
          <w:rFonts w:ascii="宋体" w:eastAsia="宋体" w:hAnsi="宋体" w:cs="宋体"/>
          <w:kern w:val="0"/>
          <w:sz w:val="24"/>
          <w:szCs w:val="24"/>
        </w:rPr>
        <w:t>torch.nn.Parameter</w:t>
      </w:r>
      <w:proofErr w:type="spellEnd"/>
      <w:r w:rsidRPr="00E32EF6">
        <w:rPr>
          <w:rFonts w:ascii="宋体" w:eastAsia="宋体" w:hAnsi="宋体" w:cs="宋体"/>
          <w:kern w:val="0"/>
          <w:sz w:val="24"/>
          <w:szCs w:val="24"/>
        </w:rPr>
        <w:t xml:space="preserve"> or None expected)</w:t>
      </w:r>
    </w:p>
    <w:p w14:paraId="1BB157D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layer.weight</w:t>
      </w:r>
      <w:proofErr w:type="spellEnd"/>
      <w:proofErr w:type="gram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nn.parameter.Parameter</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torch.rand</w:t>
      </w:r>
      <w:proofErr w:type="spellEnd"/>
      <w:r w:rsidRPr="00E32EF6">
        <w:rPr>
          <w:rFonts w:ascii="宋体" w:eastAsia="宋体" w:hAnsi="宋体" w:cs="宋体"/>
          <w:kern w:val="0"/>
          <w:sz w:val="24"/>
          <w:szCs w:val="24"/>
        </w:rPr>
        <w:t>(2, 1))</w:t>
      </w:r>
    </w:p>
    <w:p w14:paraId="7D84BFB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赋值Parameter类型的则可以</w:t>
      </w:r>
    </w:p>
    <w:p w14:paraId="68BB575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layer.weight</w:t>
      </w:r>
      <w:proofErr w:type="spellEnd"/>
      <w:proofErr w:type="gramEnd"/>
    </w:p>
    <w:p w14:paraId="7612CE0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可以看到修改成功</w:t>
      </w:r>
    </w:p>
    <w:p w14:paraId="4A7663B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Parameter containing:</w:t>
      </w:r>
    </w:p>
    <w:p w14:paraId="3ADD464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[[0.7412],</w:t>
      </w:r>
    </w:p>
    <w:p w14:paraId="55DD7B2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[0.9723]], </w:t>
      </w:r>
      <w:proofErr w:type="spellStart"/>
      <w:r w:rsidRPr="00E32EF6">
        <w:rPr>
          <w:rFonts w:ascii="宋体" w:eastAsia="宋体" w:hAnsi="宋体" w:cs="宋体"/>
          <w:kern w:val="0"/>
          <w:sz w:val="24"/>
          <w:szCs w:val="24"/>
        </w:rPr>
        <w:t>requires_grad</w:t>
      </w:r>
      <w:proofErr w:type="spellEnd"/>
      <w:r w:rsidRPr="00E32EF6">
        <w:rPr>
          <w:rFonts w:ascii="宋体" w:eastAsia="宋体" w:hAnsi="宋体" w:cs="宋体"/>
          <w:kern w:val="0"/>
          <w:sz w:val="24"/>
          <w:szCs w:val="24"/>
        </w:rPr>
        <w:t>=True)</w:t>
      </w:r>
    </w:p>
    <w:p w14:paraId="2CCAD9A5"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自定义神经网络</w:t>
      </w:r>
    </w:p>
    <w:p w14:paraId="7D0C4B2E"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当需要自己定义神经网络层的时候，首先需要继承于</w:t>
      </w:r>
      <w:proofErr w:type="spellStart"/>
      <w:r w:rsidRPr="00E32EF6">
        <w:rPr>
          <w:rFonts w:ascii="宋体" w:eastAsia="宋体" w:hAnsi="宋体" w:cs="宋体"/>
          <w:kern w:val="0"/>
          <w:sz w:val="24"/>
          <w:szCs w:val="24"/>
        </w:rPr>
        <w:t>torch.nn.Module</w:t>
      </w:r>
      <w:proofErr w:type="spellEnd"/>
      <w:r w:rsidRPr="00E32EF6">
        <w:rPr>
          <w:rFonts w:ascii="宋体" w:eastAsia="宋体" w:hAnsi="宋体" w:cs="宋体"/>
          <w:kern w:val="0"/>
          <w:sz w:val="24"/>
          <w:szCs w:val="24"/>
        </w:rPr>
        <w:t>，并在初始化时</w:t>
      </w:r>
      <w:proofErr w:type="gramStart"/>
      <w:r w:rsidRPr="00E32EF6">
        <w:rPr>
          <w:rFonts w:ascii="宋体" w:eastAsia="宋体" w:hAnsi="宋体" w:cs="宋体"/>
          <w:kern w:val="0"/>
          <w:sz w:val="24"/>
          <w:szCs w:val="24"/>
        </w:rPr>
        <w:t>调用父类的</w:t>
      </w:r>
      <w:proofErr w:type="gramEnd"/>
      <w:r w:rsidRPr="00E32EF6">
        <w:rPr>
          <w:rFonts w:ascii="宋体" w:eastAsia="宋体" w:hAnsi="宋体" w:cs="宋体"/>
          <w:kern w:val="0"/>
          <w:sz w:val="24"/>
          <w:szCs w:val="24"/>
        </w:rPr>
        <w:t>初始化方法，同时也要在forward方法里实现数据的前向传播，举例：</w:t>
      </w:r>
    </w:p>
    <w:p w14:paraId="5BAD256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import torch</w:t>
      </w:r>
    </w:p>
    <w:p w14:paraId="1C81172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F62A74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class Dense(</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nn.Module</w:t>
      </w:r>
      <w:proofErr w:type="spellEnd"/>
      <w:proofErr w:type="gramEnd"/>
      <w:r w:rsidRPr="00E32EF6">
        <w:rPr>
          <w:rFonts w:ascii="宋体" w:eastAsia="宋体" w:hAnsi="宋体" w:cs="宋体"/>
          <w:kern w:val="0"/>
          <w:sz w:val="24"/>
          <w:szCs w:val="24"/>
        </w:rPr>
        <w:t>):</w:t>
      </w:r>
    </w:p>
    <w:p w14:paraId="26B86D1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实现一个自定义全连接+</w:t>
      </w:r>
      <w:proofErr w:type="spellStart"/>
      <w:r w:rsidRPr="00E32EF6">
        <w:rPr>
          <w:rFonts w:ascii="宋体" w:eastAsia="宋体" w:hAnsi="宋体" w:cs="宋体"/>
          <w:kern w:val="0"/>
          <w:sz w:val="24"/>
          <w:szCs w:val="24"/>
        </w:rPr>
        <w:t>relu</w:t>
      </w:r>
      <w:proofErr w:type="spellEnd"/>
      <w:r w:rsidRPr="00E32EF6">
        <w:rPr>
          <w:rFonts w:ascii="宋体" w:eastAsia="宋体" w:hAnsi="宋体" w:cs="宋体"/>
          <w:kern w:val="0"/>
          <w:sz w:val="24"/>
          <w:szCs w:val="24"/>
        </w:rPr>
        <w:t>层，继承</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nn.Module</w:t>
      </w:r>
      <w:proofErr w:type="spellEnd"/>
      <w:proofErr w:type="gramEnd"/>
    </w:p>
    <w:p w14:paraId="0C3EEA5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def __</w:t>
      </w:r>
      <w:proofErr w:type="spellStart"/>
      <w:r w:rsidRPr="00E32EF6">
        <w:rPr>
          <w:rFonts w:ascii="宋体" w:eastAsia="宋体" w:hAnsi="宋体" w:cs="宋体"/>
          <w:kern w:val="0"/>
          <w:sz w:val="24"/>
          <w:szCs w:val="24"/>
        </w:rPr>
        <w:t>init</w:t>
      </w:r>
      <w:proofErr w:type="spellEnd"/>
      <w:r w:rsidRPr="00E32EF6">
        <w:rPr>
          <w:rFonts w:ascii="宋体" w:eastAsia="宋体" w:hAnsi="宋体" w:cs="宋体"/>
          <w:kern w:val="0"/>
          <w:sz w:val="24"/>
          <w:szCs w:val="24"/>
        </w:rPr>
        <w:t>_</w:t>
      </w:r>
      <w:proofErr w:type="gramStart"/>
      <w:r w:rsidRPr="00E32EF6">
        <w:rPr>
          <w:rFonts w:ascii="宋体" w:eastAsia="宋体" w:hAnsi="宋体" w:cs="宋体"/>
          <w:kern w:val="0"/>
          <w:sz w:val="24"/>
          <w:szCs w:val="24"/>
        </w:rPr>
        <w:t>_(</w:t>
      </w:r>
      <w:proofErr w:type="gramEnd"/>
      <w:r w:rsidRPr="00E32EF6">
        <w:rPr>
          <w:rFonts w:ascii="宋体" w:eastAsia="宋体" w:hAnsi="宋体" w:cs="宋体"/>
          <w:kern w:val="0"/>
          <w:sz w:val="24"/>
          <w:szCs w:val="24"/>
        </w:rPr>
        <w:t xml:space="preserve">self, </w:t>
      </w:r>
      <w:proofErr w:type="spellStart"/>
      <w:r w:rsidRPr="00E32EF6">
        <w:rPr>
          <w:rFonts w:ascii="宋体" w:eastAsia="宋体" w:hAnsi="宋体" w:cs="宋体"/>
          <w:kern w:val="0"/>
          <w:sz w:val="24"/>
          <w:szCs w:val="24"/>
        </w:rPr>
        <w:t>input_shape</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output_shape</w:t>
      </w:r>
      <w:proofErr w:type="spellEnd"/>
      <w:r w:rsidRPr="00E32EF6">
        <w:rPr>
          <w:rFonts w:ascii="宋体" w:eastAsia="宋体" w:hAnsi="宋体" w:cs="宋体"/>
          <w:kern w:val="0"/>
          <w:sz w:val="24"/>
          <w:szCs w:val="24"/>
        </w:rPr>
        <w:t>):</w:t>
      </w:r>
    </w:p>
    <w:p w14:paraId="64B01E2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gramStart"/>
      <w:r w:rsidRPr="00E32EF6">
        <w:rPr>
          <w:rFonts w:ascii="宋体" w:eastAsia="宋体" w:hAnsi="宋体" w:cs="宋体"/>
          <w:kern w:val="0"/>
          <w:sz w:val="24"/>
          <w:szCs w:val="24"/>
        </w:rPr>
        <w:t>super(</w:t>
      </w:r>
      <w:proofErr w:type="gramEnd"/>
      <w:r w:rsidRPr="00E32EF6">
        <w:rPr>
          <w:rFonts w:ascii="宋体" w:eastAsia="宋体" w:hAnsi="宋体" w:cs="宋体"/>
          <w:kern w:val="0"/>
          <w:sz w:val="24"/>
          <w:szCs w:val="24"/>
        </w:rPr>
        <w:t>Dense, self).__</w:t>
      </w:r>
      <w:proofErr w:type="spellStart"/>
      <w:r w:rsidRPr="00E32EF6">
        <w:rPr>
          <w:rFonts w:ascii="宋体" w:eastAsia="宋体" w:hAnsi="宋体" w:cs="宋体"/>
          <w:kern w:val="0"/>
          <w:sz w:val="24"/>
          <w:szCs w:val="24"/>
        </w:rPr>
        <w:t>init</w:t>
      </w:r>
      <w:proofErr w:type="spellEnd"/>
      <w:r w:rsidRPr="00E32EF6">
        <w:rPr>
          <w:rFonts w:ascii="宋体" w:eastAsia="宋体" w:hAnsi="宋体" w:cs="宋体"/>
          <w:kern w:val="0"/>
          <w:sz w:val="24"/>
          <w:szCs w:val="24"/>
        </w:rPr>
        <w:t>__()</w:t>
      </w:r>
    </w:p>
    <w:p w14:paraId="5380F01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首先初始化时</w:t>
      </w:r>
      <w:proofErr w:type="gramStart"/>
      <w:r w:rsidRPr="00E32EF6">
        <w:rPr>
          <w:rFonts w:ascii="宋体" w:eastAsia="宋体" w:hAnsi="宋体" w:cs="宋体"/>
          <w:kern w:val="0"/>
          <w:sz w:val="24"/>
          <w:szCs w:val="24"/>
        </w:rPr>
        <w:t>执行父类的</w:t>
      </w:r>
      <w:proofErr w:type="gramEnd"/>
      <w:r w:rsidRPr="00E32EF6">
        <w:rPr>
          <w:rFonts w:ascii="宋体" w:eastAsia="宋体" w:hAnsi="宋体" w:cs="宋体"/>
          <w:kern w:val="0"/>
          <w:sz w:val="24"/>
          <w:szCs w:val="24"/>
        </w:rPr>
        <w:t>初始化，这句话可以看</w:t>
      </w:r>
    </w:p>
    <w:p w14:paraId="1487983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w:t>
      </w:r>
      <w:proofErr w:type="gramStart"/>
      <w:r w:rsidRPr="00E32EF6">
        <w:rPr>
          <w:rFonts w:ascii="宋体" w:eastAsia="宋体" w:hAnsi="宋体" w:cs="宋体"/>
          <w:kern w:val="0"/>
          <w:sz w:val="24"/>
          <w:szCs w:val="24"/>
        </w:rPr>
        <w:t>在父类初始化</w:t>
      </w:r>
      <w:proofErr w:type="gramEnd"/>
      <w:r w:rsidRPr="00E32EF6">
        <w:rPr>
          <w:rFonts w:ascii="宋体" w:eastAsia="宋体" w:hAnsi="宋体" w:cs="宋体"/>
          <w:kern w:val="0"/>
          <w:sz w:val="24"/>
          <w:szCs w:val="24"/>
        </w:rPr>
        <w:t>中会初始化很多变量</w:t>
      </w:r>
    </w:p>
    <w:p w14:paraId="30E76B7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proofErr w:type="gramStart"/>
      <w:r w:rsidRPr="00E32EF6">
        <w:rPr>
          <w:rFonts w:ascii="宋体" w:eastAsia="宋体" w:hAnsi="宋体" w:cs="宋体"/>
          <w:kern w:val="0"/>
          <w:sz w:val="24"/>
          <w:szCs w:val="24"/>
        </w:rPr>
        <w:t>self.w</w:t>
      </w:r>
      <w:proofErr w:type="spellEnd"/>
      <w:proofErr w:type="gram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torch.nn.Parameter</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torch.randn</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output_shape</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input_shape</w:t>
      </w:r>
      <w:proofErr w:type="spellEnd"/>
      <w:r w:rsidRPr="00E32EF6">
        <w:rPr>
          <w:rFonts w:ascii="宋体" w:eastAsia="宋体" w:hAnsi="宋体" w:cs="宋体"/>
          <w:kern w:val="0"/>
          <w:sz w:val="24"/>
          <w:szCs w:val="24"/>
        </w:rPr>
        <w:t>))</w:t>
      </w:r>
    </w:p>
    <w:p w14:paraId="3912AD3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初始化权重和偏置参数</w:t>
      </w:r>
    </w:p>
    <w:p w14:paraId="1C8CE46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使用Parameter其会自动将参数设置为需要梯度信息，并且可以通过内置的parameters方法返回这些参数</w:t>
      </w:r>
    </w:p>
    <w:p w14:paraId="6423758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proofErr w:type="gramStart"/>
      <w:r w:rsidRPr="00E32EF6">
        <w:rPr>
          <w:rFonts w:ascii="宋体" w:eastAsia="宋体" w:hAnsi="宋体" w:cs="宋体"/>
          <w:kern w:val="0"/>
          <w:sz w:val="24"/>
          <w:szCs w:val="24"/>
        </w:rPr>
        <w:t>self.b</w:t>
      </w:r>
      <w:proofErr w:type="spellEnd"/>
      <w:proofErr w:type="gram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torch.nn.Parameter</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torch.rand</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output_shape</w:t>
      </w:r>
      <w:proofErr w:type="spellEnd"/>
      <w:r w:rsidRPr="00E32EF6">
        <w:rPr>
          <w:rFonts w:ascii="宋体" w:eastAsia="宋体" w:hAnsi="宋体" w:cs="宋体"/>
          <w:kern w:val="0"/>
          <w:sz w:val="24"/>
          <w:szCs w:val="24"/>
        </w:rPr>
        <w:t>))</w:t>
      </w:r>
    </w:p>
    <w:p w14:paraId="3F60664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proofErr w:type="gramStart"/>
      <w:r w:rsidRPr="00E32EF6">
        <w:rPr>
          <w:rFonts w:ascii="宋体" w:eastAsia="宋体" w:hAnsi="宋体" w:cs="宋体"/>
          <w:kern w:val="0"/>
          <w:sz w:val="24"/>
          <w:szCs w:val="24"/>
        </w:rPr>
        <w:t>self.relu</w:t>
      </w:r>
      <w:proofErr w:type="spellEnd"/>
      <w:proofErr w:type="gram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torch.nn.ReLU</w:t>
      </w:r>
      <w:proofErr w:type="spellEnd"/>
      <w:r w:rsidRPr="00E32EF6">
        <w:rPr>
          <w:rFonts w:ascii="宋体" w:eastAsia="宋体" w:hAnsi="宋体" w:cs="宋体"/>
          <w:kern w:val="0"/>
          <w:sz w:val="24"/>
          <w:szCs w:val="24"/>
        </w:rPr>
        <w:t>()</w:t>
      </w:r>
    </w:p>
    <w:p w14:paraId="704182E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        # 初始化</w:t>
      </w:r>
      <w:proofErr w:type="spellStart"/>
      <w:r w:rsidRPr="00E32EF6">
        <w:rPr>
          <w:rFonts w:ascii="宋体" w:eastAsia="宋体" w:hAnsi="宋体" w:cs="宋体"/>
          <w:kern w:val="0"/>
          <w:sz w:val="24"/>
          <w:szCs w:val="24"/>
        </w:rPr>
        <w:t>relu</w:t>
      </w:r>
      <w:proofErr w:type="spellEnd"/>
      <w:r w:rsidRPr="00E32EF6">
        <w:rPr>
          <w:rFonts w:ascii="宋体" w:eastAsia="宋体" w:hAnsi="宋体" w:cs="宋体"/>
          <w:kern w:val="0"/>
          <w:sz w:val="24"/>
          <w:szCs w:val="24"/>
        </w:rPr>
        <w:t>层</w:t>
      </w:r>
    </w:p>
    <w:p w14:paraId="1C476CC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B23C86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def </w:t>
      </w:r>
      <w:proofErr w:type="gramStart"/>
      <w:r w:rsidRPr="00E32EF6">
        <w:rPr>
          <w:rFonts w:ascii="宋体" w:eastAsia="宋体" w:hAnsi="宋体" w:cs="宋体"/>
          <w:kern w:val="0"/>
          <w:sz w:val="24"/>
          <w:szCs w:val="24"/>
        </w:rPr>
        <w:t>forward(</w:t>
      </w:r>
      <w:proofErr w:type="gramEnd"/>
      <w:r w:rsidRPr="00E32EF6">
        <w:rPr>
          <w:rFonts w:ascii="宋体" w:eastAsia="宋体" w:hAnsi="宋体" w:cs="宋体"/>
          <w:kern w:val="0"/>
          <w:sz w:val="24"/>
          <w:szCs w:val="24"/>
        </w:rPr>
        <w:t>self, x):</w:t>
      </w:r>
    </w:p>
    <w:p w14:paraId="26CC22A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定义前向传播方法</w:t>
      </w:r>
    </w:p>
    <w:p w14:paraId="00598D9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x = x @ self.w.</w:t>
      </w:r>
      <w:proofErr w:type="gramStart"/>
      <w:r w:rsidRPr="00E32EF6">
        <w:rPr>
          <w:rFonts w:ascii="宋体" w:eastAsia="宋体" w:hAnsi="宋体" w:cs="宋体"/>
          <w:kern w:val="0"/>
          <w:sz w:val="24"/>
          <w:szCs w:val="24"/>
        </w:rPr>
        <w:t>t(</w:t>
      </w:r>
      <w:proofErr w:type="gram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self.b</w:t>
      </w:r>
      <w:proofErr w:type="spellEnd"/>
    </w:p>
    <w:p w14:paraId="0699096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全连接层的功能就是矩阵相乘计算</w:t>
      </w:r>
    </w:p>
    <w:p w14:paraId="3809CB4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x = </w:t>
      </w:r>
      <w:proofErr w:type="spellStart"/>
      <w:proofErr w:type="gramStart"/>
      <w:r w:rsidRPr="00E32EF6">
        <w:rPr>
          <w:rFonts w:ascii="宋体" w:eastAsia="宋体" w:hAnsi="宋体" w:cs="宋体"/>
          <w:kern w:val="0"/>
          <w:sz w:val="24"/>
          <w:szCs w:val="24"/>
        </w:rPr>
        <w:t>self.relu</w:t>
      </w:r>
      <w:proofErr w:type="spellEnd"/>
      <w:proofErr w:type="gramEnd"/>
      <w:r w:rsidRPr="00E32EF6">
        <w:rPr>
          <w:rFonts w:ascii="宋体" w:eastAsia="宋体" w:hAnsi="宋体" w:cs="宋体"/>
          <w:kern w:val="0"/>
          <w:sz w:val="24"/>
          <w:szCs w:val="24"/>
        </w:rPr>
        <w:t>(x)</w:t>
      </w:r>
    </w:p>
    <w:p w14:paraId="6AC8EA8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进行</w:t>
      </w:r>
      <w:proofErr w:type="spellStart"/>
      <w:r w:rsidRPr="00E32EF6">
        <w:rPr>
          <w:rFonts w:ascii="宋体" w:eastAsia="宋体" w:hAnsi="宋体" w:cs="宋体"/>
          <w:kern w:val="0"/>
          <w:sz w:val="24"/>
          <w:szCs w:val="24"/>
        </w:rPr>
        <w:t>relu</w:t>
      </w:r>
      <w:proofErr w:type="spellEnd"/>
      <w:r w:rsidRPr="00E32EF6">
        <w:rPr>
          <w:rFonts w:ascii="宋体" w:eastAsia="宋体" w:hAnsi="宋体" w:cs="宋体"/>
          <w:kern w:val="0"/>
          <w:sz w:val="24"/>
          <w:szCs w:val="24"/>
        </w:rPr>
        <w:t>层计算</w:t>
      </w:r>
    </w:p>
    <w:p w14:paraId="38DA0E6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return x</w:t>
      </w:r>
    </w:p>
    <w:p w14:paraId="2067DC8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84606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def __call_</w:t>
      </w:r>
      <w:proofErr w:type="gramStart"/>
      <w:r w:rsidRPr="00E32EF6">
        <w:rPr>
          <w:rFonts w:ascii="宋体" w:eastAsia="宋体" w:hAnsi="宋体" w:cs="宋体"/>
          <w:kern w:val="0"/>
          <w:sz w:val="24"/>
          <w:szCs w:val="24"/>
        </w:rPr>
        <w:t>_(</w:t>
      </w:r>
      <w:proofErr w:type="gramEnd"/>
      <w:r w:rsidRPr="00E32EF6">
        <w:rPr>
          <w:rFonts w:ascii="宋体" w:eastAsia="宋体" w:hAnsi="宋体" w:cs="宋体"/>
          <w:kern w:val="0"/>
          <w:sz w:val="24"/>
          <w:szCs w:val="24"/>
        </w:rPr>
        <w:t>self, x):</w:t>
      </w:r>
    </w:p>
    <w:p w14:paraId="3073AAE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调用该类对象执行时，调用前向传播方法</w:t>
      </w:r>
    </w:p>
    <w:p w14:paraId="606F7AE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 这个可以不写，直接通过调用forward方法也一样</w:t>
      </w:r>
    </w:p>
    <w:p w14:paraId="2FCB428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return </w:t>
      </w:r>
      <w:proofErr w:type="spellStart"/>
      <w:r w:rsidRPr="00E32EF6">
        <w:rPr>
          <w:rFonts w:ascii="宋体" w:eastAsia="宋体" w:hAnsi="宋体" w:cs="宋体"/>
          <w:kern w:val="0"/>
          <w:sz w:val="24"/>
          <w:szCs w:val="24"/>
        </w:rPr>
        <w:t>self.forward</w:t>
      </w:r>
      <w:proofErr w:type="spellEnd"/>
      <w:r w:rsidRPr="00E32EF6">
        <w:rPr>
          <w:rFonts w:ascii="宋体" w:eastAsia="宋体" w:hAnsi="宋体" w:cs="宋体"/>
          <w:kern w:val="0"/>
          <w:sz w:val="24"/>
          <w:szCs w:val="24"/>
        </w:rPr>
        <w:t>(x)</w:t>
      </w:r>
    </w:p>
    <w:p w14:paraId="23C498A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821F7F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layer = </w:t>
      </w:r>
      <w:proofErr w:type="gramStart"/>
      <w:r w:rsidRPr="00E32EF6">
        <w:rPr>
          <w:rFonts w:ascii="宋体" w:eastAsia="宋体" w:hAnsi="宋体" w:cs="宋体"/>
          <w:kern w:val="0"/>
          <w:sz w:val="24"/>
          <w:szCs w:val="24"/>
        </w:rPr>
        <w:t>Dense(</w:t>
      </w:r>
      <w:proofErr w:type="gramEnd"/>
      <w:r w:rsidRPr="00E32EF6">
        <w:rPr>
          <w:rFonts w:ascii="宋体" w:eastAsia="宋体" w:hAnsi="宋体" w:cs="宋体"/>
          <w:kern w:val="0"/>
          <w:sz w:val="24"/>
          <w:szCs w:val="24"/>
        </w:rPr>
        <w:t>10, 1)</w:t>
      </w:r>
    </w:p>
    <w:p w14:paraId="5A31C33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x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(2, 10)</w:t>
      </w:r>
    </w:p>
    <w:p w14:paraId="421C3AE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output = layer(x)</w:t>
      </w:r>
    </w:p>
    <w:p w14:paraId="500C82C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print(output)</w:t>
      </w:r>
    </w:p>
    <w:p w14:paraId="0B02552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输出结果：</w:t>
      </w:r>
    </w:p>
    <w:p w14:paraId="738A785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[[0.1780],</w:t>
      </w:r>
    </w:p>
    <w:p w14:paraId="2238598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gramStart"/>
      <w:r w:rsidRPr="00E32EF6">
        <w:rPr>
          <w:rFonts w:ascii="宋体" w:eastAsia="宋体" w:hAnsi="宋体" w:cs="宋体"/>
          <w:kern w:val="0"/>
          <w:sz w:val="24"/>
          <w:szCs w:val="24"/>
        </w:rPr>
        <w:t xml:space="preserve">   [</w:t>
      </w:r>
      <w:proofErr w:type="gramEnd"/>
      <w:r w:rsidRPr="00E32EF6">
        <w:rPr>
          <w:rFonts w:ascii="宋体" w:eastAsia="宋体" w:hAnsi="宋体" w:cs="宋体"/>
          <w:kern w:val="0"/>
          <w:sz w:val="24"/>
          <w:szCs w:val="24"/>
        </w:rPr>
        <w:t xml:space="preserve">0.0000]], </w:t>
      </w:r>
      <w:proofErr w:type="spellStart"/>
      <w:r w:rsidRPr="00E32EF6">
        <w:rPr>
          <w:rFonts w:ascii="宋体" w:eastAsia="宋体" w:hAnsi="宋体" w:cs="宋体"/>
          <w:kern w:val="0"/>
          <w:sz w:val="24"/>
          <w:szCs w:val="24"/>
        </w:rPr>
        <w:t>grad_fn</w:t>
      </w:r>
      <w:proofErr w:type="spellEnd"/>
      <w:r w:rsidRPr="00E32EF6">
        <w:rPr>
          <w:rFonts w:ascii="宋体" w:eastAsia="宋体" w:hAnsi="宋体" w:cs="宋体"/>
          <w:kern w:val="0"/>
          <w:sz w:val="24"/>
          <w:szCs w:val="24"/>
        </w:rPr>
        <w:t>=&lt;ThresholdBackward0&gt;)</w:t>
      </w:r>
    </w:p>
    <w:p w14:paraId="66CF96D6"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冻结网络层</w:t>
      </w:r>
    </w:p>
    <w:p w14:paraId="44DA872E"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如果希望训练过程当中，对某些网络层的权重不进行训练的话（该场景在迁移学习当中比较常见），可以设置该层的权重、偏差等属性为False，举例：</w:t>
      </w:r>
    </w:p>
    <w:p w14:paraId="0E80B7B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net =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nn.Sequential</w:t>
      </w:r>
      <w:proofErr w:type="spellEnd"/>
      <w:proofErr w:type="gramEnd"/>
      <w:r w:rsidRPr="00E32EF6">
        <w:rPr>
          <w:rFonts w:ascii="宋体" w:eastAsia="宋体" w:hAnsi="宋体" w:cs="宋体"/>
          <w:kern w:val="0"/>
          <w:sz w:val="24"/>
          <w:szCs w:val="24"/>
        </w:rPr>
        <w:t>(</w:t>
      </w:r>
    </w:p>
    <w:p w14:paraId="7B14D6A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nn.Linear</w:t>
      </w:r>
      <w:proofErr w:type="spellEnd"/>
      <w:proofErr w:type="gramEnd"/>
      <w:r w:rsidRPr="00E32EF6">
        <w:rPr>
          <w:rFonts w:ascii="宋体" w:eastAsia="宋体" w:hAnsi="宋体" w:cs="宋体"/>
          <w:kern w:val="0"/>
          <w:sz w:val="24"/>
          <w:szCs w:val="24"/>
        </w:rPr>
        <w:t>(100, 10),</w:t>
      </w:r>
    </w:p>
    <w:p w14:paraId="697C739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nn.Dropout</w:t>
      </w:r>
      <w:proofErr w:type="spellEnd"/>
      <w:proofErr w:type="gramEnd"/>
      <w:r w:rsidRPr="00E32EF6">
        <w:rPr>
          <w:rFonts w:ascii="宋体" w:eastAsia="宋体" w:hAnsi="宋体" w:cs="宋体"/>
          <w:kern w:val="0"/>
          <w:sz w:val="24"/>
          <w:szCs w:val="24"/>
        </w:rPr>
        <w:t>(0.7),</w:t>
      </w:r>
    </w:p>
    <w:p w14:paraId="666BC32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nn.ReLU</w:t>
      </w:r>
      <w:proofErr w:type="spellEnd"/>
      <w:proofErr w:type="gramEnd"/>
      <w:r w:rsidRPr="00E32EF6">
        <w:rPr>
          <w:rFonts w:ascii="宋体" w:eastAsia="宋体" w:hAnsi="宋体" w:cs="宋体"/>
          <w:kern w:val="0"/>
          <w:sz w:val="24"/>
          <w:szCs w:val="24"/>
        </w:rPr>
        <w:t>(),</w:t>
      </w:r>
    </w:p>
    <w:p w14:paraId="4F2B3BD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nn.Linear</w:t>
      </w:r>
      <w:proofErr w:type="spellEnd"/>
      <w:proofErr w:type="gramEnd"/>
      <w:r w:rsidRPr="00E32EF6">
        <w:rPr>
          <w:rFonts w:ascii="宋体" w:eastAsia="宋体" w:hAnsi="宋体" w:cs="宋体"/>
          <w:kern w:val="0"/>
          <w:sz w:val="24"/>
          <w:szCs w:val="24"/>
        </w:rPr>
        <w:t>(10, 1)</w:t>
      </w:r>
    </w:p>
    <w:p w14:paraId="48A44EB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
    <w:p w14:paraId="626BF27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&gt;&gt;&gt; net</w:t>
      </w:r>
    </w:p>
    <w:p w14:paraId="62414CA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Sequential(</w:t>
      </w:r>
      <w:proofErr w:type="gramEnd"/>
    </w:p>
    <w:p w14:paraId="7E261D1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 </w:t>
      </w:r>
      <w:proofErr w:type="gramStart"/>
      <w:r w:rsidRPr="00E32EF6">
        <w:rPr>
          <w:rFonts w:ascii="宋体" w:eastAsia="宋体" w:hAnsi="宋体" w:cs="宋体"/>
          <w:kern w:val="0"/>
          <w:sz w:val="24"/>
          <w:szCs w:val="24"/>
        </w:rPr>
        <w:t>Linear(</w:t>
      </w:r>
      <w:proofErr w:type="spellStart"/>
      <w:proofErr w:type="gramEnd"/>
      <w:r w:rsidRPr="00E32EF6">
        <w:rPr>
          <w:rFonts w:ascii="宋体" w:eastAsia="宋体" w:hAnsi="宋体" w:cs="宋体"/>
          <w:kern w:val="0"/>
          <w:sz w:val="24"/>
          <w:szCs w:val="24"/>
        </w:rPr>
        <w:t>in_features</w:t>
      </w:r>
      <w:proofErr w:type="spellEnd"/>
      <w:r w:rsidRPr="00E32EF6">
        <w:rPr>
          <w:rFonts w:ascii="宋体" w:eastAsia="宋体" w:hAnsi="宋体" w:cs="宋体"/>
          <w:kern w:val="0"/>
          <w:sz w:val="24"/>
          <w:szCs w:val="24"/>
        </w:rPr>
        <w:t xml:space="preserve">=100, </w:t>
      </w:r>
      <w:proofErr w:type="spellStart"/>
      <w:r w:rsidRPr="00E32EF6">
        <w:rPr>
          <w:rFonts w:ascii="宋体" w:eastAsia="宋体" w:hAnsi="宋体" w:cs="宋体"/>
          <w:kern w:val="0"/>
          <w:sz w:val="24"/>
          <w:szCs w:val="24"/>
        </w:rPr>
        <w:t>out_features</w:t>
      </w:r>
      <w:proofErr w:type="spellEnd"/>
      <w:r w:rsidRPr="00E32EF6">
        <w:rPr>
          <w:rFonts w:ascii="宋体" w:eastAsia="宋体" w:hAnsi="宋体" w:cs="宋体"/>
          <w:kern w:val="0"/>
          <w:sz w:val="24"/>
          <w:szCs w:val="24"/>
        </w:rPr>
        <w:t>=10, bias=True)</w:t>
      </w:r>
    </w:p>
    <w:p w14:paraId="17381D8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 </w:t>
      </w:r>
      <w:proofErr w:type="gramStart"/>
      <w:r w:rsidRPr="00E32EF6">
        <w:rPr>
          <w:rFonts w:ascii="宋体" w:eastAsia="宋体" w:hAnsi="宋体" w:cs="宋体"/>
          <w:kern w:val="0"/>
          <w:sz w:val="24"/>
          <w:szCs w:val="24"/>
        </w:rPr>
        <w:t>Dropout(</w:t>
      </w:r>
      <w:proofErr w:type="gramEnd"/>
      <w:r w:rsidRPr="00E32EF6">
        <w:rPr>
          <w:rFonts w:ascii="宋体" w:eastAsia="宋体" w:hAnsi="宋体" w:cs="宋体"/>
          <w:kern w:val="0"/>
          <w:sz w:val="24"/>
          <w:szCs w:val="24"/>
        </w:rPr>
        <w:t xml:space="preserve">p=0.7, </w:t>
      </w:r>
      <w:proofErr w:type="spellStart"/>
      <w:r w:rsidRPr="00E32EF6">
        <w:rPr>
          <w:rFonts w:ascii="宋体" w:eastAsia="宋体" w:hAnsi="宋体" w:cs="宋体"/>
          <w:kern w:val="0"/>
          <w:sz w:val="24"/>
          <w:szCs w:val="24"/>
        </w:rPr>
        <w:t>inplace</w:t>
      </w:r>
      <w:proofErr w:type="spellEnd"/>
      <w:r w:rsidRPr="00E32EF6">
        <w:rPr>
          <w:rFonts w:ascii="宋体" w:eastAsia="宋体" w:hAnsi="宋体" w:cs="宋体"/>
          <w:kern w:val="0"/>
          <w:sz w:val="24"/>
          <w:szCs w:val="24"/>
        </w:rPr>
        <w:t>=False)</w:t>
      </w:r>
    </w:p>
    <w:p w14:paraId="5ED1BA3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(2): </w:t>
      </w:r>
      <w:proofErr w:type="spellStart"/>
      <w:proofErr w:type="gramStart"/>
      <w:r w:rsidRPr="00E32EF6">
        <w:rPr>
          <w:rFonts w:ascii="宋体" w:eastAsia="宋体" w:hAnsi="宋体" w:cs="宋体"/>
          <w:kern w:val="0"/>
          <w:sz w:val="24"/>
          <w:szCs w:val="24"/>
        </w:rPr>
        <w:t>ReLU</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t>
      </w:r>
    </w:p>
    <w:p w14:paraId="2EE147E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(3): </w:t>
      </w:r>
      <w:proofErr w:type="gramStart"/>
      <w:r w:rsidRPr="00E32EF6">
        <w:rPr>
          <w:rFonts w:ascii="宋体" w:eastAsia="宋体" w:hAnsi="宋体" w:cs="宋体"/>
          <w:kern w:val="0"/>
          <w:sz w:val="24"/>
          <w:szCs w:val="24"/>
        </w:rPr>
        <w:t>Linear(</w:t>
      </w:r>
      <w:proofErr w:type="spellStart"/>
      <w:proofErr w:type="gramEnd"/>
      <w:r w:rsidRPr="00E32EF6">
        <w:rPr>
          <w:rFonts w:ascii="宋体" w:eastAsia="宋体" w:hAnsi="宋体" w:cs="宋体"/>
          <w:kern w:val="0"/>
          <w:sz w:val="24"/>
          <w:szCs w:val="24"/>
        </w:rPr>
        <w:t>in_features</w:t>
      </w:r>
      <w:proofErr w:type="spellEnd"/>
      <w:r w:rsidRPr="00E32EF6">
        <w:rPr>
          <w:rFonts w:ascii="宋体" w:eastAsia="宋体" w:hAnsi="宋体" w:cs="宋体"/>
          <w:kern w:val="0"/>
          <w:sz w:val="24"/>
          <w:szCs w:val="24"/>
        </w:rPr>
        <w:t xml:space="preserve">=10, </w:t>
      </w:r>
      <w:proofErr w:type="spellStart"/>
      <w:r w:rsidRPr="00E32EF6">
        <w:rPr>
          <w:rFonts w:ascii="宋体" w:eastAsia="宋体" w:hAnsi="宋体" w:cs="宋体"/>
          <w:kern w:val="0"/>
          <w:sz w:val="24"/>
          <w:szCs w:val="24"/>
        </w:rPr>
        <w:t>out_features</w:t>
      </w:r>
      <w:proofErr w:type="spellEnd"/>
      <w:r w:rsidRPr="00E32EF6">
        <w:rPr>
          <w:rFonts w:ascii="宋体" w:eastAsia="宋体" w:hAnsi="宋体" w:cs="宋体"/>
          <w:kern w:val="0"/>
          <w:sz w:val="24"/>
          <w:szCs w:val="24"/>
        </w:rPr>
        <w:t>=1, bias=True)</w:t>
      </w:r>
    </w:p>
    <w:p w14:paraId="138FB7F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
    <w:p w14:paraId="0B924DA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for name, value in </w:t>
      </w:r>
      <w:proofErr w:type="spellStart"/>
      <w:proofErr w:type="gramStart"/>
      <w:r w:rsidRPr="00E32EF6">
        <w:rPr>
          <w:rFonts w:ascii="宋体" w:eastAsia="宋体" w:hAnsi="宋体" w:cs="宋体"/>
          <w:kern w:val="0"/>
          <w:sz w:val="24"/>
          <w:szCs w:val="24"/>
        </w:rPr>
        <w:t>net.named</w:t>
      </w:r>
      <w:proofErr w:type="gramEnd"/>
      <w:r w:rsidRPr="00E32EF6">
        <w:rPr>
          <w:rFonts w:ascii="宋体" w:eastAsia="宋体" w:hAnsi="宋体" w:cs="宋体"/>
          <w:kern w:val="0"/>
          <w:sz w:val="24"/>
          <w:szCs w:val="24"/>
        </w:rPr>
        <w:t>_parameters</w:t>
      </w:r>
      <w:proofErr w:type="spellEnd"/>
      <w:r w:rsidRPr="00E32EF6">
        <w:rPr>
          <w:rFonts w:ascii="宋体" w:eastAsia="宋体" w:hAnsi="宋体" w:cs="宋体"/>
          <w:kern w:val="0"/>
          <w:sz w:val="24"/>
          <w:szCs w:val="24"/>
        </w:rPr>
        <w:t>():</w:t>
      </w:r>
    </w:p>
    <w:p w14:paraId="06BA23B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gramStart"/>
      <w:r w:rsidRPr="00E32EF6">
        <w:rPr>
          <w:rFonts w:ascii="宋体" w:eastAsia="宋体" w:hAnsi="宋体" w:cs="宋体"/>
          <w:kern w:val="0"/>
          <w:sz w:val="24"/>
          <w:szCs w:val="24"/>
        </w:rPr>
        <w:t>print(</w:t>
      </w:r>
      <w:proofErr w:type="gramEnd"/>
      <w:r w:rsidRPr="00E32EF6">
        <w:rPr>
          <w:rFonts w:ascii="宋体" w:eastAsia="宋体" w:hAnsi="宋体" w:cs="宋体"/>
          <w:kern w:val="0"/>
          <w:sz w:val="24"/>
          <w:szCs w:val="24"/>
        </w:rPr>
        <w:t xml:space="preserve">name, </w:t>
      </w:r>
      <w:proofErr w:type="spellStart"/>
      <w:r w:rsidRPr="00E32EF6">
        <w:rPr>
          <w:rFonts w:ascii="宋体" w:eastAsia="宋体" w:hAnsi="宋体" w:cs="宋体"/>
          <w:kern w:val="0"/>
          <w:sz w:val="24"/>
          <w:szCs w:val="24"/>
        </w:rPr>
        <w:t>value.requires_grad</w:t>
      </w:r>
      <w:proofErr w:type="spellEnd"/>
      <w:r w:rsidRPr="00E32EF6">
        <w:rPr>
          <w:rFonts w:ascii="宋体" w:eastAsia="宋体" w:hAnsi="宋体" w:cs="宋体"/>
          <w:kern w:val="0"/>
          <w:sz w:val="24"/>
          <w:szCs w:val="24"/>
        </w:rPr>
        <w:t>)</w:t>
      </w:r>
    </w:p>
    <w:p w14:paraId="2DF7E1D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可以看到网络层的两个全连接层的权重和偏置都可求导  </w:t>
      </w:r>
    </w:p>
    <w:p w14:paraId="19A0CDB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0.weight True</w:t>
      </w:r>
    </w:p>
    <w:p w14:paraId="490033E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0.bias True</w:t>
      </w:r>
    </w:p>
    <w:p w14:paraId="27D30F2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3.weight True</w:t>
      </w:r>
    </w:p>
    <w:p w14:paraId="66F887B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3.bias True</w:t>
      </w:r>
    </w:p>
    <w:p w14:paraId="677BFED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gramStart"/>
      <w:r w:rsidRPr="00E32EF6">
        <w:rPr>
          <w:rFonts w:ascii="宋体" w:eastAsia="宋体" w:hAnsi="宋体" w:cs="宋体"/>
          <w:kern w:val="0"/>
          <w:sz w:val="24"/>
          <w:szCs w:val="24"/>
        </w:rPr>
        <w:t>net[</w:t>
      </w:r>
      <w:proofErr w:type="gramEnd"/>
      <w:r w:rsidRPr="00E32EF6">
        <w:rPr>
          <w:rFonts w:ascii="宋体" w:eastAsia="宋体" w:hAnsi="宋体" w:cs="宋体"/>
          <w:kern w:val="0"/>
          <w:sz w:val="24"/>
          <w:szCs w:val="24"/>
        </w:rPr>
        <w:t>0].</w:t>
      </w:r>
      <w:proofErr w:type="spellStart"/>
      <w:r w:rsidRPr="00E32EF6">
        <w:rPr>
          <w:rFonts w:ascii="宋体" w:eastAsia="宋体" w:hAnsi="宋体" w:cs="宋体"/>
          <w:kern w:val="0"/>
          <w:sz w:val="24"/>
          <w:szCs w:val="24"/>
        </w:rPr>
        <w:t>weight.requires_grad</w:t>
      </w:r>
      <w:proofErr w:type="spellEnd"/>
      <w:r w:rsidRPr="00E32EF6">
        <w:rPr>
          <w:rFonts w:ascii="宋体" w:eastAsia="宋体" w:hAnsi="宋体" w:cs="宋体"/>
          <w:kern w:val="0"/>
          <w:sz w:val="24"/>
          <w:szCs w:val="24"/>
        </w:rPr>
        <w:t xml:space="preserve"> = False</w:t>
      </w:r>
    </w:p>
    <w:p w14:paraId="1AECDCF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冻结第一个全连接的权重</w:t>
      </w:r>
    </w:p>
    <w:p w14:paraId="0BE4EB0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gramStart"/>
      <w:r w:rsidRPr="00E32EF6">
        <w:rPr>
          <w:rFonts w:ascii="宋体" w:eastAsia="宋体" w:hAnsi="宋体" w:cs="宋体"/>
          <w:kern w:val="0"/>
          <w:sz w:val="24"/>
          <w:szCs w:val="24"/>
        </w:rPr>
        <w:t>net[</w:t>
      </w:r>
      <w:proofErr w:type="gramEnd"/>
      <w:r w:rsidRPr="00E32EF6">
        <w:rPr>
          <w:rFonts w:ascii="宋体" w:eastAsia="宋体" w:hAnsi="宋体" w:cs="宋体"/>
          <w:kern w:val="0"/>
          <w:sz w:val="24"/>
          <w:szCs w:val="24"/>
        </w:rPr>
        <w:t>0].</w:t>
      </w:r>
      <w:proofErr w:type="spellStart"/>
      <w:r w:rsidRPr="00E32EF6">
        <w:rPr>
          <w:rFonts w:ascii="宋体" w:eastAsia="宋体" w:hAnsi="宋体" w:cs="宋体"/>
          <w:kern w:val="0"/>
          <w:sz w:val="24"/>
          <w:szCs w:val="24"/>
        </w:rPr>
        <w:t>bias.requires_grad</w:t>
      </w:r>
      <w:proofErr w:type="spellEnd"/>
      <w:r w:rsidRPr="00E32EF6">
        <w:rPr>
          <w:rFonts w:ascii="宋体" w:eastAsia="宋体" w:hAnsi="宋体" w:cs="宋体"/>
          <w:kern w:val="0"/>
          <w:sz w:val="24"/>
          <w:szCs w:val="24"/>
        </w:rPr>
        <w:t xml:space="preserve"> = False</w:t>
      </w:r>
    </w:p>
    <w:p w14:paraId="681977C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for name, value in </w:t>
      </w:r>
      <w:proofErr w:type="spellStart"/>
      <w:proofErr w:type="gramStart"/>
      <w:r w:rsidRPr="00E32EF6">
        <w:rPr>
          <w:rFonts w:ascii="宋体" w:eastAsia="宋体" w:hAnsi="宋体" w:cs="宋体"/>
          <w:kern w:val="0"/>
          <w:sz w:val="24"/>
          <w:szCs w:val="24"/>
        </w:rPr>
        <w:t>net.named</w:t>
      </w:r>
      <w:proofErr w:type="gramEnd"/>
      <w:r w:rsidRPr="00E32EF6">
        <w:rPr>
          <w:rFonts w:ascii="宋体" w:eastAsia="宋体" w:hAnsi="宋体" w:cs="宋体"/>
          <w:kern w:val="0"/>
          <w:sz w:val="24"/>
          <w:szCs w:val="24"/>
        </w:rPr>
        <w:t>_parameters</w:t>
      </w:r>
      <w:proofErr w:type="spellEnd"/>
      <w:r w:rsidRPr="00E32EF6">
        <w:rPr>
          <w:rFonts w:ascii="宋体" w:eastAsia="宋体" w:hAnsi="宋体" w:cs="宋体"/>
          <w:kern w:val="0"/>
          <w:sz w:val="24"/>
          <w:szCs w:val="24"/>
        </w:rPr>
        <w:t>():</w:t>
      </w:r>
    </w:p>
    <w:p w14:paraId="34161B3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gramStart"/>
      <w:r w:rsidRPr="00E32EF6">
        <w:rPr>
          <w:rFonts w:ascii="宋体" w:eastAsia="宋体" w:hAnsi="宋体" w:cs="宋体"/>
          <w:kern w:val="0"/>
          <w:sz w:val="24"/>
          <w:szCs w:val="24"/>
        </w:rPr>
        <w:t>print(</w:t>
      </w:r>
      <w:proofErr w:type="gramEnd"/>
      <w:r w:rsidRPr="00E32EF6">
        <w:rPr>
          <w:rFonts w:ascii="宋体" w:eastAsia="宋体" w:hAnsi="宋体" w:cs="宋体"/>
          <w:kern w:val="0"/>
          <w:sz w:val="24"/>
          <w:szCs w:val="24"/>
        </w:rPr>
        <w:t xml:space="preserve">name, </w:t>
      </w:r>
      <w:proofErr w:type="spellStart"/>
      <w:r w:rsidRPr="00E32EF6">
        <w:rPr>
          <w:rFonts w:ascii="宋体" w:eastAsia="宋体" w:hAnsi="宋体" w:cs="宋体"/>
          <w:kern w:val="0"/>
          <w:sz w:val="24"/>
          <w:szCs w:val="24"/>
        </w:rPr>
        <w:t>value.requires_grad</w:t>
      </w:r>
      <w:proofErr w:type="spellEnd"/>
      <w:r w:rsidRPr="00E32EF6">
        <w:rPr>
          <w:rFonts w:ascii="宋体" w:eastAsia="宋体" w:hAnsi="宋体" w:cs="宋体"/>
          <w:kern w:val="0"/>
          <w:sz w:val="24"/>
          <w:szCs w:val="24"/>
        </w:rPr>
        <w:t>)</w:t>
      </w:r>
    </w:p>
    <w:p w14:paraId="4F1FC13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可以看到第一个全连接的权重和偏置都被冻结</w:t>
      </w:r>
    </w:p>
    <w:p w14:paraId="1044FEF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0.weight False</w:t>
      </w:r>
    </w:p>
    <w:p w14:paraId="41F6910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0.bias False</w:t>
      </w:r>
    </w:p>
    <w:p w14:paraId="2B270CC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3.weight True</w:t>
      </w:r>
    </w:p>
    <w:p w14:paraId="142196C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3.bias True</w:t>
      </w:r>
    </w:p>
    <w:p w14:paraId="67A1B5B1"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保存和载入网络</w:t>
      </w:r>
    </w:p>
    <w:p w14:paraId="41C434FF"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对于所有继承自</w:t>
      </w:r>
      <w:proofErr w:type="spellStart"/>
      <w:r w:rsidRPr="00E32EF6">
        <w:rPr>
          <w:rFonts w:ascii="宋体" w:eastAsia="宋体" w:hAnsi="宋体" w:cs="宋体"/>
          <w:kern w:val="0"/>
          <w:sz w:val="24"/>
          <w:szCs w:val="24"/>
        </w:rPr>
        <w:t>torch.nn.Module</w:t>
      </w:r>
      <w:proofErr w:type="spellEnd"/>
      <w:r w:rsidRPr="00E32EF6">
        <w:rPr>
          <w:rFonts w:ascii="宋体" w:eastAsia="宋体" w:hAnsi="宋体" w:cs="宋体"/>
          <w:kern w:val="0"/>
          <w:sz w:val="24"/>
          <w:szCs w:val="24"/>
        </w:rPr>
        <w:t>下的网络，保存时首先通过内置的方法</w:t>
      </w:r>
      <w:proofErr w:type="spellStart"/>
      <w:r w:rsidRPr="00E32EF6">
        <w:rPr>
          <w:rFonts w:ascii="宋体" w:eastAsia="宋体" w:hAnsi="宋体" w:cs="宋体"/>
          <w:kern w:val="0"/>
          <w:sz w:val="24"/>
          <w:szCs w:val="24"/>
        </w:rPr>
        <w:t>state_dict</w:t>
      </w:r>
      <w:proofErr w:type="spellEnd"/>
      <w:r w:rsidRPr="00E32EF6">
        <w:rPr>
          <w:rFonts w:ascii="宋体" w:eastAsia="宋体" w:hAnsi="宋体" w:cs="宋体"/>
          <w:kern w:val="0"/>
          <w:sz w:val="24"/>
          <w:szCs w:val="24"/>
        </w:rPr>
        <w:t>()返回当前模型的所有参数，然后通过</w:t>
      </w:r>
      <w:proofErr w:type="spellStart"/>
      <w:r w:rsidRPr="00E32EF6">
        <w:rPr>
          <w:rFonts w:ascii="宋体" w:eastAsia="宋体" w:hAnsi="宋体" w:cs="宋体"/>
          <w:kern w:val="0"/>
          <w:sz w:val="24"/>
          <w:szCs w:val="24"/>
        </w:rPr>
        <w:t>torch.save</w:t>
      </w:r>
      <w:proofErr w:type="spellEnd"/>
      <w:r w:rsidRPr="00E32EF6">
        <w:rPr>
          <w:rFonts w:ascii="宋体" w:eastAsia="宋体" w:hAnsi="宋体" w:cs="宋体"/>
          <w:kern w:val="0"/>
          <w:sz w:val="24"/>
          <w:szCs w:val="24"/>
        </w:rPr>
        <w:t>()方法保存成文件（也可以不保存参数，直接保存模型，但这样可控性低，不推荐）；载入时通过</w:t>
      </w:r>
      <w:proofErr w:type="spellStart"/>
      <w:r w:rsidRPr="00E32EF6">
        <w:rPr>
          <w:rFonts w:ascii="宋体" w:eastAsia="宋体" w:hAnsi="宋体" w:cs="宋体"/>
          <w:kern w:val="0"/>
          <w:sz w:val="24"/>
          <w:szCs w:val="24"/>
        </w:rPr>
        <w:t>torch.load</w:t>
      </w:r>
      <w:proofErr w:type="spellEnd"/>
      <w:r w:rsidRPr="00E32EF6">
        <w:rPr>
          <w:rFonts w:ascii="宋体" w:eastAsia="宋体" w:hAnsi="宋体" w:cs="宋体"/>
          <w:kern w:val="0"/>
          <w:sz w:val="24"/>
          <w:szCs w:val="24"/>
        </w:rPr>
        <w:t>()方法载入文件，并通过内置的</w:t>
      </w:r>
      <w:proofErr w:type="spellStart"/>
      <w:r w:rsidRPr="00E32EF6">
        <w:rPr>
          <w:rFonts w:ascii="宋体" w:eastAsia="宋体" w:hAnsi="宋体" w:cs="宋体"/>
          <w:kern w:val="0"/>
          <w:sz w:val="24"/>
          <w:szCs w:val="24"/>
        </w:rPr>
        <w:t>load_state_dict</w:t>
      </w:r>
      <w:proofErr w:type="spellEnd"/>
      <w:r w:rsidRPr="00E32EF6">
        <w:rPr>
          <w:rFonts w:ascii="宋体" w:eastAsia="宋体" w:hAnsi="宋体" w:cs="宋体"/>
          <w:kern w:val="0"/>
          <w:sz w:val="24"/>
          <w:szCs w:val="24"/>
        </w:rPr>
        <w:t>()方法载入所有的参数，举例：</w:t>
      </w:r>
    </w:p>
    <w:p w14:paraId="1F31F17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layer =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nn.Linear</w:t>
      </w:r>
      <w:proofErr w:type="spellEnd"/>
      <w:proofErr w:type="gramEnd"/>
      <w:r w:rsidRPr="00E32EF6">
        <w:rPr>
          <w:rFonts w:ascii="宋体" w:eastAsia="宋体" w:hAnsi="宋体" w:cs="宋体"/>
          <w:kern w:val="0"/>
          <w:sz w:val="24"/>
          <w:szCs w:val="24"/>
        </w:rPr>
        <w:t>(10, 1)</w:t>
      </w:r>
    </w:p>
    <w:p w14:paraId="5A09C32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layer.state</w:t>
      </w:r>
      <w:proofErr w:type="gramEnd"/>
      <w:r w:rsidRPr="00E32EF6">
        <w:rPr>
          <w:rFonts w:ascii="宋体" w:eastAsia="宋体" w:hAnsi="宋体" w:cs="宋体"/>
          <w:kern w:val="0"/>
          <w:sz w:val="24"/>
          <w:szCs w:val="24"/>
        </w:rPr>
        <w:t>_dict</w:t>
      </w:r>
      <w:proofErr w:type="spellEnd"/>
      <w:r w:rsidRPr="00E32EF6">
        <w:rPr>
          <w:rFonts w:ascii="宋体" w:eastAsia="宋体" w:hAnsi="宋体" w:cs="宋体"/>
          <w:kern w:val="0"/>
          <w:sz w:val="24"/>
          <w:szCs w:val="24"/>
        </w:rPr>
        <w:t>()</w:t>
      </w:r>
    </w:p>
    <w:p w14:paraId="4391070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OrderedDict</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[('weight', tensor([[-0.1597,  0.0573,  0.0976, -0.1028, -0.1264, -0.0400,  0.0308,  0.2192,</w:t>
      </w:r>
    </w:p>
    <w:p w14:paraId="2DC7C9E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         -0.0150, -0.3148]])), ('bias', </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[0.0557]))])</w:t>
      </w:r>
    </w:p>
    <w:p w14:paraId="6498558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可以看到layer里定义的参数配置</w:t>
      </w:r>
    </w:p>
    <w:p w14:paraId="43166DB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torch.save</w:t>
      </w:r>
      <w:proofErr w:type="spellEnd"/>
      <w:proofErr w:type="gram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layer.state_dict</w:t>
      </w:r>
      <w:proofErr w:type="spellEnd"/>
      <w:r w:rsidRPr="00E32EF6">
        <w:rPr>
          <w:rFonts w:ascii="宋体" w:eastAsia="宋体" w:hAnsi="宋体" w:cs="宋体"/>
          <w:kern w:val="0"/>
          <w:sz w:val="24"/>
          <w:szCs w:val="24"/>
        </w:rPr>
        <w:t>(), "</w:t>
      </w:r>
      <w:proofErr w:type="spellStart"/>
      <w:r w:rsidRPr="00E32EF6">
        <w:rPr>
          <w:rFonts w:ascii="宋体" w:eastAsia="宋体" w:hAnsi="宋体" w:cs="宋体"/>
          <w:kern w:val="0"/>
          <w:sz w:val="24"/>
          <w:szCs w:val="24"/>
        </w:rPr>
        <w:t>ckpt.mdl</w:t>
      </w:r>
      <w:proofErr w:type="spellEnd"/>
      <w:r w:rsidRPr="00E32EF6">
        <w:rPr>
          <w:rFonts w:ascii="宋体" w:eastAsia="宋体" w:hAnsi="宋体" w:cs="宋体"/>
          <w:kern w:val="0"/>
          <w:sz w:val="24"/>
          <w:szCs w:val="24"/>
        </w:rPr>
        <w:t>")</w:t>
      </w:r>
    </w:p>
    <w:p w14:paraId="4E7B01F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现在保存这个网络参数</w:t>
      </w:r>
    </w:p>
    <w:p w14:paraId="6007DC7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layer1 =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nn.Linear</w:t>
      </w:r>
      <w:proofErr w:type="spellEnd"/>
      <w:proofErr w:type="gramEnd"/>
      <w:r w:rsidRPr="00E32EF6">
        <w:rPr>
          <w:rFonts w:ascii="宋体" w:eastAsia="宋体" w:hAnsi="宋体" w:cs="宋体"/>
          <w:kern w:val="0"/>
          <w:sz w:val="24"/>
          <w:szCs w:val="24"/>
        </w:rPr>
        <w:t>(10, 1)</w:t>
      </w:r>
    </w:p>
    <w:p w14:paraId="28A28D3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新建一个网络</w:t>
      </w:r>
    </w:p>
    <w:p w14:paraId="7F11313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layer1.state_</w:t>
      </w:r>
      <w:proofErr w:type="gramStart"/>
      <w:r w:rsidRPr="00E32EF6">
        <w:rPr>
          <w:rFonts w:ascii="宋体" w:eastAsia="宋体" w:hAnsi="宋体" w:cs="宋体"/>
          <w:kern w:val="0"/>
          <w:sz w:val="24"/>
          <w:szCs w:val="24"/>
        </w:rPr>
        <w:t>dict(</w:t>
      </w:r>
      <w:proofErr w:type="gramEnd"/>
      <w:r w:rsidRPr="00E32EF6">
        <w:rPr>
          <w:rFonts w:ascii="宋体" w:eastAsia="宋体" w:hAnsi="宋体" w:cs="宋体"/>
          <w:kern w:val="0"/>
          <w:sz w:val="24"/>
          <w:szCs w:val="24"/>
        </w:rPr>
        <w:t>)</w:t>
      </w:r>
    </w:p>
    <w:p w14:paraId="519A76A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OrderedDict</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[('weight', tensor([[-0.2506, -0.2960, -0.3083,  0.0629,  0.1707,  0.3018,  0.2345, -0.1922,</w:t>
      </w:r>
    </w:p>
    <w:p w14:paraId="2DC5E25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-0.0527, -0.1894]])), ('bias', </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[-0.0069]))])</w:t>
      </w:r>
    </w:p>
    <w:p w14:paraId="1B8A0ED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显然layer1参数和layer的不一样</w:t>
      </w:r>
    </w:p>
    <w:p w14:paraId="1A68D82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layer1.load_state_dict(</w:t>
      </w:r>
      <w:proofErr w:type="spellStart"/>
      <w:proofErr w:type="gramStart"/>
      <w:r w:rsidRPr="00E32EF6">
        <w:rPr>
          <w:rFonts w:ascii="宋体" w:eastAsia="宋体" w:hAnsi="宋体" w:cs="宋体"/>
          <w:kern w:val="0"/>
          <w:sz w:val="24"/>
          <w:szCs w:val="24"/>
        </w:rPr>
        <w:t>torch.load</w:t>
      </w:r>
      <w:proofErr w:type="spellEnd"/>
      <w:proofErr w:type="gram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ckpt.mdl</w:t>
      </w:r>
      <w:proofErr w:type="spellEnd"/>
      <w:r w:rsidRPr="00E32EF6">
        <w:rPr>
          <w:rFonts w:ascii="宋体" w:eastAsia="宋体" w:hAnsi="宋体" w:cs="宋体"/>
          <w:kern w:val="0"/>
          <w:sz w:val="24"/>
          <w:szCs w:val="24"/>
        </w:rPr>
        <w:t>"))</w:t>
      </w:r>
    </w:p>
    <w:p w14:paraId="433A106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layer1载入前面的layer网络参数</w:t>
      </w:r>
    </w:p>
    <w:p w14:paraId="259472B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layer1.state_</w:t>
      </w:r>
      <w:proofErr w:type="gramStart"/>
      <w:r w:rsidRPr="00E32EF6">
        <w:rPr>
          <w:rFonts w:ascii="宋体" w:eastAsia="宋体" w:hAnsi="宋体" w:cs="宋体"/>
          <w:kern w:val="0"/>
          <w:sz w:val="24"/>
          <w:szCs w:val="24"/>
        </w:rPr>
        <w:t>dict(</w:t>
      </w:r>
      <w:proofErr w:type="gramEnd"/>
      <w:r w:rsidRPr="00E32EF6">
        <w:rPr>
          <w:rFonts w:ascii="宋体" w:eastAsia="宋体" w:hAnsi="宋体" w:cs="宋体"/>
          <w:kern w:val="0"/>
          <w:sz w:val="24"/>
          <w:szCs w:val="24"/>
        </w:rPr>
        <w:t>)</w:t>
      </w:r>
    </w:p>
    <w:p w14:paraId="4B01F03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OrderedDict</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[('weight', tensor([[-0.1597,  0.0573,  0.0976, -0.1028, -0.1264, -0.0400,  0.0308,  0.2192,</w:t>
      </w:r>
    </w:p>
    <w:p w14:paraId="2469FD2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-0.0150, -0.3148]])), ('bias', </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[0.0557]))])</w:t>
      </w:r>
    </w:p>
    <w:p w14:paraId="11215BF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可以发现layer1的参数变得和layer保存的参数一样</w:t>
      </w:r>
    </w:p>
    <w:p w14:paraId="47D2FA29" w14:textId="77777777" w:rsidR="00E32EF6" w:rsidRPr="00E32EF6" w:rsidRDefault="00E32EF6" w:rsidP="00E32EF6">
      <w:pPr>
        <w:widowControl/>
        <w:spacing w:before="100" w:beforeAutospacing="1" w:after="100" w:afterAutospacing="1"/>
        <w:jc w:val="left"/>
        <w:outlineLvl w:val="2"/>
        <w:rPr>
          <w:rFonts w:ascii="宋体" w:eastAsia="宋体" w:hAnsi="宋体" w:cs="宋体"/>
          <w:b/>
          <w:bCs/>
          <w:kern w:val="0"/>
          <w:sz w:val="27"/>
          <w:szCs w:val="27"/>
        </w:rPr>
      </w:pPr>
      <w:r w:rsidRPr="00E32EF6">
        <w:rPr>
          <w:rFonts w:ascii="宋体" w:eastAsia="宋体" w:hAnsi="宋体" w:cs="宋体"/>
          <w:b/>
          <w:bCs/>
          <w:kern w:val="0"/>
          <w:sz w:val="27"/>
          <w:szCs w:val="27"/>
        </w:rPr>
        <w:t>优化器</w:t>
      </w:r>
    </w:p>
    <w:p w14:paraId="03D3DD67" w14:textId="77777777" w:rsidR="00E32EF6" w:rsidRPr="00E32EF6" w:rsidRDefault="00E32EF6" w:rsidP="00E32EF6">
      <w:pPr>
        <w:widowControl/>
        <w:spacing w:before="100" w:beforeAutospacing="1" w:after="100" w:afterAutospacing="1"/>
        <w:jc w:val="left"/>
        <w:outlineLvl w:val="4"/>
        <w:rPr>
          <w:rFonts w:ascii="宋体" w:eastAsia="宋体" w:hAnsi="宋体" w:cs="宋体"/>
          <w:b/>
          <w:bCs/>
          <w:kern w:val="0"/>
          <w:sz w:val="20"/>
          <w:szCs w:val="20"/>
        </w:rPr>
      </w:pPr>
      <w:proofErr w:type="spellStart"/>
      <w:proofErr w:type="gramStart"/>
      <w:r w:rsidRPr="00E32EF6">
        <w:rPr>
          <w:rFonts w:ascii="宋体" w:eastAsia="宋体" w:hAnsi="宋体" w:cs="宋体"/>
          <w:b/>
          <w:bCs/>
          <w:kern w:val="0"/>
          <w:sz w:val="20"/>
          <w:szCs w:val="20"/>
        </w:rPr>
        <w:t>torch.optim</w:t>
      </w:r>
      <w:proofErr w:type="spellEnd"/>
      <w:proofErr w:type="gramEnd"/>
    </w:p>
    <w:p w14:paraId="71E1581C"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定义了各种优化器，将优化器实例化后（传入需要求导的参数和学习率），通过step()方法进行梯度下降</w:t>
      </w:r>
    </w:p>
    <w:p w14:paraId="6CFE2401" w14:textId="77777777" w:rsidR="00E32EF6" w:rsidRPr="00E32EF6" w:rsidRDefault="00E32EF6" w:rsidP="00E32EF6">
      <w:pPr>
        <w:widowControl/>
        <w:numPr>
          <w:ilvl w:val="0"/>
          <w:numId w:val="18"/>
        </w:numPr>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Adam</w:t>
      </w:r>
    </w:p>
    <w:p w14:paraId="6CB821B0" w14:textId="77777777" w:rsidR="00E32EF6" w:rsidRPr="00E32EF6" w:rsidRDefault="00E32EF6" w:rsidP="00E32EF6">
      <w:pPr>
        <w:widowControl/>
        <w:numPr>
          <w:ilvl w:val="0"/>
          <w:numId w:val="18"/>
        </w:numPr>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SGD</w:t>
      </w:r>
    </w:p>
    <w:p w14:paraId="6EF1495B" w14:textId="77777777" w:rsidR="00E32EF6" w:rsidRPr="00E32EF6" w:rsidRDefault="00E32EF6" w:rsidP="00E32EF6">
      <w:pPr>
        <w:widowControl/>
        <w:spacing w:before="100" w:beforeAutospacing="1" w:after="100" w:afterAutospacing="1"/>
        <w:jc w:val="left"/>
        <w:outlineLvl w:val="4"/>
        <w:rPr>
          <w:rFonts w:ascii="宋体" w:eastAsia="宋体" w:hAnsi="宋体" w:cs="宋体"/>
          <w:b/>
          <w:bCs/>
          <w:kern w:val="0"/>
          <w:sz w:val="20"/>
          <w:szCs w:val="20"/>
        </w:rPr>
      </w:pPr>
      <w:r w:rsidRPr="00E32EF6">
        <w:rPr>
          <w:rFonts w:ascii="宋体" w:eastAsia="宋体" w:hAnsi="宋体" w:cs="宋体"/>
          <w:b/>
          <w:bCs/>
          <w:kern w:val="0"/>
          <w:sz w:val="20"/>
          <w:szCs w:val="20"/>
        </w:rPr>
        <w:t>动态调整优化</w:t>
      </w:r>
      <w:proofErr w:type="gramStart"/>
      <w:r w:rsidRPr="00E32EF6">
        <w:rPr>
          <w:rFonts w:ascii="宋体" w:eastAsia="宋体" w:hAnsi="宋体" w:cs="宋体"/>
          <w:b/>
          <w:bCs/>
          <w:kern w:val="0"/>
          <w:sz w:val="20"/>
          <w:szCs w:val="20"/>
        </w:rPr>
        <w:t>器学习</w:t>
      </w:r>
      <w:proofErr w:type="gramEnd"/>
      <w:r w:rsidRPr="00E32EF6">
        <w:rPr>
          <w:rFonts w:ascii="宋体" w:eastAsia="宋体" w:hAnsi="宋体" w:cs="宋体"/>
          <w:b/>
          <w:bCs/>
          <w:kern w:val="0"/>
          <w:sz w:val="20"/>
          <w:szCs w:val="20"/>
        </w:rPr>
        <w:t>率</w:t>
      </w:r>
    </w:p>
    <w:p w14:paraId="399821F8"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对于实例化的优化器，其参数都将存放到一个属性</w:t>
      </w:r>
      <w:proofErr w:type="spellStart"/>
      <w:r w:rsidRPr="00E32EF6">
        <w:rPr>
          <w:rFonts w:ascii="宋体" w:eastAsia="宋体" w:hAnsi="宋体" w:cs="宋体"/>
          <w:kern w:val="0"/>
          <w:sz w:val="24"/>
          <w:szCs w:val="24"/>
        </w:rPr>
        <w:t>param_groups</w:t>
      </w:r>
      <w:proofErr w:type="spellEnd"/>
      <w:r w:rsidRPr="00E32EF6">
        <w:rPr>
          <w:rFonts w:ascii="宋体" w:eastAsia="宋体" w:hAnsi="宋体" w:cs="宋体"/>
          <w:kern w:val="0"/>
          <w:sz w:val="24"/>
          <w:szCs w:val="24"/>
        </w:rPr>
        <w:t>[0]里，举例：</w:t>
      </w:r>
    </w:p>
    <w:p w14:paraId="1C5BEEF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32EF6">
        <w:rPr>
          <w:rFonts w:ascii="宋体" w:eastAsia="宋体" w:hAnsi="宋体" w:cs="宋体"/>
          <w:kern w:val="0"/>
          <w:sz w:val="24"/>
          <w:szCs w:val="24"/>
        </w:rPr>
        <w:t>optim</w:t>
      </w:r>
      <w:proofErr w:type="spellEnd"/>
      <w:r w:rsidRPr="00E32EF6">
        <w:rPr>
          <w:rFonts w:ascii="宋体" w:eastAsia="宋体" w:hAnsi="宋体" w:cs="宋体"/>
          <w:kern w:val="0"/>
          <w:sz w:val="24"/>
          <w:szCs w:val="24"/>
        </w:rPr>
        <w:t xml:space="preserve"> = </w:t>
      </w:r>
      <w:proofErr w:type="spellStart"/>
      <w:proofErr w:type="gramStart"/>
      <w:r w:rsidRPr="00E32EF6">
        <w:rPr>
          <w:rFonts w:ascii="宋体" w:eastAsia="宋体" w:hAnsi="宋体" w:cs="宋体"/>
          <w:kern w:val="0"/>
          <w:sz w:val="24"/>
          <w:szCs w:val="24"/>
        </w:rPr>
        <w:t>torch.optim</w:t>
      </w:r>
      <w:proofErr w:type="gramEnd"/>
      <w:r w:rsidRPr="00E32EF6">
        <w:rPr>
          <w:rFonts w:ascii="宋体" w:eastAsia="宋体" w:hAnsi="宋体" w:cs="宋体"/>
          <w:kern w:val="0"/>
          <w:sz w:val="24"/>
          <w:szCs w:val="24"/>
        </w:rPr>
        <w:t>.Adam</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model.parameters</w:t>
      </w:r>
      <w:proofErr w:type="spell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lr</w:t>
      </w:r>
      <w:proofErr w:type="spellEnd"/>
      <w:r w:rsidRPr="00E32EF6">
        <w:rPr>
          <w:rFonts w:ascii="宋体" w:eastAsia="宋体" w:hAnsi="宋体" w:cs="宋体"/>
          <w:kern w:val="0"/>
          <w:sz w:val="24"/>
          <w:szCs w:val="24"/>
        </w:rPr>
        <w:t>=0.01)</w:t>
      </w:r>
    </w:p>
    <w:p w14:paraId="0DEAC18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print(</w:t>
      </w:r>
      <w:proofErr w:type="spellStart"/>
      <w:r w:rsidRPr="00E32EF6">
        <w:rPr>
          <w:rFonts w:ascii="宋体" w:eastAsia="宋体" w:hAnsi="宋体" w:cs="宋体"/>
          <w:kern w:val="0"/>
          <w:sz w:val="24"/>
          <w:szCs w:val="24"/>
        </w:rPr>
        <w:t>optim</w:t>
      </w:r>
      <w:proofErr w:type="spellEnd"/>
      <w:r w:rsidRPr="00E32EF6">
        <w:rPr>
          <w:rFonts w:ascii="宋体" w:eastAsia="宋体" w:hAnsi="宋体" w:cs="宋体"/>
          <w:kern w:val="0"/>
          <w:sz w:val="24"/>
          <w:szCs w:val="24"/>
        </w:rPr>
        <w:t>)</w:t>
      </w:r>
    </w:p>
    <w:p w14:paraId="020F75C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625C79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结果：</w:t>
      </w:r>
    </w:p>
    <w:p w14:paraId="1267524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Adam (</w:t>
      </w:r>
    </w:p>
    <w:p w14:paraId="20CBB3B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Parameter Group 0</w:t>
      </w:r>
    </w:p>
    <w:p w14:paraId="41BAA2D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amsgrad</w:t>
      </w:r>
      <w:proofErr w:type="spellEnd"/>
      <w:r w:rsidRPr="00E32EF6">
        <w:rPr>
          <w:rFonts w:ascii="宋体" w:eastAsia="宋体" w:hAnsi="宋体" w:cs="宋体"/>
          <w:kern w:val="0"/>
          <w:sz w:val="24"/>
          <w:szCs w:val="24"/>
        </w:rPr>
        <w:t>: False</w:t>
      </w:r>
    </w:p>
    <w:p w14:paraId="3004E0E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betas: (0.9, 0.999)</w:t>
      </w:r>
    </w:p>
    <w:p w14:paraId="4634C18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eps: 1e-08</w:t>
      </w:r>
    </w:p>
    <w:p w14:paraId="70F0458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lr</w:t>
      </w:r>
      <w:proofErr w:type="spellEnd"/>
      <w:r w:rsidRPr="00E32EF6">
        <w:rPr>
          <w:rFonts w:ascii="宋体" w:eastAsia="宋体" w:hAnsi="宋体" w:cs="宋体"/>
          <w:kern w:val="0"/>
          <w:sz w:val="24"/>
          <w:szCs w:val="24"/>
        </w:rPr>
        <w:t>: 0.01</w:t>
      </w:r>
    </w:p>
    <w:p w14:paraId="4CA954A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weight_decay</w:t>
      </w:r>
      <w:proofErr w:type="spellEnd"/>
      <w:r w:rsidRPr="00E32EF6">
        <w:rPr>
          <w:rFonts w:ascii="宋体" w:eastAsia="宋体" w:hAnsi="宋体" w:cs="宋体"/>
          <w:kern w:val="0"/>
          <w:sz w:val="24"/>
          <w:szCs w:val="24"/>
        </w:rPr>
        <w:t>: 0</w:t>
      </w:r>
    </w:p>
    <w:p w14:paraId="1721F62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w:t>
      </w:r>
    </w:p>
    <w:p w14:paraId="0CEDA57E"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而</w:t>
      </w:r>
      <w:proofErr w:type="spellStart"/>
      <w:r w:rsidRPr="00E32EF6">
        <w:rPr>
          <w:rFonts w:ascii="宋体" w:eastAsia="宋体" w:hAnsi="宋体" w:cs="宋体"/>
          <w:kern w:val="0"/>
          <w:sz w:val="24"/>
          <w:szCs w:val="24"/>
        </w:rPr>
        <w:t>param_groups</w:t>
      </w:r>
      <w:proofErr w:type="spellEnd"/>
      <w:r w:rsidRPr="00E32EF6">
        <w:rPr>
          <w:rFonts w:ascii="宋体" w:eastAsia="宋体" w:hAnsi="宋体" w:cs="宋体"/>
          <w:kern w:val="0"/>
          <w:sz w:val="24"/>
          <w:szCs w:val="24"/>
        </w:rPr>
        <w:t>[0]是一个字典对象，所以要动态修改学习率等参数，可以通过下面代码实现：</w:t>
      </w:r>
    </w:p>
    <w:p w14:paraId="13F28C6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optim.param</w:t>
      </w:r>
      <w:proofErr w:type="gramEnd"/>
      <w:r w:rsidRPr="00E32EF6">
        <w:rPr>
          <w:rFonts w:ascii="宋体" w:eastAsia="宋体" w:hAnsi="宋体" w:cs="宋体"/>
          <w:kern w:val="0"/>
          <w:sz w:val="24"/>
          <w:szCs w:val="24"/>
        </w:rPr>
        <w:t>_groups</w:t>
      </w:r>
      <w:proofErr w:type="spellEnd"/>
      <w:r w:rsidRPr="00E32EF6">
        <w:rPr>
          <w:rFonts w:ascii="宋体" w:eastAsia="宋体" w:hAnsi="宋体" w:cs="宋体"/>
          <w:kern w:val="0"/>
          <w:sz w:val="24"/>
          <w:szCs w:val="24"/>
        </w:rPr>
        <w:t>[0]['</w:t>
      </w:r>
      <w:proofErr w:type="spellStart"/>
      <w:r w:rsidRPr="00E32EF6">
        <w:rPr>
          <w:rFonts w:ascii="宋体" w:eastAsia="宋体" w:hAnsi="宋体" w:cs="宋体"/>
          <w:kern w:val="0"/>
          <w:sz w:val="24"/>
          <w:szCs w:val="24"/>
        </w:rPr>
        <w:t>lr</w:t>
      </w:r>
      <w:proofErr w:type="spell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new_lr</w:t>
      </w:r>
      <w:proofErr w:type="spellEnd"/>
    </w:p>
    <w:p w14:paraId="5B00CC51"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上面介绍的是修改优化器的学习率，如果希望对网络的不同层采用不用的学习率可以参考：</w:t>
      </w:r>
      <w:r w:rsidRPr="00E32EF6">
        <w:rPr>
          <w:rFonts w:ascii="宋体" w:eastAsia="宋体" w:hAnsi="宋体" w:cs="宋体"/>
          <w:kern w:val="0"/>
          <w:sz w:val="24"/>
          <w:szCs w:val="24"/>
        </w:rPr>
        <w:br/>
      </w:r>
      <w:hyperlink r:id="rId62" w:tgtFrame="_blank" w:history="1">
        <w:r w:rsidRPr="00E32EF6">
          <w:rPr>
            <w:rFonts w:ascii="宋体" w:eastAsia="宋体" w:hAnsi="宋体" w:cs="宋体"/>
            <w:color w:val="0000FF"/>
            <w:kern w:val="0"/>
            <w:sz w:val="24"/>
            <w:szCs w:val="24"/>
            <w:u w:val="single"/>
          </w:rPr>
          <w:t>https://blog.csdn.net/jdzwanghao/article/details/83239111</w:t>
        </w:r>
      </w:hyperlink>
    </w:p>
    <w:p w14:paraId="48AB2028" w14:textId="77777777" w:rsidR="00E32EF6" w:rsidRPr="00E32EF6" w:rsidRDefault="00E32EF6" w:rsidP="00E32EF6">
      <w:pPr>
        <w:widowControl/>
        <w:spacing w:before="100" w:beforeAutospacing="1" w:after="100" w:afterAutospacing="1"/>
        <w:jc w:val="left"/>
        <w:outlineLvl w:val="2"/>
        <w:rPr>
          <w:rFonts w:ascii="宋体" w:eastAsia="宋体" w:hAnsi="宋体" w:cs="宋体"/>
          <w:b/>
          <w:bCs/>
          <w:kern w:val="0"/>
          <w:sz w:val="27"/>
          <w:szCs w:val="27"/>
        </w:rPr>
      </w:pPr>
      <w:r w:rsidRPr="00E32EF6">
        <w:rPr>
          <w:rFonts w:ascii="宋体" w:eastAsia="宋体" w:hAnsi="宋体" w:cs="宋体"/>
          <w:b/>
          <w:bCs/>
          <w:kern w:val="0"/>
          <w:sz w:val="27"/>
          <w:szCs w:val="27"/>
        </w:rPr>
        <w:t>激活函数</w:t>
      </w:r>
    </w:p>
    <w:p w14:paraId="67FD8B7A"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sigmoid</w:t>
      </w:r>
    </w:p>
    <w:p w14:paraId="04DCA536"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公式：</w:t>
      </w:r>
    </w:p>
    <w:p w14:paraId="1FBAAC96" w14:textId="77777777" w:rsidR="00E32EF6" w:rsidRPr="00E32EF6" w:rsidRDefault="00E32EF6" w:rsidP="00E32EF6">
      <w:pPr>
        <w:widowControl/>
        <w:spacing w:beforeAutospacing="1" w:afterAutospacing="1"/>
        <w:jc w:val="left"/>
        <w:rPr>
          <w:rFonts w:ascii="宋体" w:eastAsia="宋体" w:hAnsi="宋体" w:cs="宋体"/>
          <w:kern w:val="0"/>
          <w:sz w:val="24"/>
          <w:szCs w:val="24"/>
        </w:rPr>
      </w:pPr>
      <w:r w:rsidRPr="00E32EF6">
        <w:rPr>
          <w:rFonts w:ascii="宋体" w:eastAsia="宋体" w:hAnsi="宋体" w:cs="宋体"/>
          <w:kern w:val="0"/>
          <w:sz w:val="24"/>
          <w:szCs w:val="24"/>
        </w:rPr>
        <w:t>1 / ( 1 + e^-x )</w:t>
      </w:r>
      <w:r w:rsidRPr="00E32EF6">
        <w:rPr>
          <w:rFonts w:ascii="宋体" w:eastAsia="宋体" w:hAnsi="宋体" w:cs="宋体"/>
          <w:kern w:val="0"/>
          <w:sz w:val="24"/>
          <w:szCs w:val="24"/>
        </w:rPr>
        <w:br/>
        <w:t>注：该公式可以将值控制在0~1之间，适合概率之类的问题，但因为当x特别大时，导数几乎为0，容易发生梯度弥散（梯度长时间得不到更新，损失值不下降）之类的问题</w:t>
      </w:r>
    </w:p>
    <w:p w14:paraId="577BB129"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函数式API：</w:t>
      </w:r>
      <w:proofErr w:type="spellStart"/>
      <w:r w:rsidRPr="00E32EF6">
        <w:rPr>
          <w:rFonts w:ascii="宋体" w:eastAsia="宋体" w:hAnsi="宋体" w:cs="宋体"/>
          <w:kern w:val="0"/>
          <w:sz w:val="24"/>
          <w:szCs w:val="24"/>
        </w:rPr>
        <w:t>torch.nn.functional.sigmoid</w:t>
      </w:r>
      <w:proofErr w:type="spellEnd"/>
      <w:r w:rsidRPr="00E32EF6">
        <w:rPr>
          <w:rFonts w:ascii="宋体" w:eastAsia="宋体" w:hAnsi="宋体" w:cs="宋体"/>
          <w:kern w:val="0"/>
          <w:sz w:val="24"/>
          <w:szCs w:val="24"/>
        </w:rPr>
        <w:t>，类API：</w:t>
      </w:r>
      <w:proofErr w:type="spellStart"/>
      <w:r w:rsidRPr="00E32EF6">
        <w:rPr>
          <w:rFonts w:ascii="宋体" w:eastAsia="宋体" w:hAnsi="宋体" w:cs="宋体"/>
          <w:kern w:val="0"/>
          <w:sz w:val="24"/>
          <w:szCs w:val="24"/>
        </w:rPr>
        <w:t>torch.nn.Sigmoid</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自带：</w:t>
      </w:r>
      <w:proofErr w:type="spellStart"/>
      <w:r w:rsidRPr="00E32EF6">
        <w:rPr>
          <w:rFonts w:ascii="宋体" w:eastAsia="宋体" w:hAnsi="宋体" w:cs="宋体"/>
          <w:kern w:val="0"/>
          <w:sz w:val="24"/>
          <w:szCs w:val="24"/>
        </w:rPr>
        <w:t>torch.sigmoid</w:t>
      </w:r>
      <w:proofErr w:type="spellEnd"/>
      <w:r w:rsidRPr="00E32EF6">
        <w:rPr>
          <w:rFonts w:ascii="宋体" w:eastAsia="宋体" w:hAnsi="宋体" w:cs="宋体"/>
          <w:kern w:val="0"/>
          <w:sz w:val="24"/>
          <w:szCs w:val="24"/>
        </w:rPr>
        <w:t>，举例：</w:t>
      </w:r>
    </w:p>
    <w:p w14:paraId="3F48545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a = </w:t>
      </w:r>
      <w:proofErr w:type="spellStart"/>
      <w:proofErr w:type="gramStart"/>
      <w:r w:rsidRPr="00E32EF6">
        <w:rPr>
          <w:rFonts w:ascii="宋体" w:eastAsia="宋体" w:hAnsi="宋体" w:cs="宋体"/>
          <w:kern w:val="0"/>
          <w:sz w:val="24"/>
          <w:szCs w:val="24"/>
        </w:rPr>
        <w:t>torch.linspace</w:t>
      </w:r>
      <w:proofErr w:type="spellEnd"/>
      <w:proofErr w:type="gramEnd"/>
      <w:r w:rsidRPr="00E32EF6">
        <w:rPr>
          <w:rFonts w:ascii="宋体" w:eastAsia="宋体" w:hAnsi="宋体" w:cs="宋体"/>
          <w:kern w:val="0"/>
          <w:sz w:val="24"/>
          <w:szCs w:val="24"/>
        </w:rPr>
        <w:t>(-100, 100, 10)</w:t>
      </w:r>
    </w:p>
    <w:p w14:paraId="54D8CE1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a</w:t>
      </w:r>
    </w:p>
    <w:p w14:paraId="1C6760E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[-100.0000,  -77.7778,  -55.5556,  -33.3333,  -11.1111,   11.1111,</w:t>
      </w:r>
    </w:p>
    <w:p w14:paraId="44FD9D9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33.3333,   55.5555,   77.7778</w:t>
      </w:r>
      <w:proofErr w:type="gramStart"/>
      <w:r w:rsidRPr="00E32EF6">
        <w:rPr>
          <w:rFonts w:ascii="宋体" w:eastAsia="宋体" w:hAnsi="宋体" w:cs="宋体"/>
          <w:kern w:val="0"/>
          <w:sz w:val="24"/>
          <w:szCs w:val="24"/>
        </w:rPr>
        <w:t>,  100.0000</w:t>
      </w:r>
      <w:proofErr w:type="gramEnd"/>
      <w:r w:rsidRPr="00E32EF6">
        <w:rPr>
          <w:rFonts w:ascii="宋体" w:eastAsia="宋体" w:hAnsi="宋体" w:cs="宋体"/>
          <w:kern w:val="0"/>
          <w:sz w:val="24"/>
          <w:szCs w:val="24"/>
        </w:rPr>
        <w:t>])</w:t>
      </w:r>
    </w:p>
    <w:p w14:paraId="5093869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torch.sigmoid</w:t>
      </w:r>
      <w:proofErr w:type="spellEnd"/>
      <w:proofErr w:type="gramEnd"/>
      <w:r w:rsidRPr="00E32EF6">
        <w:rPr>
          <w:rFonts w:ascii="宋体" w:eastAsia="宋体" w:hAnsi="宋体" w:cs="宋体"/>
          <w:kern w:val="0"/>
          <w:sz w:val="24"/>
          <w:szCs w:val="24"/>
        </w:rPr>
        <w:t>(a)</w:t>
      </w:r>
    </w:p>
    <w:p w14:paraId="46A0304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[0.0000e+00, 1.6655e-34, 7.4564e-25, 3.3382e-15, 1.4945e-05, 9.9999e-01,</w:t>
      </w:r>
    </w:p>
    <w:p w14:paraId="0A697F5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        1.0000e+00, 1.0000e+00, 1.0000e+00, 1.0000e+00])</w:t>
      </w:r>
    </w:p>
    <w:p w14:paraId="0C4815F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w:t>
      </w:r>
      <w:proofErr w:type="gramStart"/>
      <w:r w:rsidRPr="00E32EF6">
        <w:rPr>
          <w:rFonts w:ascii="宋体" w:eastAsia="宋体" w:hAnsi="宋体" w:cs="宋体"/>
          <w:kern w:val="0"/>
          <w:sz w:val="24"/>
          <w:szCs w:val="24"/>
        </w:rPr>
        <w:t>看到值</w:t>
      </w:r>
      <w:proofErr w:type="gramEnd"/>
      <w:r w:rsidRPr="00E32EF6">
        <w:rPr>
          <w:rFonts w:ascii="宋体" w:eastAsia="宋体" w:hAnsi="宋体" w:cs="宋体"/>
          <w:kern w:val="0"/>
          <w:sz w:val="24"/>
          <w:szCs w:val="24"/>
        </w:rPr>
        <w:t>都被映射在0~1之间</w:t>
      </w:r>
    </w:p>
    <w:p w14:paraId="44804069"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tanh</w:t>
      </w:r>
    </w:p>
    <w:p w14:paraId="0733CA26"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公式：</w:t>
      </w:r>
    </w:p>
    <w:p w14:paraId="68DECAA6" w14:textId="77777777" w:rsidR="00E32EF6" w:rsidRPr="00E32EF6" w:rsidRDefault="00E32EF6" w:rsidP="00E32EF6">
      <w:pPr>
        <w:widowControl/>
        <w:spacing w:beforeAutospacing="1" w:afterAutospacing="1"/>
        <w:jc w:val="left"/>
        <w:rPr>
          <w:rFonts w:ascii="宋体" w:eastAsia="宋体" w:hAnsi="宋体" w:cs="宋体"/>
          <w:kern w:val="0"/>
          <w:sz w:val="24"/>
          <w:szCs w:val="24"/>
        </w:rPr>
      </w:pPr>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e^x</w:t>
      </w:r>
      <w:proofErr w:type="spellEnd"/>
      <w:r w:rsidRPr="00E32EF6">
        <w:rPr>
          <w:rFonts w:ascii="宋体" w:eastAsia="宋体" w:hAnsi="宋体" w:cs="宋体"/>
          <w:kern w:val="0"/>
          <w:sz w:val="24"/>
          <w:szCs w:val="24"/>
        </w:rPr>
        <w:t xml:space="preserve"> - e^-x) / (</w:t>
      </w:r>
      <w:proofErr w:type="spellStart"/>
      <w:r w:rsidRPr="00E32EF6">
        <w:rPr>
          <w:rFonts w:ascii="宋体" w:eastAsia="宋体" w:hAnsi="宋体" w:cs="宋体"/>
          <w:kern w:val="0"/>
          <w:sz w:val="24"/>
          <w:szCs w:val="24"/>
        </w:rPr>
        <w:t>e^x</w:t>
      </w:r>
      <w:proofErr w:type="spellEnd"/>
      <w:r w:rsidRPr="00E32EF6">
        <w:rPr>
          <w:rFonts w:ascii="宋体" w:eastAsia="宋体" w:hAnsi="宋体" w:cs="宋体"/>
          <w:kern w:val="0"/>
          <w:sz w:val="24"/>
          <w:szCs w:val="24"/>
        </w:rPr>
        <w:t xml:space="preserve"> + e^-x)</w:t>
      </w:r>
      <w:r w:rsidRPr="00E32EF6">
        <w:rPr>
          <w:rFonts w:ascii="宋体" w:eastAsia="宋体" w:hAnsi="宋体" w:cs="宋体"/>
          <w:kern w:val="0"/>
          <w:sz w:val="24"/>
          <w:szCs w:val="24"/>
        </w:rPr>
        <w:br/>
        <w:t>注：该公式可以将值控制在-1~1之间</w:t>
      </w:r>
    </w:p>
    <w:p w14:paraId="46114102"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函数式API：</w:t>
      </w:r>
      <w:proofErr w:type="spellStart"/>
      <w:r w:rsidRPr="00E32EF6">
        <w:rPr>
          <w:rFonts w:ascii="宋体" w:eastAsia="宋体" w:hAnsi="宋体" w:cs="宋体"/>
          <w:kern w:val="0"/>
          <w:sz w:val="24"/>
          <w:szCs w:val="24"/>
        </w:rPr>
        <w:t>torch.nn.functional.tanh</w:t>
      </w:r>
      <w:proofErr w:type="spellEnd"/>
      <w:r w:rsidRPr="00E32EF6">
        <w:rPr>
          <w:rFonts w:ascii="宋体" w:eastAsia="宋体" w:hAnsi="宋体" w:cs="宋体"/>
          <w:kern w:val="0"/>
          <w:sz w:val="24"/>
          <w:szCs w:val="24"/>
        </w:rPr>
        <w:t>，类API：</w:t>
      </w:r>
      <w:proofErr w:type="spellStart"/>
      <w:r w:rsidRPr="00E32EF6">
        <w:rPr>
          <w:rFonts w:ascii="宋体" w:eastAsia="宋体" w:hAnsi="宋体" w:cs="宋体"/>
          <w:kern w:val="0"/>
          <w:sz w:val="24"/>
          <w:szCs w:val="24"/>
        </w:rPr>
        <w:t>torch.nn.Tanh</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自带：</w:t>
      </w:r>
      <w:proofErr w:type="spellStart"/>
      <w:proofErr w:type="gramStart"/>
      <w:r w:rsidRPr="00E32EF6">
        <w:rPr>
          <w:rFonts w:ascii="宋体" w:eastAsia="宋体" w:hAnsi="宋体" w:cs="宋体"/>
          <w:kern w:val="0"/>
          <w:sz w:val="24"/>
          <w:szCs w:val="24"/>
        </w:rPr>
        <w:t>torch.tanh</w:t>
      </w:r>
      <w:proofErr w:type="spellEnd"/>
      <w:proofErr w:type="gramEnd"/>
    </w:p>
    <w:p w14:paraId="1EF7C97D"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r w:rsidRPr="00E32EF6">
        <w:rPr>
          <w:rFonts w:ascii="宋体" w:eastAsia="宋体" w:hAnsi="宋体" w:cs="宋体"/>
          <w:b/>
          <w:bCs/>
          <w:kern w:val="0"/>
          <w:sz w:val="15"/>
          <w:szCs w:val="15"/>
        </w:rPr>
        <w:t>relu</w:t>
      </w:r>
      <w:proofErr w:type="spellEnd"/>
    </w:p>
    <w:p w14:paraId="22F97922"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公式：</w:t>
      </w:r>
    </w:p>
    <w:p w14:paraId="57A8D415" w14:textId="77777777" w:rsidR="00E32EF6" w:rsidRPr="00E32EF6" w:rsidRDefault="00E32EF6" w:rsidP="00E32EF6">
      <w:pPr>
        <w:widowControl/>
        <w:spacing w:beforeAutospacing="1" w:afterAutospacing="1"/>
        <w:jc w:val="left"/>
        <w:rPr>
          <w:rFonts w:ascii="宋体" w:eastAsia="宋体" w:hAnsi="宋体" w:cs="宋体"/>
          <w:kern w:val="0"/>
          <w:sz w:val="24"/>
          <w:szCs w:val="24"/>
        </w:rPr>
      </w:pPr>
      <w:r w:rsidRPr="00E32EF6">
        <w:rPr>
          <w:rFonts w:ascii="宋体" w:eastAsia="宋体" w:hAnsi="宋体" w:cs="宋体"/>
          <w:kern w:val="0"/>
          <w:sz w:val="24"/>
          <w:szCs w:val="24"/>
        </w:rPr>
        <w:t>0, x &lt;= 0</w:t>
      </w:r>
      <w:r w:rsidRPr="00E32EF6">
        <w:rPr>
          <w:rFonts w:ascii="宋体" w:eastAsia="宋体" w:hAnsi="宋体" w:cs="宋体"/>
          <w:kern w:val="0"/>
          <w:sz w:val="24"/>
          <w:szCs w:val="24"/>
        </w:rPr>
        <w:br/>
        <w:t>x, x &gt; 0</w:t>
      </w:r>
      <w:r w:rsidRPr="00E32EF6">
        <w:rPr>
          <w:rFonts w:ascii="宋体" w:eastAsia="宋体" w:hAnsi="宋体" w:cs="宋体"/>
          <w:kern w:val="0"/>
          <w:sz w:val="24"/>
          <w:szCs w:val="24"/>
        </w:rPr>
        <w:br/>
        <w:t>注：该公式可以将值控制在0~+∞之间</w:t>
      </w:r>
    </w:p>
    <w:p w14:paraId="02DD1574"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函数式API：</w:t>
      </w:r>
      <w:proofErr w:type="spellStart"/>
      <w:r w:rsidRPr="00E32EF6">
        <w:rPr>
          <w:rFonts w:ascii="宋体" w:eastAsia="宋体" w:hAnsi="宋体" w:cs="宋体"/>
          <w:kern w:val="0"/>
          <w:sz w:val="24"/>
          <w:szCs w:val="24"/>
        </w:rPr>
        <w:t>torch.nn.functional.relu</w:t>
      </w:r>
      <w:proofErr w:type="spellEnd"/>
      <w:r w:rsidRPr="00E32EF6">
        <w:rPr>
          <w:rFonts w:ascii="宋体" w:eastAsia="宋体" w:hAnsi="宋体" w:cs="宋体"/>
          <w:kern w:val="0"/>
          <w:sz w:val="24"/>
          <w:szCs w:val="24"/>
        </w:rPr>
        <w:t>，类API：</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nn.ReLU</w:t>
      </w:r>
      <w:proofErr w:type="spellEnd"/>
      <w:proofErr w:type="gramEnd"/>
    </w:p>
    <w:p w14:paraId="768CC539"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r w:rsidRPr="00E32EF6">
        <w:rPr>
          <w:rFonts w:ascii="宋体" w:eastAsia="宋体" w:hAnsi="宋体" w:cs="宋体"/>
          <w:b/>
          <w:bCs/>
          <w:kern w:val="0"/>
          <w:sz w:val="15"/>
          <w:szCs w:val="15"/>
        </w:rPr>
        <w:t>leakyrelu</w:t>
      </w:r>
      <w:proofErr w:type="spellEnd"/>
    </w:p>
    <w:p w14:paraId="117723DB"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公式：</w:t>
      </w:r>
    </w:p>
    <w:p w14:paraId="22A7549D" w14:textId="77777777" w:rsidR="00E32EF6" w:rsidRPr="00E32EF6" w:rsidRDefault="00E32EF6" w:rsidP="00E32EF6">
      <w:pPr>
        <w:widowControl/>
        <w:spacing w:beforeAutospacing="1" w:afterAutospacing="1"/>
        <w:jc w:val="left"/>
        <w:rPr>
          <w:rFonts w:ascii="宋体" w:eastAsia="宋体" w:hAnsi="宋体" w:cs="宋体"/>
          <w:kern w:val="0"/>
          <w:sz w:val="24"/>
          <w:szCs w:val="24"/>
        </w:rPr>
      </w:pPr>
      <w:r w:rsidRPr="00E32EF6">
        <w:rPr>
          <w:rFonts w:ascii="宋体" w:eastAsia="宋体" w:hAnsi="宋体" w:cs="宋体"/>
          <w:kern w:val="0"/>
          <w:sz w:val="24"/>
          <w:szCs w:val="24"/>
        </w:rPr>
        <w:t>ax, x &lt;= 0</w:t>
      </w:r>
      <w:r w:rsidRPr="00E32EF6">
        <w:rPr>
          <w:rFonts w:ascii="宋体" w:eastAsia="宋体" w:hAnsi="宋体" w:cs="宋体"/>
          <w:kern w:val="0"/>
          <w:sz w:val="24"/>
          <w:szCs w:val="24"/>
        </w:rPr>
        <w:br/>
        <w:t>x, x &gt; 0</w:t>
      </w:r>
      <w:r w:rsidRPr="00E32EF6">
        <w:rPr>
          <w:rFonts w:ascii="宋体" w:eastAsia="宋体" w:hAnsi="宋体" w:cs="宋体"/>
          <w:kern w:val="0"/>
          <w:sz w:val="24"/>
          <w:szCs w:val="24"/>
        </w:rPr>
        <w:br/>
        <w:t>注：a是一个很小的参数值，该公式在</w:t>
      </w:r>
      <w:proofErr w:type="spellStart"/>
      <w:r w:rsidRPr="00E32EF6">
        <w:rPr>
          <w:rFonts w:ascii="宋体" w:eastAsia="宋体" w:hAnsi="宋体" w:cs="宋体"/>
          <w:kern w:val="0"/>
          <w:sz w:val="24"/>
          <w:szCs w:val="24"/>
        </w:rPr>
        <w:t>relu</w:t>
      </w:r>
      <w:proofErr w:type="spellEnd"/>
      <w:r w:rsidRPr="00E32EF6">
        <w:rPr>
          <w:rFonts w:ascii="宋体" w:eastAsia="宋体" w:hAnsi="宋体" w:cs="宋体"/>
          <w:kern w:val="0"/>
          <w:sz w:val="24"/>
          <w:szCs w:val="24"/>
        </w:rPr>
        <w:t>的基础上，使负区间的数不为0，而是保持在一个很小的梯度上</w:t>
      </w:r>
    </w:p>
    <w:p w14:paraId="0865CC87"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函数式API：</w:t>
      </w:r>
      <w:proofErr w:type="spellStart"/>
      <w:r w:rsidRPr="00E32EF6">
        <w:rPr>
          <w:rFonts w:ascii="宋体" w:eastAsia="宋体" w:hAnsi="宋体" w:cs="宋体"/>
          <w:kern w:val="0"/>
          <w:sz w:val="24"/>
          <w:szCs w:val="24"/>
        </w:rPr>
        <w:t>torch.nn.functional.leaky_relu</w:t>
      </w:r>
      <w:proofErr w:type="spellEnd"/>
      <w:r w:rsidRPr="00E32EF6">
        <w:rPr>
          <w:rFonts w:ascii="宋体" w:eastAsia="宋体" w:hAnsi="宋体" w:cs="宋体"/>
          <w:kern w:val="0"/>
          <w:sz w:val="24"/>
          <w:szCs w:val="24"/>
        </w:rPr>
        <w:t>，类API：</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nn.LeakyReLU</w:t>
      </w:r>
      <w:proofErr w:type="spellEnd"/>
      <w:proofErr w:type="gramEnd"/>
    </w:p>
    <w:p w14:paraId="44640114"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proofErr w:type="spellStart"/>
      <w:r w:rsidRPr="00E32EF6">
        <w:rPr>
          <w:rFonts w:ascii="宋体" w:eastAsia="宋体" w:hAnsi="宋体" w:cs="宋体"/>
          <w:b/>
          <w:bCs/>
          <w:kern w:val="0"/>
          <w:sz w:val="15"/>
          <w:szCs w:val="15"/>
        </w:rPr>
        <w:t>softmax</w:t>
      </w:r>
      <w:proofErr w:type="spellEnd"/>
    </w:p>
    <w:p w14:paraId="4B8A3248"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公式：</w:t>
      </w:r>
    </w:p>
    <w:p w14:paraId="0FB7E214" w14:textId="77777777" w:rsidR="00E32EF6" w:rsidRPr="00E32EF6" w:rsidRDefault="00E32EF6" w:rsidP="00E32EF6">
      <w:pPr>
        <w:widowControl/>
        <w:spacing w:beforeAutospacing="1" w:afterAutospacing="1"/>
        <w:jc w:val="left"/>
        <w:rPr>
          <w:rFonts w:ascii="宋体" w:eastAsia="宋体" w:hAnsi="宋体" w:cs="宋体"/>
          <w:kern w:val="0"/>
          <w:sz w:val="24"/>
          <w:szCs w:val="24"/>
        </w:rPr>
      </w:pPr>
      <w:proofErr w:type="spellStart"/>
      <w:r w:rsidRPr="00E32EF6">
        <w:rPr>
          <w:rFonts w:ascii="宋体" w:eastAsia="宋体" w:hAnsi="宋体" w:cs="宋体"/>
          <w:kern w:val="0"/>
          <w:sz w:val="24"/>
          <w:szCs w:val="24"/>
        </w:rPr>
        <w:lastRenderedPageBreak/>
        <w:t>e^xi</w:t>
      </w:r>
      <w:proofErr w:type="spell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Σe^xi</w:t>
      </w:r>
      <w:proofErr w:type="spellEnd"/>
      <w:r w:rsidRPr="00E32EF6">
        <w:rPr>
          <w:rFonts w:ascii="宋体" w:eastAsia="宋体" w:hAnsi="宋体" w:cs="宋体"/>
          <w:kern w:val="0"/>
          <w:sz w:val="24"/>
          <w:szCs w:val="24"/>
        </w:rPr>
        <w:br/>
        <w:t>注：该公式可以将值控制在0~1之间，并且所有的值总和为1，适合分类之类的问题，并且可以发现通过e阶函数，其还会把大的值（特征）放大，小的缩小</w:t>
      </w:r>
    </w:p>
    <w:p w14:paraId="1C68DEA7"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函数式API：</w:t>
      </w:r>
      <w:proofErr w:type="spellStart"/>
      <w:r w:rsidRPr="00E32EF6">
        <w:rPr>
          <w:rFonts w:ascii="宋体" w:eastAsia="宋体" w:hAnsi="宋体" w:cs="宋体"/>
          <w:kern w:val="0"/>
          <w:sz w:val="24"/>
          <w:szCs w:val="24"/>
        </w:rPr>
        <w:t>torch.nn.functional.softmax</w:t>
      </w:r>
      <w:proofErr w:type="spellEnd"/>
      <w:r w:rsidRPr="00E32EF6">
        <w:rPr>
          <w:rFonts w:ascii="宋体" w:eastAsia="宋体" w:hAnsi="宋体" w:cs="宋体"/>
          <w:kern w:val="0"/>
          <w:sz w:val="24"/>
          <w:szCs w:val="24"/>
        </w:rPr>
        <w:t>，类API：</w:t>
      </w:r>
      <w:proofErr w:type="spellStart"/>
      <w:r w:rsidRPr="00E32EF6">
        <w:rPr>
          <w:rFonts w:ascii="宋体" w:eastAsia="宋体" w:hAnsi="宋体" w:cs="宋体"/>
          <w:kern w:val="0"/>
          <w:sz w:val="24"/>
          <w:szCs w:val="24"/>
        </w:rPr>
        <w:t>torch.nn.Softmax</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自带：</w:t>
      </w:r>
      <w:proofErr w:type="spellStart"/>
      <w:proofErr w:type="gramStart"/>
      <w:r w:rsidRPr="00E32EF6">
        <w:rPr>
          <w:rFonts w:ascii="宋体" w:eastAsia="宋体" w:hAnsi="宋体" w:cs="宋体"/>
          <w:kern w:val="0"/>
          <w:sz w:val="24"/>
          <w:szCs w:val="24"/>
        </w:rPr>
        <w:t>torch.softmax</w:t>
      </w:r>
      <w:proofErr w:type="spellEnd"/>
      <w:proofErr w:type="gramEnd"/>
    </w:p>
    <w:p w14:paraId="7E3267C8" w14:textId="77777777" w:rsidR="00E32EF6" w:rsidRPr="00E32EF6" w:rsidRDefault="00E32EF6" w:rsidP="00E32EF6">
      <w:pPr>
        <w:widowControl/>
        <w:spacing w:before="100" w:beforeAutospacing="1" w:after="100" w:afterAutospacing="1"/>
        <w:jc w:val="left"/>
        <w:outlineLvl w:val="2"/>
        <w:rPr>
          <w:rFonts w:ascii="宋体" w:eastAsia="宋体" w:hAnsi="宋体" w:cs="宋体"/>
          <w:b/>
          <w:bCs/>
          <w:kern w:val="0"/>
          <w:sz w:val="27"/>
          <w:szCs w:val="27"/>
        </w:rPr>
      </w:pPr>
      <w:r w:rsidRPr="00E32EF6">
        <w:rPr>
          <w:rFonts w:ascii="宋体" w:eastAsia="宋体" w:hAnsi="宋体" w:cs="宋体"/>
          <w:b/>
          <w:bCs/>
          <w:kern w:val="0"/>
          <w:sz w:val="27"/>
          <w:szCs w:val="27"/>
        </w:rPr>
        <w:t>损失函数</w:t>
      </w:r>
    </w:p>
    <w:p w14:paraId="6EC46FEB"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均方差</w:t>
      </w:r>
    </w:p>
    <w:p w14:paraId="01068BC7"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就是计算的y与实际y之差的平方取平均值，函数式API：</w:t>
      </w:r>
      <w:proofErr w:type="spellStart"/>
      <w:r w:rsidRPr="00E32EF6">
        <w:rPr>
          <w:rFonts w:ascii="宋体" w:eastAsia="宋体" w:hAnsi="宋体" w:cs="宋体"/>
          <w:kern w:val="0"/>
          <w:sz w:val="24"/>
          <w:szCs w:val="24"/>
        </w:rPr>
        <w:t>torch.nn.functional.mse_loss</w:t>
      </w:r>
      <w:proofErr w:type="spellEnd"/>
      <w:r w:rsidRPr="00E32EF6">
        <w:rPr>
          <w:rFonts w:ascii="宋体" w:eastAsia="宋体" w:hAnsi="宋体" w:cs="宋体"/>
          <w:kern w:val="0"/>
          <w:sz w:val="24"/>
          <w:szCs w:val="24"/>
        </w:rPr>
        <w:t>，类API：</w:t>
      </w:r>
      <w:proofErr w:type="spellStart"/>
      <w:r w:rsidRPr="00E32EF6">
        <w:rPr>
          <w:rFonts w:ascii="宋体" w:eastAsia="宋体" w:hAnsi="宋体" w:cs="宋体"/>
          <w:kern w:val="0"/>
          <w:sz w:val="24"/>
          <w:szCs w:val="24"/>
        </w:rPr>
        <w:t>torch.nn.MSELoss</w:t>
      </w:r>
      <w:proofErr w:type="spellEnd"/>
      <w:r w:rsidRPr="00E32EF6">
        <w:rPr>
          <w:rFonts w:ascii="宋体" w:eastAsia="宋体" w:hAnsi="宋体" w:cs="宋体"/>
          <w:kern w:val="0"/>
          <w:sz w:val="24"/>
          <w:szCs w:val="24"/>
        </w:rPr>
        <w:t>，第一个参数是y，第二个参数是y对应的公式，举例：</w:t>
      </w:r>
    </w:p>
    <w:p w14:paraId="732CF91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w:t>
      </w:r>
    </w:p>
    <w:p w14:paraId="1F5C5F6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(2.)</w:t>
      </w:r>
    </w:p>
    <w:p w14:paraId="35C5412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b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(0.)</w:t>
      </w:r>
    </w:p>
    <w:p w14:paraId="6B6107E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y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w:t>
      </w:r>
    </w:p>
    <w:p w14:paraId="0478EC2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mse</w:t>
      </w:r>
      <w:proofErr w:type="spell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torch.nn.functional.mse_</w:t>
      </w:r>
      <w:proofErr w:type="gramStart"/>
      <w:r w:rsidRPr="00E32EF6">
        <w:rPr>
          <w:rFonts w:ascii="宋体" w:eastAsia="宋体" w:hAnsi="宋体" w:cs="宋体"/>
          <w:kern w:val="0"/>
          <w:sz w:val="24"/>
          <w:szCs w:val="24"/>
        </w:rPr>
        <w:t>loss</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y, w*</w:t>
      </w:r>
      <w:proofErr w:type="spellStart"/>
      <w:r w:rsidRPr="00E32EF6">
        <w:rPr>
          <w:rFonts w:ascii="宋体" w:eastAsia="宋体" w:hAnsi="宋体" w:cs="宋体"/>
          <w:kern w:val="0"/>
          <w:sz w:val="24"/>
          <w:szCs w:val="24"/>
        </w:rPr>
        <w:t>x+b</w:t>
      </w:r>
      <w:proofErr w:type="spellEnd"/>
      <w:r w:rsidRPr="00E32EF6">
        <w:rPr>
          <w:rFonts w:ascii="宋体" w:eastAsia="宋体" w:hAnsi="宋体" w:cs="宋体"/>
          <w:kern w:val="0"/>
          <w:sz w:val="24"/>
          <w:szCs w:val="24"/>
        </w:rPr>
        <w:t>)</w:t>
      </w:r>
    </w:p>
    <w:p w14:paraId="2E07854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计算y=</w:t>
      </w:r>
      <w:proofErr w:type="spellStart"/>
      <w:r w:rsidRPr="00E32EF6">
        <w:rPr>
          <w:rFonts w:ascii="宋体" w:eastAsia="宋体" w:hAnsi="宋体" w:cs="宋体"/>
          <w:kern w:val="0"/>
          <w:sz w:val="24"/>
          <w:szCs w:val="24"/>
        </w:rPr>
        <w:t>wx+b</w:t>
      </w:r>
      <w:proofErr w:type="spellEnd"/>
      <w:r w:rsidRPr="00E32EF6">
        <w:rPr>
          <w:rFonts w:ascii="宋体" w:eastAsia="宋体" w:hAnsi="宋体" w:cs="宋体"/>
          <w:kern w:val="0"/>
          <w:sz w:val="24"/>
          <w:szCs w:val="24"/>
        </w:rPr>
        <w:t>在点(1, 1)时的均方差：(1 - (2*1+0</w:t>
      </w:r>
      <w:proofErr w:type="gramStart"/>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2 = 1</w:t>
      </w:r>
    </w:p>
    <w:p w14:paraId="7190E61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mse</w:t>
      </w:r>
      <w:proofErr w:type="spellEnd"/>
    </w:p>
    <w:p w14:paraId="5ED7A60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w:t>
      </w:r>
    </w:p>
    <w:p w14:paraId="1209DBED"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交叉</w:t>
      </w:r>
      <w:proofErr w:type="gramStart"/>
      <w:r w:rsidRPr="00E32EF6">
        <w:rPr>
          <w:rFonts w:ascii="宋体" w:eastAsia="宋体" w:hAnsi="宋体" w:cs="宋体"/>
          <w:b/>
          <w:bCs/>
          <w:kern w:val="0"/>
          <w:sz w:val="15"/>
          <w:szCs w:val="15"/>
        </w:rPr>
        <w:t>熵</w:t>
      </w:r>
      <w:proofErr w:type="gramEnd"/>
    </w:p>
    <w:p w14:paraId="1F46C41A"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通过含有的信息量大小来进行判断，一般用于分类，函数式API：</w:t>
      </w:r>
      <w:proofErr w:type="spellStart"/>
      <w:r w:rsidRPr="00E32EF6">
        <w:rPr>
          <w:rFonts w:ascii="宋体" w:eastAsia="宋体" w:hAnsi="宋体" w:cs="宋体"/>
          <w:kern w:val="0"/>
          <w:sz w:val="24"/>
          <w:szCs w:val="24"/>
        </w:rPr>
        <w:t>torch.nn.functional.cross_entropy</w:t>
      </w:r>
      <w:proofErr w:type="spellEnd"/>
      <w:r w:rsidRPr="00E32EF6">
        <w:rPr>
          <w:rFonts w:ascii="宋体" w:eastAsia="宋体" w:hAnsi="宋体" w:cs="宋体"/>
          <w:kern w:val="0"/>
          <w:sz w:val="24"/>
          <w:szCs w:val="24"/>
        </w:rPr>
        <w:t>，类API：</w:t>
      </w:r>
      <w:proofErr w:type="spellStart"/>
      <w:r w:rsidRPr="00E32EF6">
        <w:rPr>
          <w:rFonts w:ascii="宋体" w:eastAsia="宋体" w:hAnsi="宋体" w:cs="宋体"/>
          <w:kern w:val="0"/>
          <w:sz w:val="24"/>
          <w:szCs w:val="24"/>
        </w:rPr>
        <w:t>torch.nn.CrossEntropyLoss</w:t>
      </w:r>
      <w:proofErr w:type="spellEnd"/>
      <w:r w:rsidRPr="00E32EF6">
        <w:rPr>
          <w:rFonts w:ascii="宋体" w:eastAsia="宋体" w:hAnsi="宋体" w:cs="宋体"/>
          <w:kern w:val="0"/>
          <w:sz w:val="24"/>
          <w:szCs w:val="24"/>
        </w:rPr>
        <w:t>，要注意的是目标y的格式要求为Long类型，值为每个one-hot数据对应的argmax处，举例：</w:t>
      </w:r>
    </w:p>
    <w:p w14:paraId="78DDEB5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output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(5,10)</w:t>
      </w:r>
    </w:p>
    <w:p w14:paraId="749A56E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输出结果，假设5条数据，每条数据有10个特征</w:t>
      </w:r>
    </w:p>
    <w:p w14:paraId="60049DC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target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([0, 2, 9, 9, 2]).long()</w:t>
      </w:r>
    </w:p>
    <w:p w14:paraId="2C25CE9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目标y，数据必须为long型，值分别为每条数据的特征，比如第一个0代表第一条数据的第一个特征</w:t>
      </w:r>
    </w:p>
    <w:p w14:paraId="4173FF0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output.shape</w:t>
      </w:r>
      <w:proofErr w:type="spellEnd"/>
      <w:proofErr w:type="gramEnd"/>
    </w:p>
    <w:p w14:paraId="1A0C816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t>torch.Size</w:t>
      </w:r>
      <w:proofErr w:type="spellEnd"/>
      <w:proofErr w:type="gramEnd"/>
      <w:r w:rsidRPr="00E32EF6">
        <w:rPr>
          <w:rFonts w:ascii="宋体" w:eastAsia="宋体" w:hAnsi="宋体" w:cs="宋体"/>
          <w:kern w:val="0"/>
          <w:sz w:val="24"/>
          <w:szCs w:val="24"/>
        </w:rPr>
        <w:t>([5, 10])</w:t>
      </w:r>
    </w:p>
    <w:p w14:paraId="6CCCDA3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target.shape</w:t>
      </w:r>
      <w:proofErr w:type="spellEnd"/>
      <w:proofErr w:type="gramEnd"/>
    </w:p>
    <w:p w14:paraId="09DBE6E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32EF6">
        <w:rPr>
          <w:rFonts w:ascii="宋体" w:eastAsia="宋体" w:hAnsi="宋体" w:cs="宋体"/>
          <w:kern w:val="0"/>
          <w:sz w:val="24"/>
          <w:szCs w:val="24"/>
        </w:rPr>
        <w:lastRenderedPageBreak/>
        <w:t>torch.Size</w:t>
      </w:r>
      <w:proofErr w:type="spellEnd"/>
      <w:proofErr w:type="gramEnd"/>
      <w:r w:rsidRPr="00E32EF6">
        <w:rPr>
          <w:rFonts w:ascii="宋体" w:eastAsia="宋体" w:hAnsi="宋体" w:cs="宋体"/>
          <w:kern w:val="0"/>
          <w:sz w:val="24"/>
          <w:szCs w:val="24"/>
        </w:rPr>
        <w:t>([5])</w:t>
      </w:r>
    </w:p>
    <w:p w14:paraId="543679B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目标y的要求还要求是1维的</w:t>
      </w:r>
    </w:p>
    <w:p w14:paraId="48E96CF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loss =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nn.CrossEntropyLoss</w:t>
      </w:r>
      <w:proofErr w:type="spellEnd"/>
      <w:proofErr w:type="gramEnd"/>
      <w:r w:rsidRPr="00E32EF6">
        <w:rPr>
          <w:rFonts w:ascii="宋体" w:eastAsia="宋体" w:hAnsi="宋体" w:cs="宋体"/>
          <w:kern w:val="0"/>
          <w:sz w:val="24"/>
          <w:szCs w:val="24"/>
        </w:rPr>
        <w:t>()</w:t>
      </w:r>
    </w:p>
    <w:p w14:paraId="3E059AF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gramStart"/>
      <w:r w:rsidRPr="00E32EF6">
        <w:rPr>
          <w:rFonts w:ascii="宋体" w:eastAsia="宋体" w:hAnsi="宋体" w:cs="宋体"/>
          <w:kern w:val="0"/>
          <w:sz w:val="24"/>
          <w:szCs w:val="24"/>
        </w:rPr>
        <w:t>loss(</w:t>
      </w:r>
      <w:proofErr w:type="gramEnd"/>
      <w:r w:rsidRPr="00E32EF6">
        <w:rPr>
          <w:rFonts w:ascii="宋体" w:eastAsia="宋体" w:hAnsi="宋体" w:cs="宋体"/>
          <w:kern w:val="0"/>
          <w:sz w:val="24"/>
          <w:szCs w:val="24"/>
        </w:rPr>
        <w:t>output, target)</w:t>
      </w:r>
    </w:p>
    <w:p w14:paraId="7815E24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2.2185)</w:t>
      </w:r>
    </w:p>
    <w:p w14:paraId="7A965F48"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b/>
          <w:bCs/>
          <w:kern w:val="0"/>
          <w:sz w:val="24"/>
          <w:szCs w:val="24"/>
        </w:rPr>
        <w:t>注：</w:t>
      </w:r>
      <w:r w:rsidRPr="00E32EF6">
        <w:rPr>
          <w:rFonts w:ascii="宋体" w:eastAsia="宋体" w:hAnsi="宋体" w:cs="宋体"/>
          <w:kern w:val="0"/>
          <w:sz w:val="24"/>
          <w:szCs w:val="24"/>
        </w:rPr>
        <w:br/>
        <w:t>对于分类问题一般会选择最后一层激活函数用</w:t>
      </w:r>
      <w:proofErr w:type="spellStart"/>
      <w:r w:rsidRPr="00E32EF6">
        <w:rPr>
          <w:rFonts w:ascii="宋体" w:eastAsia="宋体" w:hAnsi="宋体" w:cs="宋体"/>
          <w:kern w:val="0"/>
          <w:sz w:val="24"/>
          <w:szCs w:val="24"/>
        </w:rPr>
        <w:t>softmax</w:t>
      </w:r>
      <w:proofErr w:type="spellEnd"/>
      <w:r w:rsidRPr="00E32EF6">
        <w:rPr>
          <w:rFonts w:ascii="宋体" w:eastAsia="宋体" w:hAnsi="宋体" w:cs="宋体"/>
          <w:kern w:val="0"/>
          <w:sz w:val="24"/>
          <w:szCs w:val="24"/>
        </w:rPr>
        <w:t>，并且损失函数使用交叉熵，但是在</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的</w:t>
      </w:r>
      <w:proofErr w:type="gramStart"/>
      <w:r w:rsidRPr="00E32EF6">
        <w:rPr>
          <w:rFonts w:ascii="宋体" w:eastAsia="宋体" w:hAnsi="宋体" w:cs="宋体"/>
          <w:kern w:val="0"/>
          <w:sz w:val="24"/>
          <w:szCs w:val="24"/>
        </w:rPr>
        <w:t>交叉熵中已经</w:t>
      </w:r>
      <w:proofErr w:type="gramEnd"/>
      <w:r w:rsidRPr="00E32EF6">
        <w:rPr>
          <w:rFonts w:ascii="宋体" w:eastAsia="宋体" w:hAnsi="宋体" w:cs="宋体"/>
          <w:kern w:val="0"/>
          <w:sz w:val="24"/>
          <w:szCs w:val="24"/>
        </w:rPr>
        <w:t>内置了</w:t>
      </w:r>
      <w:proofErr w:type="spellStart"/>
      <w:r w:rsidRPr="00E32EF6">
        <w:rPr>
          <w:rFonts w:ascii="宋体" w:eastAsia="宋体" w:hAnsi="宋体" w:cs="宋体"/>
          <w:kern w:val="0"/>
          <w:sz w:val="24"/>
          <w:szCs w:val="24"/>
        </w:rPr>
        <w:t>softmax</w:t>
      </w:r>
      <w:proofErr w:type="spellEnd"/>
      <w:r w:rsidRPr="00E32EF6">
        <w:rPr>
          <w:rFonts w:ascii="宋体" w:eastAsia="宋体" w:hAnsi="宋体" w:cs="宋体"/>
          <w:kern w:val="0"/>
          <w:sz w:val="24"/>
          <w:szCs w:val="24"/>
        </w:rPr>
        <w:t>，所以在使用</w:t>
      </w:r>
      <w:proofErr w:type="gramStart"/>
      <w:r w:rsidRPr="00E32EF6">
        <w:rPr>
          <w:rFonts w:ascii="宋体" w:eastAsia="宋体" w:hAnsi="宋体" w:cs="宋体"/>
          <w:kern w:val="0"/>
          <w:sz w:val="24"/>
          <w:szCs w:val="24"/>
        </w:rPr>
        <w:t>交叉熵时就</w:t>
      </w:r>
      <w:proofErr w:type="gramEnd"/>
      <w:r w:rsidRPr="00E32EF6">
        <w:rPr>
          <w:rFonts w:ascii="宋体" w:eastAsia="宋体" w:hAnsi="宋体" w:cs="宋体"/>
          <w:kern w:val="0"/>
          <w:sz w:val="24"/>
          <w:szCs w:val="24"/>
        </w:rPr>
        <w:t>不需要再自己使用</w:t>
      </w:r>
      <w:proofErr w:type="spellStart"/>
      <w:r w:rsidRPr="00E32EF6">
        <w:rPr>
          <w:rFonts w:ascii="宋体" w:eastAsia="宋体" w:hAnsi="宋体" w:cs="宋体"/>
          <w:kern w:val="0"/>
          <w:sz w:val="24"/>
          <w:szCs w:val="24"/>
        </w:rPr>
        <w:t>softmax</w:t>
      </w:r>
      <w:proofErr w:type="spellEnd"/>
      <w:r w:rsidRPr="00E32EF6">
        <w:rPr>
          <w:rFonts w:ascii="宋体" w:eastAsia="宋体" w:hAnsi="宋体" w:cs="宋体"/>
          <w:kern w:val="0"/>
          <w:sz w:val="24"/>
          <w:szCs w:val="24"/>
        </w:rPr>
        <w:t>了</w:t>
      </w:r>
    </w:p>
    <w:p w14:paraId="75D254D9"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二分类交叉</w:t>
      </w:r>
      <w:proofErr w:type="gramStart"/>
      <w:r w:rsidRPr="00E32EF6">
        <w:rPr>
          <w:rFonts w:ascii="宋体" w:eastAsia="宋体" w:hAnsi="宋体" w:cs="宋体"/>
          <w:b/>
          <w:bCs/>
          <w:kern w:val="0"/>
          <w:sz w:val="15"/>
          <w:szCs w:val="15"/>
        </w:rPr>
        <w:t>熵</w:t>
      </w:r>
      <w:proofErr w:type="gramEnd"/>
    </w:p>
    <w:p w14:paraId="210E073D"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顾名思义，是一种特殊的交叉熵，专门在2分类时使用，比如GAN的</w:t>
      </w:r>
      <w:proofErr w:type="gramStart"/>
      <w:r w:rsidRPr="00E32EF6">
        <w:rPr>
          <w:rFonts w:ascii="宋体" w:eastAsia="宋体" w:hAnsi="宋体" w:cs="宋体"/>
          <w:kern w:val="0"/>
          <w:sz w:val="24"/>
          <w:szCs w:val="24"/>
        </w:rPr>
        <w:t>判别器</w:t>
      </w:r>
      <w:proofErr w:type="gramEnd"/>
      <w:r w:rsidRPr="00E32EF6">
        <w:rPr>
          <w:rFonts w:ascii="宋体" w:eastAsia="宋体" w:hAnsi="宋体" w:cs="宋体"/>
          <w:kern w:val="0"/>
          <w:sz w:val="24"/>
          <w:szCs w:val="24"/>
        </w:rPr>
        <w:t>里，函数式API：</w:t>
      </w:r>
      <w:proofErr w:type="spellStart"/>
      <w:r w:rsidRPr="00E32EF6">
        <w:rPr>
          <w:rFonts w:ascii="宋体" w:eastAsia="宋体" w:hAnsi="宋体" w:cs="宋体"/>
          <w:kern w:val="0"/>
          <w:sz w:val="24"/>
          <w:szCs w:val="24"/>
        </w:rPr>
        <w:t>torch.nn.functional.binary_cross_entropy</w:t>
      </w:r>
      <w:proofErr w:type="spellEnd"/>
      <w:r w:rsidRPr="00E32EF6">
        <w:rPr>
          <w:rFonts w:ascii="宋体" w:eastAsia="宋体" w:hAnsi="宋体" w:cs="宋体"/>
          <w:kern w:val="0"/>
          <w:sz w:val="24"/>
          <w:szCs w:val="24"/>
        </w:rPr>
        <w:t>，类API：</w:t>
      </w:r>
      <w:proofErr w:type="spellStart"/>
      <w:r w:rsidRPr="00E32EF6">
        <w:rPr>
          <w:rFonts w:ascii="宋体" w:eastAsia="宋体" w:hAnsi="宋体" w:cs="宋体"/>
          <w:kern w:val="0"/>
          <w:sz w:val="24"/>
          <w:szCs w:val="24"/>
        </w:rPr>
        <w:t>torch.nn.BCELoss</w:t>
      </w:r>
      <w:proofErr w:type="spellEnd"/>
      <w:r w:rsidRPr="00E32EF6">
        <w:rPr>
          <w:rFonts w:ascii="宋体" w:eastAsia="宋体" w:hAnsi="宋体" w:cs="宋体"/>
          <w:kern w:val="0"/>
          <w:sz w:val="24"/>
          <w:szCs w:val="24"/>
        </w:rPr>
        <w:t>，使用举例：</w:t>
      </w:r>
    </w:p>
    <w:p w14:paraId="3238731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batch_size</w:t>
      </w:r>
      <w:proofErr w:type="spellEnd"/>
      <w:r w:rsidRPr="00E32EF6">
        <w:rPr>
          <w:rFonts w:ascii="宋体" w:eastAsia="宋体" w:hAnsi="宋体" w:cs="宋体"/>
          <w:kern w:val="0"/>
          <w:sz w:val="24"/>
          <w:szCs w:val="24"/>
        </w:rPr>
        <w:t xml:space="preserve"> = 5</w:t>
      </w:r>
    </w:p>
    <w:p w14:paraId="3AA53C7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5条数据</w:t>
      </w:r>
    </w:p>
    <w:p w14:paraId="700C55C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output = </w:t>
      </w:r>
      <w:proofErr w:type="spellStart"/>
      <w:proofErr w:type="gramStart"/>
      <w:r w:rsidRPr="00E32EF6">
        <w:rPr>
          <w:rFonts w:ascii="宋体" w:eastAsia="宋体" w:hAnsi="宋体" w:cs="宋体"/>
          <w:kern w:val="0"/>
          <w:sz w:val="24"/>
          <w:szCs w:val="24"/>
        </w:rPr>
        <w:t>torch.rand</w:t>
      </w:r>
      <w:proofErr w:type="spellEnd"/>
      <w:proofErr w:type="gram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batch_size</w:t>
      </w:r>
      <w:proofErr w:type="spellEnd"/>
      <w:r w:rsidRPr="00E32EF6">
        <w:rPr>
          <w:rFonts w:ascii="宋体" w:eastAsia="宋体" w:hAnsi="宋体" w:cs="宋体"/>
          <w:kern w:val="0"/>
          <w:sz w:val="24"/>
          <w:szCs w:val="24"/>
        </w:rPr>
        <w:t>, 1)</w:t>
      </w:r>
    </w:p>
    <w:p w14:paraId="24446D6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output</w:t>
      </w:r>
    </w:p>
    <w:p w14:paraId="70257FF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每个数据的正确率</w:t>
      </w:r>
    </w:p>
    <w:p w14:paraId="69AA795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[[0.3546],</w:t>
      </w:r>
    </w:p>
    <w:p w14:paraId="4BFD3C4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[0.9064],</w:t>
      </w:r>
    </w:p>
    <w:p w14:paraId="4CFEEC9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[0.0617],</w:t>
      </w:r>
    </w:p>
    <w:p w14:paraId="6AC7A43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[0.2839],</w:t>
      </w:r>
    </w:p>
    <w:p w14:paraId="07F49F4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[0.3106]])</w:t>
      </w:r>
    </w:p>
    <w:p w14:paraId="4E8EA4C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target = </w:t>
      </w:r>
      <w:proofErr w:type="spellStart"/>
      <w:proofErr w:type="gramStart"/>
      <w:r w:rsidRPr="00E32EF6">
        <w:rPr>
          <w:rFonts w:ascii="宋体" w:eastAsia="宋体" w:hAnsi="宋体" w:cs="宋体"/>
          <w:kern w:val="0"/>
          <w:sz w:val="24"/>
          <w:szCs w:val="24"/>
        </w:rPr>
        <w:t>torch.ones</w:t>
      </w:r>
      <w:proofErr w:type="spellEnd"/>
      <w:proofErr w:type="gram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batch_size</w:t>
      </w:r>
      <w:proofErr w:type="spellEnd"/>
      <w:r w:rsidRPr="00E32EF6">
        <w:rPr>
          <w:rFonts w:ascii="宋体" w:eastAsia="宋体" w:hAnsi="宋体" w:cs="宋体"/>
          <w:kern w:val="0"/>
          <w:sz w:val="24"/>
          <w:szCs w:val="24"/>
        </w:rPr>
        <w:t>, 1)</w:t>
      </w:r>
    </w:p>
    <w:p w14:paraId="5154658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target</w:t>
      </w:r>
    </w:p>
    <w:p w14:paraId="2DC7897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正确的概率是1</w:t>
      </w:r>
    </w:p>
    <w:p w14:paraId="5AF2690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w:t>
      </w:r>
    </w:p>
    <w:p w14:paraId="20B3617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w:t>
      </w:r>
    </w:p>
    <w:p w14:paraId="1CAE259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w:t>
      </w:r>
    </w:p>
    <w:p w14:paraId="5FE4B6C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w:t>
      </w:r>
    </w:p>
    <w:p w14:paraId="644578A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[1.]])</w:t>
      </w:r>
    </w:p>
    <w:p w14:paraId="5831FED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loss = </w:t>
      </w:r>
      <w:proofErr w:type="spellStart"/>
      <w:r w:rsidRPr="00E32EF6">
        <w:rPr>
          <w:rFonts w:ascii="宋体" w:eastAsia="宋体" w:hAnsi="宋体" w:cs="宋体"/>
          <w:kern w:val="0"/>
          <w:sz w:val="24"/>
          <w:szCs w:val="24"/>
        </w:rPr>
        <w:t>torch.</w:t>
      </w:r>
      <w:proofErr w:type="gramStart"/>
      <w:r w:rsidRPr="00E32EF6">
        <w:rPr>
          <w:rFonts w:ascii="宋体" w:eastAsia="宋体" w:hAnsi="宋体" w:cs="宋体"/>
          <w:kern w:val="0"/>
          <w:sz w:val="24"/>
          <w:szCs w:val="24"/>
        </w:rPr>
        <w:t>nn.BCELoss</w:t>
      </w:r>
      <w:proofErr w:type="spellEnd"/>
      <w:proofErr w:type="gramEnd"/>
      <w:r w:rsidRPr="00E32EF6">
        <w:rPr>
          <w:rFonts w:ascii="宋体" w:eastAsia="宋体" w:hAnsi="宋体" w:cs="宋体"/>
          <w:kern w:val="0"/>
          <w:sz w:val="24"/>
          <w:szCs w:val="24"/>
        </w:rPr>
        <w:t>()</w:t>
      </w:r>
    </w:p>
    <w:p w14:paraId="1109B6E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&gt;&gt;&gt; </w:t>
      </w:r>
      <w:proofErr w:type="gramStart"/>
      <w:r w:rsidRPr="00E32EF6">
        <w:rPr>
          <w:rFonts w:ascii="宋体" w:eastAsia="宋体" w:hAnsi="宋体" w:cs="宋体"/>
          <w:kern w:val="0"/>
          <w:sz w:val="24"/>
          <w:szCs w:val="24"/>
        </w:rPr>
        <w:t>loss(</w:t>
      </w:r>
      <w:proofErr w:type="gramEnd"/>
      <w:r w:rsidRPr="00E32EF6">
        <w:rPr>
          <w:rFonts w:ascii="宋体" w:eastAsia="宋体" w:hAnsi="宋体" w:cs="宋体"/>
          <w:kern w:val="0"/>
          <w:sz w:val="24"/>
          <w:szCs w:val="24"/>
        </w:rPr>
        <w:t>output, target)</w:t>
      </w:r>
    </w:p>
    <w:p w14:paraId="3CBB668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1.2697)</w:t>
      </w:r>
    </w:p>
    <w:p w14:paraId="7C585CD8"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更多参考</w:t>
      </w:r>
    </w:p>
    <w:p w14:paraId="64EEBF94"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hyperlink r:id="rId63" w:tgtFrame="_blank" w:history="1">
        <w:r w:rsidRPr="00E32EF6">
          <w:rPr>
            <w:rFonts w:ascii="宋体" w:eastAsia="宋体" w:hAnsi="宋体" w:cs="宋体"/>
            <w:color w:val="0000FF"/>
            <w:kern w:val="0"/>
            <w:sz w:val="24"/>
            <w:szCs w:val="24"/>
            <w:u w:val="single"/>
          </w:rPr>
          <w:t>https://blog.csdn.net/shanglianlm/article/details/85019768</w:t>
        </w:r>
      </w:hyperlink>
      <w:r w:rsidRPr="00E32EF6">
        <w:rPr>
          <w:rFonts w:ascii="宋体" w:eastAsia="宋体" w:hAnsi="宋体" w:cs="宋体"/>
          <w:kern w:val="0"/>
          <w:sz w:val="24"/>
          <w:szCs w:val="24"/>
        </w:rPr>
        <w:br/>
      </w:r>
      <w:hyperlink r:id="rId64" w:tgtFrame="_blank" w:history="1">
        <w:r w:rsidRPr="00E32EF6">
          <w:rPr>
            <w:rFonts w:ascii="宋体" w:eastAsia="宋体" w:hAnsi="宋体" w:cs="宋体"/>
            <w:color w:val="0000FF"/>
            <w:kern w:val="0"/>
            <w:sz w:val="24"/>
            <w:szCs w:val="24"/>
            <w:u w:val="single"/>
          </w:rPr>
          <w:t>https://blog.csdn.net/jacke121/article/details/82812218</w:t>
        </w:r>
      </w:hyperlink>
    </w:p>
    <w:p w14:paraId="36388D5F" w14:textId="77777777" w:rsidR="00E32EF6" w:rsidRPr="00E32EF6" w:rsidRDefault="00E32EF6" w:rsidP="00E32EF6">
      <w:pPr>
        <w:widowControl/>
        <w:spacing w:before="100" w:beforeAutospacing="1" w:after="100" w:afterAutospacing="1"/>
        <w:jc w:val="left"/>
        <w:outlineLvl w:val="2"/>
        <w:rPr>
          <w:rFonts w:ascii="宋体" w:eastAsia="宋体" w:hAnsi="宋体" w:cs="宋体"/>
          <w:b/>
          <w:bCs/>
          <w:kern w:val="0"/>
          <w:sz w:val="27"/>
          <w:szCs w:val="27"/>
        </w:rPr>
      </w:pPr>
      <w:r w:rsidRPr="00E32EF6">
        <w:rPr>
          <w:rFonts w:ascii="宋体" w:eastAsia="宋体" w:hAnsi="宋体" w:cs="宋体"/>
          <w:b/>
          <w:bCs/>
          <w:kern w:val="0"/>
          <w:sz w:val="27"/>
          <w:szCs w:val="27"/>
        </w:rPr>
        <w:t>求导机制</w:t>
      </w:r>
    </w:p>
    <w:p w14:paraId="329451F9"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在</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中定义了自动求导的机制，方便了我们在反向传播时更新参数等操作</w:t>
      </w:r>
    </w:p>
    <w:p w14:paraId="7F199CD6" w14:textId="77777777" w:rsidR="00E32EF6" w:rsidRPr="00E32EF6" w:rsidRDefault="00E32EF6" w:rsidP="00E32EF6">
      <w:pPr>
        <w:widowControl/>
        <w:spacing w:before="100" w:beforeAutospacing="1" w:after="100" w:afterAutospacing="1"/>
        <w:jc w:val="left"/>
        <w:outlineLvl w:val="4"/>
        <w:rPr>
          <w:rFonts w:ascii="宋体" w:eastAsia="宋体" w:hAnsi="宋体" w:cs="宋体"/>
          <w:b/>
          <w:bCs/>
          <w:kern w:val="0"/>
          <w:sz w:val="20"/>
          <w:szCs w:val="20"/>
        </w:rPr>
      </w:pPr>
      <w:proofErr w:type="spellStart"/>
      <w:proofErr w:type="gramStart"/>
      <w:r w:rsidRPr="00E32EF6">
        <w:rPr>
          <w:rFonts w:ascii="宋体" w:eastAsia="宋体" w:hAnsi="宋体" w:cs="宋体"/>
          <w:b/>
          <w:bCs/>
          <w:kern w:val="0"/>
          <w:sz w:val="20"/>
          <w:szCs w:val="20"/>
        </w:rPr>
        <w:t>torch.autograd</w:t>
      </w:r>
      <w:proofErr w:type="gramEnd"/>
      <w:r w:rsidRPr="00E32EF6">
        <w:rPr>
          <w:rFonts w:ascii="宋体" w:eastAsia="宋体" w:hAnsi="宋体" w:cs="宋体"/>
          <w:b/>
          <w:bCs/>
          <w:kern w:val="0"/>
          <w:sz w:val="20"/>
          <w:szCs w:val="20"/>
        </w:rPr>
        <w:t>.grad</w:t>
      </w:r>
      <w:proofErr w:type="spellEnd"/>
    </w:p>
    <w:p w14:paraId="14A2C6B7"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定义了自动求导，传入第一个参数是对应的公式，第二个参数是一个列表，里面存放所有要求导的变量，并且在求导前的变量需要通过</w:t>
      </w:r>
      <w:proofErr w:type="spellStart"/>
      <w:r w:rsidRPr="00E32EF6">
        <w:rPr>
          <w:rFonts w:ascii="宋体" w:eastAsia="宋体" w:hAnsi="宋体" w:cs="宋体"/>
          <w:kern w:val="0"/>
          <w:sz w:val="24"/>
          <w:szCs w:val="24"/>
        </w:rPr>
        <w:t>require_grad</w:t>
      </w:r>
      <w:proofErr w:type="spellEnd"/>
      <w:r w:rsidRPr="00E32EF6">
        <w:rPr>
          <w:rFonts w:ascii="宋体" w:eastAsia="宋体" w:hAnsi="宋体" w:cs="宋体"/>
          <w:kern w:val="0"/>
          <w:sz w:val="24"/>
          <w:szCs w:val="24"/>
        </w:rPr>
        <w:t>()方法来声明该公式的某个变量是需要求导的（或者在定义时就设置</w:t>
      </w:r>
      <w:proofErr w:type="spellStart"/>
      <w:r w:rsidRPr="00E32EF6">
        <w:rPr>
          <w:rFonts w:ascii="宋体" w:eastAsia="宋体" w:hAnsi="宋体" w:cs="宋体"/>
          <w:kern w:val="0"/>
          <w:sz w:val="24"/>
          <w:szCs w:val="24"/>
        </w:rPr>
        <w:t>requires_grad</w:t>
      </w:r>
      <w:proofErr w:type="spellEnd"/>
      <w:r w:rsidRPr="00E32EF6">
        <w:rPr>
          <w:rFonts w:ascii="宋体" w:eastAsia="宋体" w:hAnsi="宋体" w:cs="宋体"/>
          <w:kern w:val="0"/>
          <w:sz w:val="24"/>
          <w:szCs w:val="24"/>
        </w:rPr>
        <w:t>参数为True），返回一个元组，里面是对应每个变量的求导信息，举例：</w:t>
      </w:r>
    </w:p>
    <w:p w14:paraId="43AE0F7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w:t>
      </w:r>
    </w:p>
    <w:p w14:paraId="0793BF1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(2.)</w:t>
      </w:r>
    </w:p>
    <w:p w14:paraId="4A16A90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b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(0.)</w:t>
      </w:r>
    </w:p>
    <w:p w14:paraId="62602D7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y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w:t>
      </w:r>
    </w:p>
    <w:p w14:paraId="1EBC1A1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mse</w:t>
      </w:r>
      <w:proofErr w:type="spell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torch.nn.functional.mse_</w:t>
      </w:r>
      <w:proofErr w:type="gramStart"/>
      <w:r w:rsidRPr="00E32EF6">
        <w:rPr>
          <w:rFonts w:ascii="宋体" w:eastAsia="宋体" w:hAnsi="宋体" w:cs="宋体"/>
          <w:kern w:val="0"/>
          <w:sz w:val="24"/>
          <w:szCs w:val="24"/>
        </w:rPr>
        <w:t>loss</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y, w*</w:t>
      </w:r>
      <w:proofErr w:type="spellStart"/>
      <w:r w:rsidRPr="00E32EF6">
        <w:rPr>
          <w:rFonts w:ascii="宋体" w:eastAsia="宋体" w:hAnsi="宋体" w:cs="宋体"/>
          <w:kern w:val="0"/>
          <w:sz w:val="24"/>
          <w:szCs w:val="24"/>
        </w:rPr>
        <w:t>x+b</w:t>
      </w:r>
      <w:proofErr w:type="spellEnd"/>
      <w:r w:rsidRPr="00E32EF6">
        <w:rPr>
          <w:rFonts w:ascii="宋体" w:eastAsia="宋体" w:hAnsi="宋体" w:cs="宋体"/>
          <w:kern w:val="0"/>
          <w:sz w:val="24"/>
          <w:szCs w:val="24"/>
        </w:rPr>
        <w:t>)</w:t>
      </w:r>
    </w:p>
    <w:p w14:paraId="314206F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模拟一个y=</w:t>
      </w:r>
      <w:proofErr w:type="spellStart"/>
      <w:r w:rsidRPr="00E32EF6">
        <w:rPr>
          <w:rFonts w:ascii="宋体" w:eastAsia="宋体" w:hAnsi="宋体" w:cs="宋体"/>
          <w:kern w:val="0"/>
          <w:sz w:val="24"/>
          <w:szCs w:val="24"/>
        </w:rPr>
        <w:t>wx+b</w:t>
      </w:r>
      <w:proofErr w:type="spellEnd"/>
      <w:r w:rsidRPr="00E32EF6">
        <w:rPr>
          <w:rFonts w:ascii="宋体" w:eastAsia="宋体" w:hAnsi="宋体" w:cs="宋体"/>
          <w:kern w:val="0"/>
          <w:sz w:val="24"/>
          <w:szCs w:val="24"/>
        </w:rPr>
        <w:t>的函数</w:t>
      </w:r>
    </w:p>
    <w:p w14:paraId="4D11784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mse</w:t>
      </w:r>
      <w:proofErr w:type="spellEnd"/>
    </w:p>
    <w:p w14:paraId="323F6FF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w:t>
      </w:r>
    </w:p>
    <w:p w14:paraId="46B7377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torch.autograd</w:t>
      </w:r>
      <w:proofErr w:type="gramEnd"/>
      <w:r w:rsidRPr="00E32EF6">
        <w:rPr>
          <w:rFonts w:ascii="宋体" w:eastAsia="宋体" w:hAnsi="宋体" w:cs="宋体"/>
          <w:kern w:val="0"/>
          <w:sz w:val="24"/>
          <w:szCs w:val="24"/>
        </w:rPr>
        <w:t>.grad</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mse</w:t>
      </w:r>
      <w:proofErr w:type="spellEnd"/>
      <w:r w:rsidRPr="00E32EF6">
        <w:rPr>
          <w:rFonts w:ascii="宋体" w:eastAsia="宋体" w:hAnsi="宋体" w:cs="宋体"/>
          <w:kern w:val="0"/>
          <w:sz w:val="24"/>
          <w:szCs w:val="24"/>
        </w:rPr>
        <w:t>, [w])</w:t>
      </w:r>
    </w:p>
    <w:p w14:paraId="7DD796C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此时没有变量声明过是需要求导的</w:t>
      </w:r>
    </w:p>
    <w:p w14:paraId="52C1877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w.requires</w:t>
      </w:r>
      <w:proofErr w:type="gramEnd"/>
      <w:r w:rsidRPr="00E32EF6">
        <w:rPr>
          <w:rFonts w:ascii="宋体" w:eastAsia="宋体" w:hAnsi="宋体" w:cs="宋体"/>
          <w:kern w:val="0"/>
          <w:sz w:val="24"/>
          <w:szCs w:val="24"/>
        </w:rPr>
        <w:t>_grad</w:t>
      </w:r>
      <w:proofErr w:type="spellEnd"/>
      <w:r w:rsidRPr="00E32EF6">
        <w:rPr>
          <w:rFonts w:ascii="宋体" w:eastAsia="宋体" w:hAnsi="宋体" w:cs="宋体"/>
          <w:kern w:val="0"/>
          <w:sz w:val="24"/>
          <w:szCs w:val="24"/>
        </w:rPr>
        <w:t>_()</w:t>
      </w:r>
    </w:p>
    <w:p w14:paraId="6576112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xml:space="preserve">2., </w:t>
      </w:r>
      <w:proofErr w:type="spellStart"/>
      <w:r w:rsidRPr="00E32EF6">
        <w:rPr>
          <w:rFonts w:ascii="宋体" w:eastAsia="宋体" w:hAnsi="宋体" w:cs="宋体"/>
          <w:kern w:val="0"/>
          <w:sz w:val="24"/>
          <w:szCs w:val="24"/>
        </w:rPr>
        <w:t>requires_grad</w:t>
      </w:r>
      <w:proofErr w:type="spellEnd"/>
      <w:r w:rsidRPr="00E32EF6">
        <w:rPr>
          <w:rFonts w:ascii="宋体" w:eastAsia="宋体" w:hAnsi="宋体" w:cs="宋体"/>
          <w:kern w:val="0"/>
          <w:sz w:val="24"/>
          <w:szCs w:val="24"/>
        </w:rPr>
        <w:t>=True)</w:t>
      </w:r>
    </w:p>
    <w:p w14:paraId="7D7DF9B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声明w需要求导，可以看到一开始就定义w = </w:t>
      </w:r>
      <w:proofErr w:type="spellStart"/>
      <w:r w:rsidRPr="00E32EF6">
        <w:rPr>
          <w:rFonts w:ascii="宋体" w:eastAsia="宋体" w:hAnsi="宋体" w:cs="宋体"/>
          <w:kern w:val="0"/>
          <w:sz w:val="24"/>
          <w:szCs w:val="24"/>
        </w:rPr>
        <w:t>torch.tensor</w:t>
      </w:r>
      <w:proofErr w:type="spellEnd"/>
      <w:r w:rsidRPr="00E32EF6">
        <w:rPr>
          <w:rFonts w:ascii="宋体" w:eastAsia="宋体" w:hAnsi="宋体" w:cs="宋体"/>
          <w:kern w:val="0"/>
          <w:sz w:val="24"/>
          <w:szCs w:val="24"/>
        </w:rPr>
        <w:t xml:space="preserve">(2., </w:t>
      </w:r>
      <w:proofErr w:type="spellStart"/>
      <w:r w:rsidRPr="00E32EF6">
        <w:rPr>
          <w:rFonts w:ascii="宋体" w:eastAsia="宋体" w:hAnsi="宋体" w:cs="宋体"/>
          <w:kern w:val="0"/>
          <w:sz w:val="24"/>
          <w:szCs w:val="24"/>
        </w:rPr>
        <w:t>requires_grad</w:t>
      </w:r>
      <w:proofErr w:type="spellEnd"/>
      <w:r w:rsidRPr="00E32EF6">
        <w:rPr>
          <w:rFonts w:ascii="宋体" w:eastAsia="宋体" w:hAnsi="宋体" w:cs="宋体"/>
          <w:kern w:val="0"/>
          <w:sz w:val="24"/>
          <w:szCs w:val="24"/>
        </w:rPr>
        <w:t>=True)效果也是一样的</w:t>
      </w:r>
    </w:p>
    <w:p w14:paraId="64E1997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加下划线代表为in-place类型，直接对w进行修改，也可以替换成：w = </w:t>
      </w:r>
      <w:proofErr w:type="spellStart"/>
      <w:proofErr w:type="gramStart"/>
      <w:r w:rsidRPr="00E32EF6">
        <w:rPr>
          <w:rFonts w:ascii="宋体" w:eastAsia="宋体" w:hAnsi="宋体" w:cs="宋体"/>
          <w:kern w:val="0"/>
          <w:sz w:val="24"/>
          <w:szCs w:val="24"/>
        </w:rPr>
        <w:t>w.requires</w:t>
      </w:r>
      <w:proofErr w:type="gramEnd"/>
      <w:r w:rsidRPr="00E32EF6">
        <w:rPr>
          <w:rFonts w:ascii="宋体" w:eastAsia="宋体" w:hAnsi="宋体" w:cs="宋体"/>
          <w:kern w:val="0"/>
          <w:sz w:val="24"/>
          <w:szCs w:val="24"/>
        </w:rPr>
        <w:t>_grad</w:t>
      </w:r>
      <w:proofErr w:type="spellEnd"/>
      <w:r w:rsidRPr="00E32EF6">
        <w:rPr>
          <w:rFonts w:ascii="宋体" w:eastAsia="宋体" w:hAnsi="宋体" w:cs="宋体"/>
          <w:kern w:val="0"/>
          <w:sz w:val="24"/>
          <w:szCs w:val="24"/>
        </w:rPr>
        <w:t>()</w:t>
      </w:r>
    </w:p>
    <w:p w14:paraId="3DC8C4F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torch.autograd</w:t>
      </w:r>
      <w:proofErr w:type="gramEnd"/>
      <w:r w:rsidRPr="00E32EF6">
        <w:rPr>
          <w:rFonts w:ascii="宋体" w:eastAsia="宋体" w:hAnsi="宋体" w:cs="宋体"/>
          <w:kern w:val="0"/>
          <w:sz w:val="24"/>
          <w:szCs w:val="24"/>
        </w:rPr>
        <w:t>.grad</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mse</w:t>
      </w:r>
      <w:proofErr w:type="spellEnd"/>
      <w:r w:rsidRPr="00E32EF6">
        <w:rPr>
          <w:rFonts w:ascii="宋体" w:eastAsia="宋体" w:hAnsi="宋体" w:cs="宋体"/>
          <w:kern w:val="0"/>
          <w:sz w:val="24"/>
          <w:szCs w:val="24"/>
        </w:rPr>
        <w:t>, [w])</w:t>
      </w:r>
    </w:p>
    <w:p w14:paraId="5A3A138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报错，因为</w:t>
      </w:r>
      <w:proofErr w:type="spellStart"/>
      <w:r w:rsidRPr="00E32EF6">
        <w:rPr>
          <w:rFonts w:ascii="宋体" w:eastAsia="宋体" w:hAnsi="宋体" w:cs="宋体"/>
          <w:kern w:val="0"/>
          <w:sz w:val="24"/>
          <w:szCs w:val="24"/>
        </w:rPr>
        <w:t>mse</w:t>
      </w:r>
      <w:proofErr w:type="spellEnd"/>
      <w:r w:rsidRPr="00E32EF6">
        <w:rPr>
          <w:rFonts w:ascii="宋体" w:eastAsia="宋体" w:hAnsi="宋体" w:cs="宋体"/>
          <w:kern w:val="0"/>
          <w:sz w:val="24"/>
          <w:szCs w:val="24"/>
        </w:rPr>
        <w:t>里的w还是之前的w，需要更新一下</w:t>
      </w:r>
      <w:proofErr w:type="spellStart"/>
      <w:r w:rsidRPr="00E32EF6">
        <w:rPr>
          <w:rFonts w:ascii="宋体" w:eastAsia="宋体" w:hAnsi="宋体" w:cs="宋体"/>
          <w:kern w:val="0"/>
          <w:sz w:val="24"/>
          <w:szCs w:val="24"/>
        </w:rPr>
        <w:t>mse</w:t>
      </w:r>
      <w:proofErr w:type="spellEnd"/>
      <w:r w:rsidRPr="00E32EF6">
        <w:rPr>
          <w:rFonts w:ascii="宋体" w:eastAsia="宋体" w:hAnsi="宋体" w:cs="宋体"/>
          <w:kern w:val="0"/>
          <w:sz w:val="24"/>
          <w:szCs w:val="24"/>
        </w:rPr>
        <w:t>里的w</w:t>
      </w:r>
    </w:p>
    <w:p w14:paraId="010CC27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&gt;&gt;&gt; </w:t>
      </w:r>
      <w:proofErr w:type="spellStart"/>
      <w:r w:rsidRPr="00E32EF6">
        <w:rPr>
          <w:rFonts w:ascii="宋体" w:eastAsia="宋体" w:hAnsi="宋体" w:cs="宋体"/>
          <w:kern w:val="0"/>
          <w:sz w:val="24"/>
          <w:szCs w:val="24"/>
        </w:rPr>
        <w:t>mse</w:t>
      </w:r>
      <w:proofErr w:type="spell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torch.nn.functional.mse_</w:t>
      </w:r>
      <w:proofErr w:type="gramStart"/>
      <w:r w:rsidRPr="00E32EF6">
        <w:rPr>
          <w:rFonts w:ascii="宋体" w:eastAsia="宋体" w:hAnsi="宋体" w:cs="宋体"/>
          <w:kern w:val="0"/>
          <w:sz w:val="24"/>
          <w:szCs w:val="24"/>
        </w:rPr>
        <w:t>loss</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y, w*</w:t>
      </w:r>
      <w:proofErr w:type="spellStart"/>
      <w:r w:rsidRPr="00E32EF6">
        <w:rPr>
          <w:rFonts w:ascii="宋体" w:eastAsia="宋体" w:hAnsi="宋体" w:cs="宋体"/>
          <w:kern w:val="0"/>
          <w:sz w:val="24"/>
          <w:szCs w:val="24"/>
        </w:rPr>
        <w:t>x+b</w:t>
      </w:r>
      <w:proofErr w:type="spellEnd"/>
      <w:r w:rsidRPr="00E32EF6">
        <w:rPr>
          <w:rFonts w:ascii="宋体" w:eastAsia="宋体" w:hAnsi="宋体" w:cs="宋体"/>
          <w:kern w:val="0"/>
          <w:sz w:val="24"/>
          <w:szCs w:val="24"/>
        </w:rPr>
        <w:t>)</w:t>
      </w:r>
    </w:p>
    <w:p w14:paraId="618C480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更新</w:t>
      </w:r>
      <w:proofErr w:type="spellStart"/>
      <w:r w:rsidRPr="00E32EF6">
        <w:rPr>
          <w:rFonts w:ascii="宋体" w:eastAsia="宋体" w:hAnsi="宋体" w:cs="宋体"/>
          <w:kern w:val="0"/>
          <w:sz w:val="24"/>
          <w:szCs w:val="24"/>
        </w:rPr>
        <w:t>mse</w:t>
      </w:r>
      <w:proofErr w:type="spellEnd"/>
      <w:r w:rsidRPr="00E32EF6">
        <w:rPr>
          <w:rFonts w:ascii="宋体" w:eastAsia="宋体" w:hAnsi="宋体" w:cs="宋体"/>
          <w:kern w:val="0"/>
          <w:sz w:val="24"/>
          <w:szCs w:val="24"/>
        </w:rPr>
        <w:t>里的w为声明了需要求导的w</w:t>
      </w:r>
    </w:p>
    <w:p w14:paraId="5DB54D9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torch.autograd</w:t>
      </w:r>
      <w:proofErr w:type="gramEnd"/>
      <w:r w:rsidRPr="00E32EF6">
        <w:rPr>
          <w:rFonts w:ascii="宋体" w:eastAsia="宋体" w:hAnsi="宋体" w:cs="宋体"/>
          <w:kern w:val="0"/>
          <w:sz w:val="24"/>
          <w:szCs w:val="24"/>
        </w:rPr>
        <w:t>.grad</w:t>
      </w:r>
      <w:proofErr w:type="spell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mse</w:t>
      </w:r>
      <w:proofErr w:type="spellEnd"/>
      <w:r w:rsidRPr="00E32EF6">
        <w:rPr>
          <w:rFonts w:ascii="宋体" w:eastAsia="宋体" w:hAnsi="宋体" w:cs="宋体"/>
          <w:kern w:val="0"/>
          <w:sz w:val="24"/>
          <w:szCs w:val="24"/>
        </w:rPr>
        <w:t>, [w])</w:t>
      </w:r>
    </w:p>
    <w:p w14:paraId="0F6DFBD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w:t>
      </w: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2.),)</w:t>
      </w:r>
    </w:p>
    <w:p w14:paraId="0962144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可以看出</w:t>
      </w:r>
      <w:proofErr w:type="spellStart"/>
      <w:r w:rsidRPr="00E32EF6">
        <w:rPr>
          <w:rFonts w:ascii="宋体" w:eastAsia="宋体" w:hAnsi="宋体" w:cs="宋体"/>
          <w:kern w:val="0"/>
          <w:sz w:val="24"/>
          <w:szCs w:val="24"/>
        </w:rPr>
        <w:t>mse</w:t>
      </w:r>
      <w:proofErr w:type="spellEnd"/>
      <w:r w:rsidRPr="00E32EF6">
        <w:rPr>
          <w:rFonts w:ascii="宋体" w:eastAsia="宋体" w:hAnsi="宋体" w:cs="宋体"/>
          <w:kern w:val="0"/>
          <w:sz w:val="24"/>
          <w:szCs w:val="24"/>
        </w:rPr>
        <w:t>对第一个变量w</w:t>
      </w:r>
      <w:proofErr w:type="gramStart"/>
      <w:r w:rsidRPr="00E32EF6">
        <w:rPr>
          <w:rFonts w:ascii="宋体" w:eastAsia="宋体" w:hAnsi="宋体" w:cs="宋体"/>
          <w:kern w:val="0"/>
          <w:sz w:val="24"/>
          <w:szCs w:val="24"/>
        </w:rPr>
        <w:t>求偏导的</w:t>
      </w:r>
      <w:proofErr w:type="gramEnd"/>
      <w:r w:rsidRPr="00E32EF6">
        <w:rPr>
          <w:rFonts w:ascii="宋体" w:eastAsia="宋体" w:hAnsi="宋体" w:cs="宋体"/>
          <w:kern w:val="0"/>
          <w:sz w:val="24"/>
          <w:szCs w:val="24"/>
        </w:rPr>
        <w:t>结果为2，计算过程：</w:t>
      </w:r>
    </w:p>
    <w:p w14:paraId="12AFFC9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mse</w:t>
      </w:r>
      <w:proofErr w:type="spellEnd"/>
      <w:r w:rsidRPr="00E32EF6">
        <w:rPr>
          <w:rFonts w:ascii="宋体" w:eastAsia="宋体" w:hAnsi="宋体" w:cs="宋体"/>
          <w:kern w:val="0"/>
          <w:sz w:val="24"/>
          <w:szCs w:val="24"/>
        </w:rPr>
        <w:t>为：(y-(</w:t>
      </w:r>
      <w:proofErr w:type="spellStart"/>
      <w:r w:rsidRPr="00E32EF6">
        <w:rPr>
          <w:rFonts w:ascii="宋体" w:eastAsia="宋体" w:hAnsi="宋体" w:cs="宋体"/>
          <w:kern w:val="0"/>
          <w:sz w:val="24"/>
          <w:szCs w:val="24"/>
        </w:rPr>
        <w:t>wx+b</w:t>
      </w:r>
      <w:proofErr w:type="spellEnd"/>
      <w:proofErr w:type="gramStart"/>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2</w:t>
      </w:r>
    </w:p>
    <w:p w14:paraId="047949A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对w</w:t>
      </w:r>
      <w:proofErr w:type="gramStart"/>
      <w:r w:rsidRPr="00E32EF6">
        <w:rPr>
          <w:rFonts w:ascii="宋体" w:eastAsia="宋体" w:hAnsi="宋体" w:cs="宋体"/>
          <w:kern w:val="0"/>
          <w:sz w:val="24"/>
          <w:szCs w:val="24"/>
        </w:rPr>
        <w:t>求偏导为</w:t>
      </w:r>
      <w:proofErr w:type="gramEnd"/>
      <w:r w:rsidRPr="00E32EF6">
        <w:rPr>
          <w:rFonts w:ascii="宋体" w:eastAsia="宋体" w:hAnsi="宋体" w:cs="宋体"/>
          <w:kern w:val="0"/>
          <w:sz w:val="24"/>
          <w:szCs w:val="24"/>
        </w:rPr>
        <w:t>：-2x(y-(</w:t>
      </w:r>
      <w:proofErr w:type="spellStart"/>
      <w:r w:rsidRPr="00E32EF6">
        <w:rPr>
          <w:rFonts w:ascii="宋体" w:eastAsia="宋体" w:hAnsi="宋体" w:cs="宋体"/>
          <w:kern w:val="0"/>
          <w:sz w:val="24"/>
          <w:szCs w:val="24"/>
        </w:rPr>
        <w:t>wx+b</w:t>
      </w:r>
      <w:proofErr w:type="spellEnd"/>
      <w:r w:rsidRPr="00E32EF6">
        <w:rPr>
          <w:rFonts w:ascii="宋体" w:eastAsia="宋体" w:hAnsi="宋体" w:cs="宋体"/>
          <w:kern w:val="0"/>
          <w:sz w:val="24"/>
          <w:szCs w:val="24"/>
        </w:rPr>
        <w:t>))</w:t>
      </w:r>
    </w:p>
    <w:p w14:paraId="3C0B52A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代入数值：-2*1*(1-(2*1+0)) = 2</w:t>
      </w:r>
    </w:p>
    <w:p w14:paraId="196D9E7E" w14:textId="77777777" w:rsidR="00E32EF6" w:rsidRPr="00E32EF6" w:rsidRDefault="00E32EF6" w:rsidP="00E32EF6">
      <w:pPr>
        <w:widowControl/>
        <w:spacing w:before="100" w:beforeAutospacing="1" w:after="100" w:afterAutospacing="1"/>
        <w:jc w:val="left"/>
        <w:outlineLvl w:val="4"/>
        <w:rPr>
          <w:rFonts w:ascii="宋体" w:eastAsia="宋体" w:hAnsi="宋体" w:cs="宋体"/>
          <w:b/>
          <w:bCs/>
          <w:kern w:val="0"/>
          <w:sz w:val="20"/>
          <w:szCs w:val="20"/>
        </w:rPr>
      </w:pPr>
      <w:proofErr w:type="spellStart"/>
      <w:proofErr w:type="gramStart"/>
      <w:r w:rsidRPr="00E32EF6">
        <w:rPr>
          <w:rFonts w:ascii="宋体" w:eastAsia="宋体" w:hAnsi="宋体" w:cs="宋体"/>
          <w:b/>
          <w:bCs/>
          <w:kern w:val="0"/>
          <w:sz w:val="20"/>
          <w:szCs w:val="20"/>
        </w:rPr>
        <w:t>torch.backward</w:t>
      </w:r>
      <w:proofErr w:type="spellEnd"/>
      <w:proofErr w:type="gramEnd"/>
    </w:p>
    <w:p w14:paraId="1D65FD80"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反向传播，也能实现求导，通过设置该tensor允许求导，那么该方法会对计算过程中所有声明了求导信息的变量进行求导，然后在对应的变量上通过grad属性获取求导结果，举例：</w:t>
      </w:r>
    </w:p>
    <w:p w14:paraId="6CBAD40A"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w:t>
      </w:r>
    </w:p>
    <w:p w14:paraId="56657AD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b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(0.)</w:t>
      </w:r>
    </w:p>
    <w:p w14:paraId="0E268A0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 xml:space="preserve">(2., </w:t>
      </w:r>
      <w:proofErr w:type="spellStart"/>
      <w:r w:rsidRPr="00E32EF6">
        <w:rPr>
          <w:rFonts w:ascii="宋体" w:eastAsia="宋体" w:hAnsi="宋体" w:cs="宋体"/>
          <w:kern w:val="0"/>
          <w:sz w:val="24"/>
          <w:szCs w:val="24"/>
        </w:rPr>
        <w:t>requires_grad</w:t>
      </w:r>
      <w:proofErr w:type="spellEnd"/>
      <w:r w:rsidRPr="00E32EF6">
        <w:rPr>
          <w:rFonts w:ascii="宋体" w:eastAsia="宋体" w:hAnsi="宋体" w:cs="宋体"/>
          <w:kern w:val="0"/>
          <w:sz w:val="24"/>
          <w:szCs w:val="24"/>
        </w:rPr>
        <w:t>=True)</w:t>
      </w:r>
    </w:p>
    <w:p w14:paraId="77894AE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y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(1.)</w:t>
      </w:r>
    </w:p>
    <w:p w14:paraId="690AD05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mse</w:t>
      </w:r>
      <w:proofErr w:type="spell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torch.nn.functional.mse_</w:t>
      </w:r>
      <w:proofErr w:type="gramStart"/>
      <w:r w:rsidRPr="00E32EF6">
        <w:rPr>
          <w:rFonts w:ascii="宋体" w:eastAsia="宋体" w:hAnsi="宋体" w:cs="宋体"/>
          <w:kern w:val="0"/>
          <w:sz w:val="24"/>
          <w:szCs w:val="24"/>
        </w:rPr>
        <w:t>loss</w:t>
      </w:r>
      <w:proofErr w:type="spellEnd"/>
      <w:r w:rsidRPr="00E32EF6">
        <w:rPr>
          <w:rFonts w:ascii="宋体" w:eastAsia="宋体" w:hAnsi="宋体" w:cs="宋体"/>
          <w:kern w:val="0"/>
          <w:sz w:val="24"/>
          <w:szCs w:val="24"/>
        </w:rPr>
        <w:t>(</w:t>
      </w:r>
      <w:proofErr w:type="gramEnd"/>
      <w:r w:rsidRPr="00E32EF6">
        <w:rPr>
          <w:rFonts w:ascii="宋体" w:eastAsia="宋体" w:hAnsi="宋体" w:cs="宋体"/>
          <w:kern w:val="0"/>
          <w:sz w:val="24"/>
          <w:szCs w:val="24"/>
        </w:rPr>
        <w:t>y, w*</w:t>
      </w:r>
      <w:proofErr w:type="spellStart"/>
      <w:r w:rsidRPr="00E32EF6">
        <w:rPr>
          <w:rFonts w:ascii="宋体" w:eastAsia="宋体" w:hAnsi="宋体" w:cs="宋体"/>
          <w:kern w:val="0"/>
          <w:sz w:val="24"/>
          <w:szCs w:val="24"/>
        </w:rPr>
        <w:t>x+b</w:t>
      </w:r>
      <w:proofErr w:type="spellEnd"/>
      <w:r w:rsidRPr="00E32EF6">
        <w:rPr>
          <w:rFonts w:ascii="宋体" w:eastAsia="宋体" w:hAnsi="宋体" w:cs="宋体"/>
          <w:kern w:val="0"/>
          <w:sz w:val="24"/>
          <w:szCs w:val="24"/>
        </w:rPr>
        <w:t>)</w:t>
      </w:r>
    </w:p>
    <w:p w14:paraId="5EE7666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mse.backward</w:t>
      </w:r>
      <w:proofErr w:type="spellEnd"/>
      <w:proofErr w:type="gramEnd"/>
      <w:r w:rsidRPr="00E32EF6">
        <w:rPr>
          <w:rFonts w:ascii="宋体" w:eastAsia="宋体" w:hAnsi="宋体" w:cs="宋体"/>
          <w:kern w:val="0"/>
          <w:sz w:val="24"/>
          <w:szCs w:val="24"/>
        </w:rPr>
        <w:t>()</w:t>
      </w:r>
    </w:p>
    <w:p w14:paraId="6E50849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对</w:t>
      </w:r>
      <w:proofErr w:type="spellStart"/>
      <w:r w:rsidRPr="00E32EF6">
        <w:rPr>
          <w:rFonts w:ascii="宋体" w:eastAsia="宋体" w:hAnsi="宋体" w:cs="宋体"/>
          <w:kern w:val="0"/>
          <w:sz w:val="24"/>
          <w:szCs w:val="24"/>
        </w:rPr>
        <w:t>mse</w:t>
      </w:r>
      <w:proofErr w:type="spellEnd"/>
      <w:r w:rsidRPr="00E32EF6">
        <w:rPr>
          <w:rFonts w:ascii="宋体" w:eastAsia="宋体" w:hAnsi="宋体" w:cs="宋体"/>
          <w:kern w:val="0"/>
          <w:sz w:val="24"/>
          <w:szCs w:val="24"/>
        </w:rPr>
        <w:t>公式里需要求导的变量都进行求导</w:t>
      </w:r>
    </w:p>
    <w:p w14:paraId="21FB626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w.grad</w:t>
      </w:r>
      <w:proofErr w:type="spellEnd"/>
      <w:proofErr w:type="gramEnd"/>
    </w:p>
    <w:p w14:paraId="43FB099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2.)</w:t>
      </w:r>
    </w:p>
    <w:p w14:paraId="10ACEA7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w的求导结果为2</w:t>
      </w:r>
    </w:p>
    <w:p w14:paraId="54AA7DB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x.grad</w:t>
      </w:r>
      <w:proofErr w:type="spellEnd"/>
      <w:proofErr w:type="gramEnd"/>
    </w:p>
    <w:p w14:paraId="2BA5A3B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因为x没有声明需要求导，所以为空</w:t>
      </w:r>
    </w:p>
    <w:p w14:paraId="0C862283"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b/>
          <w:bCs/>
          <w:kern w:val="0"/>
          <w:sz w:val="24"/>
          <w:szCs w:val="24"/>
        </w:rPr>
        <w:t>注：</w:t>
      </w:r>
      <w:r w:rsidRPr="00E32EF6">
        <w:rPr>
          <w:rFonts w:ascii="宋体" w:eastAsia="宋体" w:hAnsi="宋体" w:cs="宋体"/>
          <w:kern w:val="0"/>
          <w:sz w:val="24"/>
          <w:szCs w:val="24"/>
        </w:rPr>
        <w:br/>
        <w:t>在反向传播当中，存在梯度累加问题，即第一次进行反向传播以后的值会进行保留，当第二次再进行反向传播时，则会将梯度和前面的进行累加，导致越来越大，因此在大多情况下，为了避免这种情况，需要我们手动进行梯度清零，举例：</w:t>
      </w:r>
    </w:p>
    <w:p w14:paraId="10E6A13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 xml:space="preserve">(5., </w:t>
      </w:r>
      <w:proofErr w:type="spellStart"/>
      <w:r w:rsidRPr="00E32EF6">
        <w:rPr>
          <w:rFonts w:ascii="宋体" w:eastAsia="宋体" w:hAnsi="宋体" w:cs="宋体"/>
          <w:kern w:val="0"/>
          <w:sz w:val="24"/>
          <w:szCs w:val="24"/>
        </w:rPr>
        <w:t>requires_grad</w:t>
      </w:r>
      <w:proofErr w:type="spellEnd"/>
      <w:r w:rsidRPr="00E32EF6">
        <w:rPr>
          <w:rFonts w:ascii="宋体" w:eastAsia="宋体" w:hAnsi="宋体" w:cs="宋体"/>
          <w:kern w:val="0"/>
          <w:sz w:val="24"/>
          <w:szCs w:val="24"/>
        </w:rPr>
        <w:t>=True)</w:t>
      </w:r>
    </w:p>
    <w:p w14:paraId="7AC328C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y = x + 1</w:t>
      </w:r>
    </w:p>
    <w:p w14:paraId="2C00087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y.backward</w:t>
      </w:r>
      <w:proofErr w:type="spellEnd"/>
      <w:proofErr w:type="gramEnd"/>
      <w:r w:rsidRPr="00E32EF6">
        <w:rPr>
          <w:rFonts w:ascii="宋体" w:eastAsia="宋体" w:hAnsi="宋体" w:cs="宋体"/>
          <w:kern w:val="0"/>
          <w:sz w:val="24"/>
          <w:szCs w:val="24"/>
        </w:rPr>
        <w:t>()</w:t>
      </w:r>
    </w:p>
    <w:p w14:paraId="1850F96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第一次反向传播</w:t>
      </w:r>
    </w:p>
    <w:p w14:paraId="757D6F4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lastRenderedPageBreak/>
        <w:t xml:space="preserve">&gt;&gt;&gt; </w:t>
      </w:r>
      <w:proofErr w:type="spellStart"/>
      <w:proofErr w:type="gramStart"/>
      <w:r w:rsidRPr="00E32EF6">
        <w:rPr>
          <w:rFonts w:ascii="宋体" w:eastAsia="宋体" w:hAnsi="宋体" w:cs="宋体"/>
          <w:kern w:val="0"/>
          <w:sz w:val="24"/>
          <w:szCs w:val="24"/>
        </w:rPr>
        <w:t>x.grad</w:t>
      </w:r>
      <w:proofErr w:type="spellEnd"/>
      <w:proofErr w:type="gramEnd"/>
    </w:p>
    <w:p w14:paraId="68242A0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求导结果（梯度）为1</w:t>
      </w:r>
    </w:p>
    <w:p w14:paraId="4E6E146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w:t>
      </w:r>
    </w:p>
    <w:p w14:paraId="7011B1E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y.backward</w:t>
      </w:r>
      <w:proofErr w:type="spellEnd"/>
      <w:proofErr w:type="gramEnd"/>
      <w:r w:rsidRPr="00E32EF6">
        <w:rPr>
          <w:rFonts w:ascii="宋体" w:eastAsia="宋体" w:hAnsi="宋体" w:cs="宋体"/>
          <w:kern w:val="0"/>
          <w:sz w:val="24"/>
          <w:szCs w:val="24"/>
        </w:rPr>
        <w:t>()</w:t>
      </w:r>
    </w:p>
    <w:p w14:paraId="71E28F6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第二次反向传播，如果报错（比如x的前面乘了一个数值），那么在反向传播里加上参数：</w:t>
      </w:r>
      <w:proofErr w:type="spellStart"/>
      <w:r w:rsidRPr="00E32EF6">
        <w:rPr>
          <w:rFonts w:ascii="宋体" w:eastAsia="宋体" w:hAnsi="宋体" w:cs="宋体"/>
          <w:kern w:val="0"/>
          <w:sz w:val="24"/>
          <w:szCs w:val="24"/>
        </w:rPr>
        <w:t>retain_graph</w:t>
      </w:r>
      <w:proofErr w:type="spellEnd"/>
      <w:r w:rsidRPr="00E32EF6">
        <w:rPr>
          <w:rFonts w:ascii="宋体" w:eastAsia="宋体" w:hAnsi="宋体" w:cs="宋体"/>
          <w:kern w:val="0"/>
          <w:sz w:val="24"/>
          <w:szCs w:val="24"/>
        </w:rPr>
        <w:t>=True，即：</w:t>
      </w:r>
      <w:proofErr w:type="spellStart"/>
      <w:proofErr w:type="gramStart"/>
      <w:r w:rsidRPr="00E32EF6">
        <w:rPr>
          <w:rFonts w:ascii="宋体" w:eastAsia="宋体" w:hAnsi="宋体" w:cs="宋体"/>
          <w:kern w:val="0"/>
          <w:sz w:val="24"/>
          <w:szCs w:val="24"/>
        </w:rPr>
        <w:t>y.backward</w:t>
      </w:r>
      <w:proofErr w:type="spellEnd"/>
      <w:proofErr w:type="gramEnd"/>
      <w:r w:rsidRPr="00E32EF6">
        <w:rPr>
          <w:rFonts w:ascii="宋体" w:eastAsia="宋体" w:hAnsi="宋体" w:cs="宋体"/>
          <w:kern w:val="0"/>
          <w:sz w:val="24"/>
          <w:szCs w:val="24"/>
        </w:rPr>
        <w:t>(</w:t>
      </w:r>
      <w:proofErr w:type="spellStart"/>
      <w:r w:rsidRPr="00E32EF6">
        <w:rPr>
          <w:rFonts w:ascii="宋体" w:eastAsia="宋体" w:hAnsi="宋体" w:cs="宋体"/>
          <w:kern w:val="0"/>
          <w:sz w:val="24"/>
          <w:szCs w:val="24"/>
        </w:rPr>
        <w:t>retain_graph</w:t>
      </w:r>
      <w:proofErr w:type="spellEnd"/>
      <w:r w:rsidRPr="00E32EF6">
        <w:rPr>
          <w:rFonts w:ascii="宋体" w:eastAsia="宋体" w:hAnsi="宋体" w:cs="宋体"/>
          <w:kern w:val="0"/>
          <w:sz w:val="24"/>
          <w:szCs w:val="24"/>
        </w:rPr>
        <w:t>=True)</w:t>
      </w:r>
    </w:p>
    <w:p w14:paraId="1BA4744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x.grad</w:t>
      </w:r>
      <w:proofErr w:type="spellEnd"/>
      <w:proofErr w:type="gramEnd"/>
    </w:p>
    <w:p w14:paraId="0F0EA0F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发现梯度在原来1的基础上又加上了1</w:t>
      </w:r>
    </w:p>
    <w:p w14:paraId="3F42DCC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2.)</w:t>
      </w:r>
    </w:p>
    <w:p w14:paraId="031CBA7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del </w:t>
      </w:r>
      <w:proofErr w:type="spellStart"/>
      <w:proofErr w:type="gramStart"/>
      <w:r w:rsidRPr="00E32EF6">
        <w:rPr>
          <w:rFonts w:ascii="宋体" w:eastAsia="宋体" w:hAnsi="宋体" w:cs="宋体"/>
          <w:kern w:val="0"/>
          <w:sz w:val="24"/>
          <w:szCs w:val="24"/>
        </w:rPr>
        <w:t>x.grad</w:t>
      </w:r>
      <w:proofErr w:type="spellEnd"/>
      <w:proofErr w:type="gramEnd"/>
    </w:p>
    <w:p w14:paraId="0029A6C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梯度清零</w:t>
      </w:r>
    </w:p>
    <w:p w14:paraId="58F08B7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y.backward</w:t>
      </w:r>
      <w:proofErr w:type="spellEnd"/>
      <w:proofErr w:type="gramEnd"/>
      <w:r w:rsidRPr="00E32EF6">
        <w:rPr>
          <w:rFonts w:ascii="宋体" w:eastAsia="宋体" w:hAnsi="宋体" w:cs="宋体"/>
          <w:kern w:val="0"/>
          <w:sz w:val="24"/>
          <w:szCs w:val="24"/>
        </w:rPr>
        <w:t>()</w:t>
      </w:r>
    </w:p>
    <w:p w14:paraId="1F24582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再次反向传播</w:t>
      </w:r>
    </w:p>
    <w:p w14:paraId="5055C12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x.grad</w:t>
      </w:r>
      <w:proofErr w:type="spellEnd"/>
      <w:proofErr w:type="gramEnd"/>
    </w:p>
    <w:p w14:paraId="04DEF25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可以看到又变回1了</w:t>
      </w:r>
    </w:p>
    <w:p w14:paraId="7803EE4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w:t>
      </w:r>
    </w:p>
    <w:p w14:paraId="49D86771"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基于上面的情况，在实际模型训练当中，我们首先会用优化器来进行梯度清零，然后再对loss进行反向传播，最后再用优化器来进行梯度下降，举例：</w:t>
      </w:r>
    </w:p>
    <w:p w14:paraId="0E05317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x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([2.])</w:t>
      </w:r>
    </w:p>
    <w:p w14:paraId="784887A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定义输入</w:t>
      </w:r>
    </w:p>
    <w:p w14:paraId="1188626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y = </w:t>
      </w:r>
      <w:proofErr w:type="spellStart"/>
      <w:proofErr w:type="gramStart"/>
      <w:r w:rsidRPr="00E32EF6">
        <w:rPr>
          <w:rFonts w:ascii="宋体" w:eastAsia="宋体" w:hAnsi="宋体" w:cs="宋体"/>
          <w:kern w:val="0"/>
          <w:sz w:val="24"/>
          <w:szCs w:val="24"/>
        </w:rPr>
        <w:t>torch.tensor</w:t>
      </w:r>
      <w:proofErr w:type="spellEnd"/>
      <w:proofErr w:type="gramEnd"/>
      <w:r w:rsidRPr="00E32EF6">
        <w:rPr>
          <w:rFonts w:ascii="宋体" w:eastAsia="宋体" w:hAnsi="宋体" w:cs="宋体"/>
          <w:kern w:val="0"/>
          <w:sz w:val="24"/>
          <w:szCs w:val="24"/>
        </w:rPr>
        <w:t>([4.])</w:t>
      </w:r>
    </w:p>
    <w:p w14:paraId="383358A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定义输出</w:t>
      </w:r>
    </w:p>
    <w:p w14:paraId="24DC5BE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layer = </w:t>
      </w:r>
      <w:proofErr w:type="spellStart"/>
      <w:proofErr w:type="gramStart"/>
      <w:r w:rsidRPr="00E32EF6">
        <w:rPr>
          <w:rFonts w:ascii="宋体" w:eastAsia="宋体" w:hAnsi="宋体" w:cs="宋体"/>
          <w:kern w:val="0"/>
          <w:sz w:val="24"/>
          <w:szCs w:val="24"/>
        </w:rPr>
        <w:t>nn.Linear</w:t>
      </w:r>
      <w:proofErr w:type="spellEnd"/>
      <w:proofErr w:type="gramEnd"/>
      <w:r w:rsidRPr="00E32EF6">
        <w:rPr>
          <w:rFonts w:ascii="宋体" w:eastAsia="宋体" w:hAnsi="宋体" w:cs="宋体"/>
          <w:kern w:val="0"/>
          <w:sz w:val="24"/>
          <w:szCs w:val="24"/>
        </w:rPr>
        <w:t>(1, 1)</w:t>
      </w:r>
    </w:p>
    <w:p w14:paraId="34BE7BF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定义网络参数</w:t>
      </w:r>
    </w:p>
    <w:p w14:paraId="0AA6A4C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layer.weight</w:t>
      </w:r>
      <w:proofErr w:type="spellEnd"/>
      <w:proofErr w:type="gramEnd"/>
    </w:p>
    <w:p w14:paraId="360C04F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可以看到权重w为0.8162</w:t>
      </w:r>
    </w:p>
    <w:p w14:paraId="0626503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Parameter containing:</w:t>
      </w:r>
    </w:p>
    <w:p w14:paraId="06DF3BF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xml:space="preserve">[[0.8162]], </w:t>
      </w:r>
      <w:proofErr w:type="spellStart"/>
      <w:r w:rsidRPr="00E32EF6">
        <w:rPr>
          <w:rFonts w:ascii="宋体" w:eastAsia="宋体" w:hAnsi="宋体" w:cs="宋体"/>
          <w:kern w:val="0"/>
          <w:sz w:val="24"/>
          <w:szCs w:val="24"/>
        </w:rPr>
        <w:t>requires_grad</w:t>
      </w:r>
      <w:proofErr w:type="spellEnd"/>
      <w:r w:rsidRPr="00E32EF6">
        <w:rPr>
          <w:rFonts w:ascii="宋体" w:eastAsia="宋体" w:hAnsi="宋体" w:cs="宋体"/>
          <w:kern w:val="0"/>
          <w:sz w:val="24"/>
          <w:szCs w:val="24"/>
        </w:rPr>
        <w:t>=True)</w:t>
      </w:r>
    </w:p>
    <w:p w14:paraId="3D0B8C1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layer.bias</w:t>
      </w:r>
      <w:proofErr w:type="spellEnd"/>
      <w:proofErr w:type="gramEnd"/>
    </w:p>
    <w:p w14:paraId="7F09BAF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偏置y为-0.4772</w:t>
      </w:r>
    </w:p>
    <w:p w14:paraId="3355D46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所以可以得出初始化的函数为：f(x) = 0.8162*x - 0.4772</w:t>
      </w:r>
    </w:p>
    <w:p w14:paraId="7EC1F18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Parameter containing:</w:t>
      </w:r>
    </w:p>
    <w:p w14:paraId="715C4CF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lastRenderedPageBreak/>
        <w:t>tensor(</w:t>
      </w:r>
      <w:proofErr w:type="gramEnd"/>
      <w:r w:rsidRPr="00E32EF6">
        <w:rPr>
          <w:rFonts w:ascii="宋体" w:eastAsia="宋体" w:hAnsi="宋体" w:cs="宋体"/>
          <w:kern w:val="0"/>
          <w:sz w:val="24"/>
          <w:szCs w:val="24"/>
        </w:rPr>
        <w:t xml:space="preserve">[-0.4772], </w:t>
      </w:r>
      <w:proofErr w:type="spellStart"/>
      <w:r w:rsidRPr="00E32EF6">
        <w:rPr>
          <w:rFonts w:ascii="宋体" w:eastAsia="宋体" w:hAnsi="宋体" w:cs="宋体"/>
          <w:kern w:val="0"/>
          <w:sz w:val="24"/>
          <w:szCs w:val="24"/>
        </w:rPr>
        <w:t>requires_grad</w:t>
      </w:r>
      <w:proofErr w:type="spellEnd"/>
      <w:r w:rsidRPr="00E32EF6">
        <w:rPr>
          <w:rFonts w:ascii="宋体" w:eastAsia="宋体" w:hAnsi="宋体" w:cs="宋体"/>
          <w:kern w:val="0"/>
          <w:sz w:val="24"/>
          <w:szCs w:val="24"/>
        </w:rPr>
        <w:t>=True)</w:t>
      </w:r>
    </w:p>
    <w:p w14:paraId="7D00A5A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r w:rsidRPr="00E32EF6">
        <w:rPr>
          <w:rFonts w:ascii="宋体" w:eastAsia="宋体" w:hAnsi="宋体" w:cs="宋体"/>
          <w:kern w:val="0"/>
          <w:sz w:val="24"/>
          <w:szCs w:val="24"/>
        </w:rPr>
        <w:t>optim</w:t>
      </w:r>
      <w:proofErr w:type="spellEnd"/>
      <w:r w:rsidRPr="00E32EF6">
        <w:rPr>
          <w:rFonts w:ascii="宋体" w:eastAsia="宋体" w:hAnsi="宋体" w:cs="宋体"/>
          <w:kern w:val="0"/>
          <w:sz w:val="24"/>
          <w:szCs w:val="24"/>
        </w:rPr>
        <w:t xml:space="preserve"> = </w:t>
      </w:r>
      <w:proofErr w:type="spellStart"/>
      <w:r w:rsidRPr="00E32EF6">
        <w:rPr>
          <w:rFonts w:ascii="宋体" w:eastAsia="宋体" w:hAnsi="宋体" w:cs="宋体"/>
          <w:kern w:val="0"/>
          <w:sz w:val="24"/>
          <w:szCs w:val="24"/>
        </w:rPr>
        <w:t>torch.optim.SGD</w:t>
      </w:r>
      <w:proofErr w:type="spellEnd"/>
      <w:r w:rsidRPr="00E32EF6">
        <w:rPr>
          <w:rFonts w:ascii="宋体" w:eastAsia="宋体" w:hAnsi="宋体" w:cs="宋体"/>
          <w:kern w:val="0"/>
          <w:sz w:val="24"/>
          <w:szCs w:val="24"/>
        </w:rPr>
        <w:t>(</w:t>
      </w:r>
      <w:proofErr w:type="spellStart"/>
      <w:proofErr w:type="gramStart"/>
      <w:r w:rsidRPr="00E32EF6">
        <w:rPr>
          <w:rFonts w:ascii="宋体" w:eastAsia="宋体" w:hAnsi="宋体" w:cs="宋体"/>
          <w:kern w:val="0"/>
          <w:sz w:val="24"/>
          <w:szCs w:val="24"/>
        </w:rPr>
        <w:t>layer.parameters</w:t>
      </w:r>
      <w:proofErr w:type="spellEnd"/>
      <w:proofErr w:type="gramEnd"/>
      <w:r w:rsidRPr="00E32EF6">
        <w:rPr>
          <w:rFonts w:ascii="宋体" w:eastAsia="宋体" w:hAnsi="宋体" w:cs="宋体"/>
          <w:kern w:val="0"/>
          <w:sz w:val="24"/>
          <w:szCs w:val="24"/>
        </w:rPr>
        <w:t xml:space="preserve">(), </w:t>
      </w:r>
      <w:proofErr w:type="spellStart"/>
      <w:r w:rsidRPr="00E32EF6">
        <w:rPr>
          <w:rFonts w:ascii="宋体" w:eastAsia="宋体" w:hAnsi="宋体" w:cs="宋体"/>
          <w:kern w:val="0"/>
          <w:sz w:val="24"/>
          <w:szCs w:val="24"/>
        </w:rPr>
        <w:t>lr</w:t>
      </w:r>
      <w:proofErr w:type="spellEnd"/>
      <w:r w:rsidRPr="00E32EF6">
        <w:rPr>
          <w:rFonts w:ascii="宋体" w:eastAsia="宋体" w:hAnsi="宋体" w:cs="宋体"/>
          <w:kern w:val="0"/>
          <w:sz w:val="24"/>
          <w:szCs w:val="24"/>
        </w:rPr>
        <w:t>=0.1)</w:t>
      </w:r>
    </w:p>
    <w:p w14:paraId="1CE09586"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定义随机梯度下降优化器，要更新的是网络层的参数，学习率为0.1</w:t>
      </w:r>
    </w:p>
    <w:p w14:paraId="6ED4E7A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loss = y - layer(x)</w:t>
      </w:r>
    </w:p>
    <w:p w14:paraId="78C7F7C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定义目标函数，经过网络层后的数和y越接近越好</w:t>
      </w:r>
    </w:p>
    <w:p w14:paraId="2A79DF9E"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loss</w:t>
      </w:r>
    </w:p>
    <w:p w14:paraId="2084852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计算后可以看出y和计算的结果相差2.8448</w:t>
      </w:r>
    </w:p>
    <w:p w14:paraId="16F4A0A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xml:space="preserve">[2.8448], </w:t>
      </w:r>
      <w:proofErr w:type="spellStart"/>
      <w:r w:rsidRPr="00E32EF6">
        <w:rPr>
          <w:rFonts w:ascii="宋体" w:eastAsia="宋体" w:hAnsi="宋体" w:cs="宋体"/>
          <w:kern w:val="0"/>
          <w:sz w:val="24"/>
          <w:szCs w:val="24"/>
        </w:rPr>
        <w:t>grad_fn</w:t>
      </w:r>
      <w:proofErr w:type="spellEnd"/>
      <w:r w:rsidRPr="00E32EF6">
        <w:rPr>
          <w:rFonts w:ascii="宋体" w:eastAsia="宋体" w:hAnsi="宋体" w:cs="宋体"/>
          <w:kern w:val="0"/>
          <w:sz w:val="24"/>
          <w:szCs w:val="24"/>
        </w:rPr>
        <w:t>=&lt;SubBackward0&gt;)</w:t>
      </w:r>
    </w:p>
    <w:p w14:paraId="41C2FF34"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loss.backward</w:t>
      </w:r>
      <w:proofErr w:type="spellEnd"/>
      <w:proofErr w:type="gramEnd"/>
      <w:r w:rsidRPr="00E32EF6">
        <w:rPr>
          <w:rFonts w:ascii="宋体" w:eastAsia="宋体" w:hAnsi="宋体" w:cs="宋体"/>
          <w:kern w:val="0"/>
          <w:sz w:val="24"/>
          <w:szCs w:val="24"/>
        </w:rPr>
        <w:t>()</w:t>
      </w:r>
    </w:p>
    <w:p w14:paraId="70C5490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反向传播</w:t>
      </w:r>
    </w:p>
    <w:p w14:paraId="5B8E806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layer.weight</w:t>
      </w:r>
      <w:proofErr w:type="gramEnd"/>
      <w:r w:rsidRPr="00E32EF6">
        <w:rPr>
          <w:rFonts w:ascii="宋体" w:eastAsia="宋体" w:hAnsi="宋体" w:cs="宋体"/>
          <w:kern w:val="0"/>
          <w:sz w:val="24"/>
          <w:szCs w:val="24"/>
        </w:rPr>
        <w:t>.grad</w:t>
      </w:r>
      <w:proofErr w:type="spellEnd"/>
    </w:p>
    <w:p w14:paraId="04E0F5EB"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权重求导梯度为负，说明正向是在下降</w:t>
      </w:r>
    </w:p>
    <w:p w14:paraId="4546ED92"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[[-2.]])</w:t>
      </w:r>
    </w:p>
    <w:p w14:paraId="4D14D28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layer.bias</w:t>
      </w:r>
      <w:proofErr w:type="gramEnd"/>
      <w:r w:rsidRPr="00E32EF6">
        <w:rPr>
          <w:rFonts w:ascii="宋体" w:eastAsia="宋体" w:hAnsi="宋体" w:cs="宋体"/>
          <w:kern w:val="0"/>
          <w:sz w:val="24"/>
          <w:szCs w:val="24"/>
        </w:rPr>
        <w:t>.grad</w:t>
      </w:r>
      <w:proofErr w:type="spellEnd"/>
    </w:p>
    <w:p w14:paraId="32DD72B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偏置同理</w:t>
      </w:r>
    </w:p>
    <w:p w14:paraId="7487938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[-1.])</w:t>
      </w:r>
    </w:p>
    <w:p w14:paraId="10328359"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optim.step</w:t>
      </w:r>
      <w:proofErr w:type="spellEnd"/>
      <w:proofErr w:type="gramEnd"/>
      <w:r w:rsidRPr="00E32EF6">
        <w:rPr>
          <w:rFonts w:ascii="宋体" w:eastAsia="宋体" w:hAnsi="宋体" w:cs="宋体"/>
          <w:kern w:val="0"/>
          <w:sz w:val="24"/>
          <w:szCs w:val="24"/>
        </w:rPr>
        <w:t>()</w:t>
      </w:r>
    </w:p>
    <w:p w14:paraId="7CE5ABE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梯度下降，更新权重和偏置</w:t>
      </w:r>
    </w:p>
    <w:p w14:paraId="120063BC"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layer.weight</w:t>
      </w:r>
      <w:proofErr w:type="spellEnd"/>
      <w:proofErr w:type="gramEnd"/>
    </w:p>
    <w:p w14:paraId="33FEDA5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可以看到权重减了-2*0.1</w:t>
      </w:r>
    </w:p>
    <w:p w14:paraId="530C3565"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Parameter containing:</w:t>
      </w:r>
    </w:p>
    <w:p w14:paraId="16693717"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xml:space="preserve">[[1.0162]], </w:t>
      </w:r>
      <w:proofErr w:type="spellStart"/>
      <w:r w:rsidRPr="00E32EF6">
        <w:rPr>
          <w:rFonts w:ascii="宋体" w:eastAsia="宋体" w:hAnsi="宋体" w:cs="宋体"/>
          <w:kern w:val="0"/>
          <w:sz w:val="24"/>
          <w:szCs w:val="24"/>
        </w:rPr>
        <w:t>requires_grad</w:t>
      </w:r>
      <w:proofErr w:type="spellEnd"/>
      <w:r w:rsidRPr="00E32EF6">
        <w:rPr>
          <w:rFonts w:ascii="宋体" w:eastAsia="宋体" w:hAnsi="宋体" w:cs="宋体"/>
          <w:kern w:val="0"/>
          <w:sz w:val="24"/>
          <w:szCs w:val="24"/>
        </w:rPr>
        <w:t>=True)</w:t>
      </w:r>
    </w:p>
    <w:p w14:paraId="5D732733"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&gt;&gt;&gt; </w:t>
      </w:r>
      <w:proofErr w:type="spellStart"/>
      <w:proofErr w:type="gramStart"/>
      <w:r w:rsidRPr="00E32EF6">
        <w:rPr>
          <w:rFonts w:ascii="宋体" w:eastAsia="宋体" w:hAnsi="宋体" w:cs="宋体"/>
          <w:kern w:val="0"/>
          <w:sz w:val="24"/>
          <w:szCs w:val="24"/>
        </w:rPr>
        <w:t>layer.bias</w:t>
      </w:r>
      <w:proofErr w:type="spellEnd"/>
      <w:proofErr w:type="gramEnd"/>
    </w:p>
    <w:p w14:paraId="25B3B20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偏置减了-1*0.1</w:t>
      </w:r>
    </w:p>
    <w:p w14:paraId="79C2BDD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Parameter containing:</w:t>
      </w:r>
    </w:p>
    <w:p w14:paraId="3EF8E8FF"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xml:space="preserve">[-0.3772], </w:t>
      </w:r>
      <w:proofErr w:type="spellStart"/>
      <w:r w:rsidRPr="00E32EF6">
        <w:rPr>
          <w:rFonts w:ascii="宋体" w:eastAsia="宋体" w:hAnsi="宋体" w:cs="宋体"/>
          <w:kern w:val="0"/>
          <w:sz w:val="24"/>
          <w:szCs w:val="24"/>
        </w:rPr>
        <w:t>requires_grad</w:t>
      </w:r>
      <w:proofErr w:type="spellEnd"/>
      <w:r w:rsidRPr="00E32EF6">
        <w:rPr>
          <w:rFonts w:ascii="宋体" w:eastAsia="宋体" w:hAnsi="宋体" w:cs="宋体"/>
          <w:kern w:val="0"/>
          <w:sz w:val="24"/>
          <w:szCs w:val="24"/>
        </w:rPr>
        <w:t>=True)</w:t>
      </w:r>
    </w:p>
    <w:p w14:paraId="6E0F5208"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loss = y - layer(x)</w:t>
      </w:r>
    </w:p>
    <w:p w14:paraId="5CCADD1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&gt;&gt;&gt; loss</w:t>
      </w:r>
    </w:p>
    <w:p w14:paraId="6D918410"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可以看到loss减小了，所以更新网络层参数后，计算后的值和y更加接近</w:t>
      </w:r>
    </w:p>
    <w:p w14:paraId="0284548D"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32EF6">
        <w:rPr>
          <w:rFonts w:ascii="宋体" w:eastAsia="宋体" w:hAnsi="宋体" w:cs="宋体"/>
          <w:kern w:val="0"/>
          <w:sz w:val="24"/>
          <w:szCs w:val="24"/>
        </w:rPr>
        <w:t>tensor(</w:t>
      </w:r>
      <w:proofErr w:type="gramEnd"/>
      <w:r w:rsidRPr="00E32EF6">
        <w:rPr>
          <w:rFonts w:ascii="宋体" w:eastAsia="宋体" w:hAnsi="宋体" w:cs="宋体"/>
          <w:kern w:val="0"/>
          <w:sz w:val="24"/>
          <w:szCs w:val="24"/>
        </w:rPr>
        <w:t xml:space="preserve">[2.3448], </w:t>
      </w:r>
      <w:proofErr w:type="spellStart"/>
      <w:r w:rsidRPr="00E32EF6">
        <w:rPr>
          <w:rFonts w:ascii="宋体" w:eastAsia="宋体" w:hAnsi="宋体" w:cs="宋体"/>
          <w:kern w:val="0"/>
          <w:sz w:val="24"/>
          <w:szCs w:val="24"/>
        </w:rPr>
        <w:t>grad_fn</w:t>
      </w:r>
      <w:proofErr w:type="spellEnd"/>
      <w:r w:rsidRPr="00E32EF6">
        <w:rPr>
          <w:rFonts w:ascii="宋体" w:eastAsia="宋体" w:hAnsi="宋体" w:cs="宋体"/>
          <w:kern w:val="0"/>
          <w:sz w:val="24"/>
          <w:szCs w:val="24"/>
        </w:rPr>
        <w:t>=&lt;SubBackward0&gt;)</w:t>
      </w:r>
    </w:p>
    <w:p w14:paraId="29AC46B8" w14:textId="77777777" w:rsidR="00E32EF6" w:rsidRPr="00E32EF6" w:rsidRDefault="00E32EF6" w:rsidP="00E32EF6">
      <w:pPr>
        <w:widowControl/>
        <w:spacing w:before="100" w:beforeAutospacing="1" w:after="100" w:afterAutospacing="1"/>
        <w:jc w:val="left"/>
        <w:outlineLvl w:val="2"/>
        <w:rPr>
          <w:rFonts w:ascii="宋体" w:eastAsia="宋体" w:hAnsi="宋体" w:cs="宋体"/>
          <w:b/>
          <w:bCs/>
          <w:kern w:val="0"/>
          <w:sz w:val="27"/>
          <w:szCs w:val="27"/>
        </w:rPr>
      </w:pPr>
      <w:r w:rsidRPr="00E32EF6">
        <w:rPr>
          <w:rFonts w:ascii="宋体" w:eastAsia="宋体" w:hAnsi="宋体" w:cs="宋体"/>
          <w:b/>
          <w:bCs/>
          <w:kern w:val="0"/>
          <w:sz w:val="27"/>
          <w:szCs w:val="27"/>
        </w:rPr>
        <w:t>可视化操作</w:t>
      </w:r>
    </w:p>
    <w:p w14:paraId="5121BBBD" w14:textId="77777777" w:rsidR="00E32EF6" w:rsidRPr="00E32EF6" w:rsidRDefault="00E32EF6" w:rsidP="00E32EF6">
      <w:pPr>
        <w:widowControl/>
        <w:spacing w:before="100" w:beforeAutospacing="1" w:after="100" w:afterAutospacing="1"/>
        <w:jc w:val="left"/>
        <w:outlineLvl w:val="4"/>
        <w:rPr>
          <w:rFonts w:ascii="宋体" w:eastAsia="宋体" w:hAnsi="宋体" w:cs="宋体"/>
          <w:b/>
          <w:bCs/>
          <w:kern w:val="0"/>
          <w:sz w:val="20"/>
          <w:szCs w:val="20"/>
        </w:rPr>
      </w:pPr>
      <w:proofErr w:type="spellStart"/>
      <w:r w:rsidRPr="00E32EF6">
        <w:rPr>
          <w:rFonts w:ascii="宋体" w:eastAsia="宋体" w:hAnsi="宋体" w:cs="宋体"/>
          <w:b/>
          <w:bCs/>
          <w:kern w:val="0"/>
          <w:sz w:val="20"/>
          <w:szCs w:val="20"/>
        </w:rPr>
        <w:lastRenderedPageBreak/>
        <w:t>tensorboardX</w:t>
      </w:r>
      <w:proofErr w:type="spellEnd"/>
    </w:p>
    <w:p w14:paraId="162C29AA"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在TensorFlow里有</w:t>
      </w:r>
      <w:proofErr w:type="spellStart"/>
      <w:r w:rsidRPr="00E32EF6">
        <w:rPr>
          <w:rFonts w:ascii="宋体" w:eastAsia="宋体" w:hAnsi="宋体" w:cs="宋体"/>
          <w:kern w:val="0"/>
          <w:sz w:val="24"/>
          <w:szCs w:val="24"/>
        </w:rPr>
        <w:t>tensorboard</w:t>
      </w:r>
      <w:proofErr w:type="spellEnd"/>
      <w:r w:rsidRPr="00E32EF6">
        <w:rPr>
          <w:rFonts w:ascii="宋体" w:eastAsia="宋体" w:hAnsi="宋体" w:cs="宋体"/>
          <w:kern w:val="0"/>
          <w:sz w:val="24"/>
          <w:szCs w:val="24"/>
        </w:rPr>
        <w:t>可以进行训练过程的可视化，而在</w:t>
      </w: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里也提供了</w:t>
      </w:r>
      <w:proofErr w:type="spellStart"/>
      <w:r w:rsidRPr="00E32EF6">
        <w:rPr>
          <w:rFonts w:ascii="宋体" w:eastAsia="宋体" w:hAnsi="宋体" w:cs="宋体"/>
          <w:kern w:val="0"/>
          <w:sz w:val="24"/>
          <w:szCs w:val="24"/>
        </w:rPr>
        <w:t>tensorboardX</w:t>
      </w:r>
      <w:proofErr w:type="spellEnd"/>
      <w:r w:rsidRPr="00E32EF6">
        <w:rPr>
          <w:rFonts w:ascii="宋体" w:eastAsia="宋体" w:hAnsi="宋体" w:cs="宋体"/>
          <w:kern w:val="0"/>
          <w:sz w:val="24"/>
          <w:szCs w:val="24"/>
        </w:rPr>
        <w:t>几乎和</w:t>
      </w:r>
      <w:proofErr w:type="spellStart"/>
      <w:r w:rsidRPr="00E32EF6">
        <w:rPr>
          <w:rFonts w:ascii="宋体" w:eastAsia="宋体" w:hAnsi="宋体" w:cs="宋体"/>
          <w:kern w:val="0"/>
          <w:sz w:val="24"/>
          <w:szCs w:val="24"/>
        </w:rPr>
        <w:t>tensorboard</w:t>
      </w:r>
      <w:proofErr w:type="spellEnd"/>
      <w:r w:rsidRPr="00E32EF6">
        <w:rPr>
          <w:rFonts w:ascii="宋体" w:eastAsia="宋体" w:hAnsi="宋体" w:cs="宋体"/>
          <w:kern w:val="0"/>
          <w:sz w:val="24"/>
          <w:szCs w:val="24"/>
        </w:rPr>
        <w:t>一样，适合习惯了</w:t>
      </w:r>
      <w:proofErr w:type="spellStart"/>
      <w:r w:rsidRPr="00E32EF6">
        <w:rPr>
          <w:rFonts w:ascii="宋体" w:eastAsia="宋体" w:hAnsi="宋体" w:cs="宋体"/>
          <w:kern w:val="0"/>
          <w:sz w:val="24"/>
          <w:szCs w:val="24"/>
        </w:rPr>
        <w:t>tensorboard</w:t>
      </w:r>
      <w:proofErr w:type="spellEnd"/>
      <w:r w:rsidRPr="00E32EF6">
        <w:rPr>
          <w:rFonts w:ascii="宋体" w:eastAsia="宋体" w:hAnsi="宋体" w:cs="宋体"/>
          <w:kern w:val="0"/>
          <w:sz w:val="24"/>
          <w:szCs w:val="24"/>
        </w:rPr>
        <w:t>的使用者，具体使用可以参考：</w:t>
      </w:r>
      <w:r w:rsidRPr="00E32EF6">
        <w:rPr>
          <w:rFonts w:ascii="宋体" w:eastAsia="宋体" w:hAnsi="宋体" w:cs="宋体"/>
          <w:kern w:val="0"/>
          <w:sz w:val="24"/>
          <w:szCs w:val="24"/>
        </w:rPr>
        <w:br/>
      </w:r>
      <w:hyperlink r:id="rId65" w:tgtFrame="_blank" w:history="1">
        <w:r w:rsidRPr="00E32EF6">
          <w:rPr>
            <w:rFonts w:ascii="宋体" w:eastAsia="宋体" w:hAnsi="宋体" w:cs="宋体"/>
            <w:color w:val="0000FF"/>
            <w:kern w:val="0"/>
            <w:sz w:val="24"/>
            <w:szCs w:val="24"/>
            <w:u w:val="single"/>
          </w:rPr>
          <w:t>https://www.jianshu.com/p/713c1bc4cf8a</w:t>
        </w:r>
      </w:hyperlink>
      <w:r w:rsidRPr="00E32EF6">
        <w:rPr>
          <w:rFonts w:ascii="宋体" w:eastAsia="宋体" w:hAnsi="宋体" w:cs="宋体"/>
          <w:kern w:val="0"/>
          <w:sz w:val="24"/>
          <w:szCs w:val="24"/>
        </w:rPr>
        <w:br/>
      </w:r>
      <w:hyperlink r:id="rId66" w:tgtFrame="_blank" w:history="1">
        <w:r w:rsidRPr="00E32EF6">
          <w:rPr>
            <w:rFonts w:ascii="宋体" w:eastAsia="宋体" w:hAnsi="宋体" w:cs="宋体"/>
            <w:color w:val="0000FF"/>
            <w:kern w:val="0"/>
            <w:sz w:val="24"/>
            <w:szCs w:val="24"/>
            <w:u w:val="single"/>
          </w:rPr>
          <w:t>https://www.jianshu.com/p/46eb3004beca</w:t>
        </w:r>
      </w:hyperlink>
    </w:p>
    <w:p w14:paraId="374716BB" w14:textId="77777777" w:rsidR="00E32EF6" w:rsidRPr="00E32EF6" w:rsidRDefault="00E32EF6" w:rsidP="00E32EF6">
      <w:pPr>
        <w:widowControl/>
        <w:spacing w:before="100" w:beforeAutospacing="1" w:after="100" w:afterAutospacing="1"/>
        <w:jc w:val="left"/>
        <w:outlineLvl w:val="4"/>
        <w:rPr>
          <w:rFonts w:ascii="宋体" w:eastAsia="宋体" w:hAnsi="宋体" w:cs="宋体"/>
          <w:b/>
          <w:bCs/>
          <w:kern w:val="0"/>
          <w:sz w:val="20"/>
          <w:szCs w:val="20"/>
        </w:rPr>
      </w:pPr>
      <w:proofErr w:type="spellStart"/>
      <w:r w:rsidRPr="00E32EF6">
        <w:rPr>
          <w:rFonts w:ascii="宋体" w:eastAsia="宋体" w:hAnsi="宋体" w:cs="宋体"/>
          <w:b/>
          <w:bCs/>
          <w:kern w:val="0"/>
          <w:sz w:val="20"/>
          <w:szCs w:val="20"/>
        </w:rPr>
        <w:t>visdom</w:t>
      </w:r>
      <w:proofErr w:type="spellEnd"/>
    </w:p>
    <w:p w14:paraId="3D3FD1B6"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proofErr w:type="spellStart"/>
      <w:r w:rsidRPr="00E32EF6">
        <w:rPr>
          <w:rFonts w:ascii="宋体" w:eastAsia="宋体" w:hAnsi="宋体" w:cs="宋体"/>
          <w:kern w:val="0"/>
          <w:sz w:val="24"/>
          <w:szCs w:val="24"/>
        </w:rPr>
        <w:t>pytorch</w:t>
      </w:r>
      <w:proofErr w:type="spellEnd"/>
      <w:r w:rsidRPr="00E32EF6">
        <w:rPr>
          <w:rFonts w:ascii="宋体" w:eastAsia="宋体" w:hAnsi="宋体" w:cs="宋体"/>
          <w:kern w:val="0"/>
          <w:sz w:val="24"/>
          <w:szCs w:val="24"/>
        </w:rPr>
        <w:t>提供的另一个可视化，个人更喜欢这种界面样式</w:t>
      </w:r>
      <w:del w:id="1" w:author="Unknown">
        <w:r w:rsidRPr="00E32EF6">
          <w:rPr>
            <w:rFonts w:ascii="宋体" w:eastAsia="宋体" w:hAnsi="宋体" w:cs="宋体"/>
            <w:kern w:val="0"/>
            <w:sz w:val="24"/>
            <w:szCs w:val="24"/>
          </w:rPr>
          <w:delText>（tensorboard的黄色底色看着不太习惯）</w:delText>
        </w:r>
      </w:del>
    </w:p>
    <w:p w14:paraId="545CFB6C"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安装</w:t>
      </w:r>
    </w:p>
    <w:p w14:paraId="0E2642F1" w14:textId="77777777" w:rsidR="00E32EF6" w:rsidRPr="00E32EF6" w:rsidRDefault="00E32EF6" w:rsidP="00E3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32EF6">
        <w:rPr>
          <w:rFonts w:ascii="宋体" w:eastAsia="宋体" w:hAnsi="宋体" w:cs="宋体"/>
          <w:kern w:val="0"/>
          <w:sz w:val="24"/>
          <w:szCs w:val="24"/>
        </w:rPr>
        <w:t xml:space="preserve">pip install </w:t>
      </w:r>
      <w:proofErr w:type="spellStart"/>
      <w:r w:rsidRPr="00E32EF6">
        <w:rPr>
          <w:rFonts w:ascii="宋体" w:eastAsia="宋体" w:hAnsi="宋体" w:cs="宋体"/>
          <w:kern w:val="0"/>
          <w:sz w:val="24"/>
          <w:szCs w:val="24"/>
        </w:rPr>
        <w:t>visdom</w:t>
      </w:r>
      <w:proofErr w:type="spellEnd"/>
    </w:p>
    <w:p w14:paraId="6CE2CFD2" w14:textId="77777777" w:rsidR="00E32EF6" w:rsidRPr="00E32EF6" w:rsidRDefault="00E32EF6" w:rsidP="00E32EF6">
      <w:pPr>
        <w:widowControl/>
        <w:spacing w:before="100" w:beforeAutospacing="1" w:after="100" w:afterAutospacing="1"/>
        <w:jc w:val="left"/>
        <w:outlineLvl w:val="5"/>
        <w:rPr>
          <w:rFonts w:ascii="宋体" w:eastAsia="宋体" w:hAnsi="宋体" w:cs="宋体"/>
          <w:b/>
          <w:bCs/>
          <w:kern w:val="0"/>
          <w:sz w:val="15"/>
          <w:szCs w:val="15"/>
        </w:rPr>
      </w:pPr>
      <w:r w:rsidRPr="00E32EF6">
        <w:rPr>
          <w:rFonts w:ascii="宋体" w:eastAsia="宋体" w:hAnsi="宋体" w:cs="宋体"/>
          <w:b/>
          <w:bCs/>
          <w:kern w:val="0"/>
          <w:sz w:val="15"/>
          <w:szCs w:val="15"/>
        </w:rPr>
        <w:t>使用步骤</w:t>
      </w:r>
    </w:p>
    <w:p w14:paraId="544B94F0" w14:textId="77777777" w:rsidR="00E32EF6" w:rsidRPr="00E32EF6" w:rsidRDefault="00E32EF6" w:rsidP="00E32EF6">
      <w:pPr>
        <w:widowControl/>
        <w:numPr>
          <w:ilvl w:val="0"/>
          <w:numId w:val="19"/>
        </w:numPr>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 xml:space="preserve">通过命令python -m </w:t>
      </w:r>
      <w:proofErr w:type="spellStart"/>
      <w:r w:rsidRPr="00E32EF6">
        <w:rPr>
          <w:rFonts w:ascii="宋体" w:eastAsia="宋体" w:hAnsi="宋体" w:cs="宋体"/>
          <w:kern w:val="0"/>
          <w:sz w:val="24"/>
          <w:szCs w:val="24"/>
        </w:rPr>
        <w:t>visdom.server</w:t>
      </w:r>
      <w:proofErr w:type="spellEnd"/>
      <w:r w:rsidRPr="00E32EF6">
        <w:rPr>
          <w:rFonts w:ascii="宋体" w:eastAsia="宋体" w:hAnsi="宋体" w:cs="宋体"/>
          <w:kern w:val="0"/>
          <w:sz w:val="24"/>
          <w:szCs w:val="24"/>
        </w:rPr>
        <w:t>启动</w:t>
      </w:r>
      <w:proofErr w:type="spellStart"/>
      <w:r w:rsidRPr="00E32EF6">
        <w:rPr>
          <w:rFonts w:ascii="宋体" w:eastAsia="宋体" w:hAnsi="宋体" w:cs="宋体"/>
          <w:kern w:val="0"/>
          <w:sz w:val="24"/>
          <w:szCs w:val="24"/>
        </w:rPr>
        <w:t>visdom</w:t>
      </w:r>
      <w:proofErr w:type="spellEnd"/>
      <w:r w:rsidRPr="00E32EF6">
        <w:rPr>
          <w:rFonts w:ascii="宋体" w:eastAsia="宋体" w:hAnsi="宋体" w:cs="宋体"/>
          <w:kern w:val="0"/>
          <w:sz w:val="24"/>
          <w:szCs w:val="24"/>
        </w:rPr>
        <w:t>服务器进行监听</w:t>
      </w:r>
    </w:p>
    <w:p w14:paraId="729D9985" w14:textId="77777777" w:rsidR="00E32EF6" w:rsidRPr="00E32EF6" w:rsidRDefault="00E32EF6" w:rsidP="00E32EF6">
      <w:pPr>
        <w:widowControl/>
        <w:numPr>
          <w:ilvl w:val="0"/>
          <w:numId w:val="19"/>
        </w:numPr>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 xml:space="preserve">导入可视化类：from </w:t>
      </w:r>
      <w:proofErr w:type="spellStart"/>
      <w:r w:rsidRPr="00E32EF6">
        <w:rPr>
          <w:rFonts w:ascii="宋体" w:eastAsia="宋体" w:hAnsi="宋体" w:cs="宋体"/>
          <w:kern w:val="0"/>
          <w:sz w:val="24"/>
          <w:szCs w:val="24"/>
        </w:rPr>
        <w:t>visdom</w:t>
      </w:r>
      <w:proofErr w:type="spellEnd"/>
      <w:r w:rsidRPr="00E32EF6">
        <w:rPr>
          <w:rFonts w:ascii="宋体" w:eastAsia="宋体" w:hAnsi="宋体" w:cs="宋体"/>
          <w:kern w:val="0"/>
          <w:sz w:val="24"/>
          <w:szCs w:val="24"/>
        </w:rPr>
        <w:t xml:space="preserve"> import </w:t>
      </w:r>
      <w:proofErr w:type="spellStart"/>
      <w:r w:rsidRPr="00E32EF6">
        <w:rPr>
          <w:rFonts w:ascii="宋体" w:eastAsia="宋体" w:hAnsi="宋体" w:cs="宋体"/>
          <w:kern w:val="0"/>
          <w:sz w:val="24"/>
          <w:szCs w:val="24"/>
        </w:rPr>
        <w:t>Visdom</w:t>
      </w:r>
      <w:proofErr w:type="spellEnd"/>
      <w:r w:rsidRPr="00E32EF6">
        <w:rPr>
          <w:rFonts w:ascii="宋体" w:eastAsia="宋体" w:hAnsi="宋体" w:cs="宋体"/>
          <w:kern w:val="0"/>
          <w:sz w:val="24"/>
          <w:szCs w:val="24"/>
        </w:rPr>
        <w:t xml:space="preserve"> </w:t>
      </w:r>
    </w:p>
    <w:p w14:paraId="23177775" w14:textId="77777777" w:rsidR="00E32EF6" w:rsidRPr="00E32EF6" w:rsidRDefault="00E32EF6" w:rsidP="00E32EF6">
      <w:pPr>
        <w:widowControl/>
        <w:numPr>
          <w:ilvl w:val="0"/>
          <w:numId w:val="19"/>
        </w:numPr>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实例化可视化类，并通过line/bar/text等提供的API进行绘图</w:t>
      </w:r>
    </w:p>
    <w:p w14:paraId="564E8BF5"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具体使用可以参考：</w:t>
      </w:r>
      <w:r w:rsidRPr="00E32EF6">
        <w:rPr>
          <w:rFonts w:ascii="宋体" w:eastAsia="宋体" w:hAnsi="宋体" w:cs="宋体"/>
          <w:kern w:val="0"/>
          <w:sz w:val="24"/>
          <w:szCs w:val="24"/>
        </w:rPr>
        <w:br/>
      </w:r>
      <w:hyperlink r:id="rId67" w:tgtFrame="_blank" w:history="1">
        <w:r w:rsidRPr="00E32EF6">
          <w:rPr>
            <w:rFonts w:ascii="宋体" w:eastAsia="宋体" w:hAnsi="宋体" w:cs="宋体"/>
            <w:color w:val="0000FF"/>
            <w:kern w:val="0"/>
            <w:sz w:val="24"/>
            <w:szCs w:val="24"/>
            <w:u w:val="single"/>
          </w:rPr>
          <w:t>https://blog.csdn.net/wen_fei/article/details/82979497</w:t>
        </w:r>
      </w:hyperlink>
      <w:r w:rsidRPr="00E32EF6">
        <w:rPr>
          <w:rFonts w:ascii="宋体" w:eastAsia="宋体" w:hAnsi="宋体" w:cs="宋体"/>
          <w:kern w:val="0"/>
          <w:sz w:val="24"/>
          <w:szCs w:val="24"/>
        </w:rPr>
        <w:br/>
      </w:r>
      <w:hyperlink r:id="rId68" w:tgtFrame="_blank" w:history="1">
        <w:r w:rsidRPr="00E32EF6">
          <w:rPr>
            <w:rFonts w:ascii="宋体" w:eastAsia="宋体" w:hAnsi="宋体" w:cs="宋体"/>
            <w:color w:val="0000FF"/>
            <w:kern w:val="0"/>
            <w:sz w:val="24"/>
            <w:szCs w:val="24"/>
            <w:u w:val="single"/>
          </w:rPr>
          <w:t>https://ptorch.com/news/77.html</w:t>
        </w:r>
      </w:hyperlink>
    </w:p>
    <w:p w14:paraId="1E5C28A6" w14:textId="77777777" w:rsidR="00E32EF6" w:rsidRPr="00E32EF6" w:rsidRDefault="00E32EF6" w:rsidP="00E32EF6">
      <w:pPr>
        <w:widowControl/>
        <w:spacing w:before="100" w:beforeAutospacing="1" w:after="100" w:afterAutospacing="1"/>
        <w:jc w:val="left"/>
        <w:outlineLvl w:val="4"/>
        <w:rPr>
          <w:rFonts w:ascii="宋体" w:eastAsia="宋体" w:hAnsi="宋体" w:cs="宋体"/>
          <w:b/>
          <w:bCs/>
          <w:kern w:val="0"/>
          <w:sz w:val="20"/>
          <w:szCs w:val="20"/>
        </w:rPr>
      </w:pPr>
      <w:proofErr w:type="spellStart"/>
      <w:r w:rsidRPr="00E32EF6">
        <w:rPr>
          <w:rFonts w:ascii="宋体" w:eastAsia="宋体" w:hAnsi="宋体" w:cs="宋体"/>
          <w:b/>
          <w:bCs/>
          <w:kern w:val="0"/>
          <w:sz w:val="20"/>
          <w:szCs w:val="20"/>
        </w:rPr>
        <w:t>torchvision</w:t>
      </w:r>
      <w:proofErr w:type="spellEnd"/>
      <w:r w:rsidRPr="00E32EF6">
        <w:rPr>
          <w:rFonts w:ascii="宋体" w:eastAsia="宋体" w:hAnsi="宋体" w:cs="宋体"/>
          <w:b/>
          <w:bCs/>
          <w:kern w:val="0"/>
          <w:sz w:val="20"/>
          <w:szCs w:val="20"/>
        </w:rPr>
        <w:t>模块</w:t>
      </w:r>
    </w:p>
    <w:p w14:paraId="50901855" w14:textId="77777777" w:rsidR="00E32EF6" w:rsidRPr="00E32EF6" w:rsidRDefault="00E32EF6" w:rsidP="00E32EF6">
      <w:pPr>
        <w:widowControl/>
        <w:spacing w:before="100" w:beforeAutospacing="1" w:after="100" w:afterAutospacing="1"/>
        <w:jc w:val="left"/>
        <w:rPr>
          <w:rFonts w:ascii="宋体" w:eastAsia="宋体" w:hAnsi="宋体" w:cs="宋体"/>
          <w:kern w:val="0"/>
          <w:sz w:val="24"/>
          <w:szCs w:val="24"/>
        </w:rPr>
      </w:pPr>
      <w:r w:rsidRPr="00E32EF6">
        <w:rPr>
          <w:rFonts w:ascii="宋体" w:eastAsia="宋体" w:hAnsi="宋体" w:cs="宋体"/>
          <w:kern w:val="0"/>
          <w:sz w:val="24"/>
          <w:szCs w:val="24"/>
        </w:rPr>
        <w:t>提供了很多计算视觉相关的数据集，以及较流行的模型等，参考：</w:t>
      </w:r>
      <w:hyperlink r:id="rId69" w:tgtFrame="_blank" w:history="1">
        <w:r w:rsidRPr="00E32EF6">
          <w:rPr>
            <w:rFonts w:ascii="宋体" w:eastAsia="宋体" w:hAnsi="宋体" w:cs="宋体"/>
            <w:color w:val="0000FF"/>
            <w:kern w:val="0"/>
            <w:sz w:val="24"/>
            <w:szCs w:val="24"/>
            <w:u w:val="single"/>
          </w:rPr>
          <w:t>https://blog.csdn.net/zhenaoxi1077/article/details/80955607</w:t>
        </w:r>
      </w:hyperlink>
    </w:p>
    <w:p w14:paraId="75DEF6F0" w14:textId="77777777" w:rsidR="00182E2A" w:rsidRPr="00182E2A" w:rsidRDefault="00182E2A" w:rsidP="00182E2A">
      <w:pPr>
        <w:widowControl/>
        <w:shd w:val="clear" w:color="auto" w:fill="FFFFFF"/>
        <w:spacing w:line="360" w:lineRule="atLeast"/>
        <w:jc w:val="center"/>
        <w:outlineLvl w:val="0"/>
        <w:rPr>
          <w:rFonts w:ascii="Verdana" w:eastAsia="宋体" w:hAnsi="Verdana" w:cs="宋体"/>
          <w:b/>
          <w:bCs/>
          <w:color w:val="000000"/>
          <w:kern w:val="36"/>
          <w:sz w:val="29"/>
          <w:szCs w:val="29"/>
        </w:rPr>
      </w:pPr>
      <w:hyperlink r:id="rId70" w:history="1">
        <w:r w:rsidRPr="00182E2A">
          <w:rPr>
            <w:rFonts w:ascii="Verdana" w:eastAsia="宋体" w:hAnsi="Verdana" w:cs="宋体"/>
            <w:b/>
            <w:bCs/>
            <w:color w:val="AA7A53"/>
            <w:kern w:val="36"/>
            <w:sz w:val="29"/>
            <w:szCs w:val="29"/>
            <w:u w:val="single"/>
          </w:rPr>
          <w:t>Pytorch</w:t>
        </w:r>
        <w:r w:rsidRPr="00182E2A">
          <w:rPr>
            <w:rFonts w:ascii="Verdana" w:eastAsia="宋体" w:hAnsi="Verdana" w:cs="宋体"/>
            <w:b/>
            <w:bCs/>
            <w:color w:val="AA7A53"/>
            <w:kern w:val="36"/>
            <w:sz w:val="29"/>
            <w:szCs w:val="29"/>
            <w:u w:val="single"/>
          </w:rPr>
          <w:t>基础的基本概念</w:t>
        </w:r>
      </w:hyperlink>
    </w:p>
    <w:p w14:paraId="7D45ED6A" w14:textId="77777777" w:rsidR="00182E2A" w:rsidRPr="00182E2A" w:rsidRDefault="00182E2A" w:rsidP="00182E2A">
      <w:pPr>
        <w:widowControl/>
        <w:shd w:val="clear" w:color="auto" w:fill="FFFFFF"/>
        <w:spacing w:before="150" w:after="150" w:line="300" w:lineRule="exact"/>
        <w:contextualSpacing/>
        <w:jc w:val="left"/>
        <w:rPr>
          <w:rFonts w:ascii="Verdana" w:eastAsia="宋体" w:hAnsi="Verdana" w:cs="宋体"/>
          <w:color w:val="000000"/>
          <w:kern w:val="0"/>
          <w:sz w:val="20"/>
          <w:szCs w:val="20"/>
        </w:rPr>
      </w:pPr>
      <w:r w:rsidRPr="00182E2A">
        <w:rPr>
          <w:rFonts w:ascii="Verdana" w:eastAsia="宋体" w:hAnsi="Verdana" w:cs="宋体"/>
          <w:color w:val="000000"/>
          <w:kern w:val="0"/>
          <w:sz w:val="20"/>
          <w:szCs w:val="20"/>
        </w:rPr>
        <w:t>1.</w:t>
      </w:r>
      <w:r w:rsidRPr="00182E2A">
        <w:rPr>
          <w:rFonts w:ascii="Verdana" w:eastAsia="宋体" w:hAnsi="Verdana" w:cs="宋体"/>
          <w:color w:val="000000"/>
          <w:kern w:val="0"/>
          <w:sz w:val="20"/>
          <w:szCs w:val="20"/>
        </w:rPr>
        <w:t>什么是</w:t>
      </w:r>
      <w:proofErr w:type="spellStart"/>
      <w:r w:rsidRPr="00182E2A">
        <w:rPr>
          <w:rFonts w:ascii="Verdana" w:eastAsia="宋体" w:hAnsi="Verdana" w:cs="宋体"/>
          <w:color w:val="000000"/>
          <w:kern w:val="0"/>
          <w:sz w:val="20"/>
          <w:szCs w:val="20"/>
        </w:rPr>
        <w:t>Pytorch</w:t>
      </w:r>
      <w:proofErr w:type="spellEnd"/>
      <w:r w:rsidRPr="00182E2A">
        <w:rPr>
          <w:rFonts w:ascii="Verdana" w:eastAsia="宋体" w:hAnsi="Verdana" w:cs="宋体"/>
          <w:color w:val="000000"/>
          <w:kern w:val="0"/>
          <w:sz w:val="20"/>
          <w:szCs w:val="20"/>
        </w:rPr>
        <w:t>，为什么选择</w:t>
      </w:r>
      <w:proofErr w:type="spellStart"/>
      <w:r w:rsidRPr="00182E2A">
        <w:rPr>
          <w:rFonts w:ascii="Verdana" w:eastAsia="宋体" w:hAnsi="Verdana" w:cs="宋体"/>
          <w:color w:val="000000"/>
          <w:kern w:val="0"/>
          <w:sz w:val="20"/>
          <w:szCs w:val="20"/>
        </w:rPr>
        <w:t>Pytroch</w:t>
      </w:r>
      <w:proofErr w:type="spellEnd"/>
      <w:r w:rsidRPr="00182E2A">
        <w:rPr>
          <w:rFonts w:ascii="Verdana" w:eastAsia="宋体" w:hAnsi="Verdana" w:cs="宋体"/>
          <w:color w:val="000000"/>
          <w:kern w:val="0"/>
          <w:sz w:val="20"/>
          <w:szCs w:val="20"/>
        </w:rPr>
        <w:t>？</w:t>
      </w:r>
    </w:p>
    <w:p w14:paraId="7EB1F94F" w14:textId="77777777" w:rsidR="00182E2A" w:rsidRPr="00182E2A" w:rsidRDefault="00182E2A" w:rsidP="00182E2A">
      <w:pPr>
        <w:widowControl/>
        <w:shd w:val="clear" w:color="auto" w:fill="FFFFFF"/>
        <w:spacing w:line="300" w:lineRule="exact"/>
        <w:contextualSpacing/>
        <w:jc w:val="left"/>
        <w:rPr>
          <w:rFonts w:ascii="Verdana" w:eastAsia="宋体" w:hAnsi="Verdana" w:cs="宋体"/>
          <w:color w:val="000000"/>
          <w:kern w:val="0"/>
          <w:sz w:val="20"/>
          <w:szCs w:val="20"/>
        </w:rPr>
      </w:pPr>
      <w:proofErr w:type="spellStart"/>
      <w:r w:rsidRPr="00182E2A">
        <w:rPr>
          <w:rFonts w:ascii="Verdana" w:eastAsia="宋体" w:hAnsi="Verdana" w:cs="宋体"/>
          <w:color w:val="000000"/>
          <w:kern w:val="0"/>
          <w:sz w:val="20"/>
          <w:szCs w:val="20"/>
        </w:rPr>
        <w:t>PyTorch</w:t>
      </w:r>
      <w:proofErr w:type="spellEnd"/>
      <w:r w:rsidRPr="00182E2A">
        <w:rPr>
          <w:rFonts w:ascii="Verdana" w:eastAsia="宋体" w:hAnsi="Verdana" w:cs="宋体"/>
          <w:color w:val="000000"/>
          <w:kern w:val="0"/>
          <w:sz w:val="20"/>
          <w:szCs w:val="20"/>
        </w:rPr>
        <w:t xml:space="preserve"> </w:t>
      </w:r>
      <w:r w:rsidRPr="00182E2A">
        <w:rPr>
          <w:rFonts w:ascii="Verdana" w:eastAsia="宋体" w:hAnsi="Verdana" w:cs="宋体"/>
          <w:color w:val="000000"/>
          <w:kern w:val="0"/>
          <w:sz w:val="20"/>
          <w:szCs w:val="20"/>
        </w:rPr>
        <w:t>是一个基于</w:t>
      </w:r>
      <w:r w:rsidRPr="00182E2A">
        <w:rPr>
          <w:rFonts w:ascii="Verdana" w:eastAsia="宋体" w:hAnsi="Verdana" w:cs="宋体"/>
          <w:color w:val="000000"/>
          <w:kern w:val="0"/>
          <w:sz w:val="20"/>
          <w:szCs w:val="20"/>
        </w:rPr>
        <w:t xml:space="preserve"> Python </w:t>
      </w:r>
      <w:r w:rsidRPr="00182E2A">
        <w:rPr>
          <w:rFonts w:ascii="Verdana" w:eastAsia="宋体" w:hAnsi="Verdana" w:cs="宋体"/>
          <w:color w:val="000000"/>
          <w:kern w:val="0"/>
          <w:sz w:val="20"/>
          <w:szCs w:val="20"/>
        </w:rPr>
        <w:t>的科学计算包，主要定位两类人群：</w:t>
      </w:r>
      <w:r w:rsidRPr="00182E2A">
        <w:rPr>
          <w:rFonts w:ascii="Verdana" w:eastAsia="宋体" w:hAnsi="Verdana" w:cs="宋体"/>
          <w:color w:val="000000"/>
          <w:kern w:val="0"/>
          <w:sz w:val="20"/>
          <w:szCs w:val="20"/>
        </w:rPr>
        <w:br/>
        <w:t xml:space="preserve">NumPy </w:t>
      </w:r>
      <w:r w:rsidRPr="00182E2A">
        <w:rPr>
          <w:rFonts w:ascii="Verdana" w:eastAsia="宋体" w:hAnsi="Verdana" w:cs="宋体"/>
          <w:color w:val="000000"/>
          <w:kern w:val="0"/>
          <w:sz w:val="20"/>
          <w:szCs w:val="20"/>
        </w:rPr>
        <w:t>的替代品，可以利用</w:t>
      </w:r>
      <w:r w:rsidRPr="00182E2A">
        <w:rPr>
          <w:rFonts w:ascii="Verdana" w:eastAsia="宋体" w:hAnsi="Verdana" w:cs="宋体"/>
          <w:color w:val="000000"/>
          <w:kern w:val="0"/>
          <w:sz w:val="20"/>
          <w:szCs w:val="20"/>
        </w:rPr>
        <w:t xml:space="preserve"> GPU </w:t>
      </w:r>
      <w:r w:rsidRPr="00182E2A">
        <w:rPr>
          <w:rFonts w:ascii="Verdana" w:eastAsia="宋体" w:hAnsi="Verdana" w:cs="宋体"/>
          <w:color w:val="000000"/>
          <w:kern w:val="0"/>
          <w:sz w:val="20"/>
          <w:szCs w:val="20"/>
        </w:rPr>
        <w:t>的性能进行计算。</w:t>
      </w:r>
      <w:r w:rsidRPr="00182E2A">
        <w:rPr>
          <w:rFonts w:ascii="Verdana" w:eastAsia="宋体" w:hAnsi="Verdana" w:cs="宋体"/>
          <w:color w:val="000000"/>
          <w:kern w:val="0"/>
          <w:sz w:val="20"/>
          <w:szCs w:val="20"/>
        </w:rPr>
        <w:br/>
      </w:r>
      <w:r w:rsidRPr="00182E2A">
        <w:rPr>
          <w:rFonts w:ascii="Verdana" w:eastAsia="宋体" w:hAnsi="Verdana" w:cs="宋体"/>
          <w:color w:val="000000"/>
          <w:kern w:val="0"/>
          <w:sz w:val="20"/>
          <w:szCs w:val="20"/>
        </w:rPr>
        <w:t>深度学习研究平台拥有足够的灵活性和速度</w:t>
      </w:r>
    </w:p>
    <w:p w14:paraId="0CB64B01" w14:textId="77777777" w:rsidR="00182E2A" w:rsidRPr="00182E2A" w:rsidRDefault="00182E2A" w:rsidP="00182E2A">
      <w:pPr>
        <w:widowControl/>
        <w:shd w:val="clear" w:color="auto" w:fill="FFFFFF"/>
        <w:spacing w:line="300" w:lineRule="exact"/>
        <w:contextualSpacing/>
        <w:jc w:val="left"/>
        <w:rPr>
          <w:rFonts w:ascii="Verdana" w:eastAsia="宋体" w:hAnsi="Verdana" w:cs="宋体"/>
          <w:color w:val="000000"/>
          <w:kern w:val="0"/>
          <w:sz w:val="20"/>
          <w:szCs w:val="20"/>
        </w:rPr>
      </w:pPr>
      <w:r w:rsidRPr="00182E2A">
        <w:rPr>
          <w:rFonts w:ascii="Verdana" w:eastAsia="宋体" w:hAnsi="Verdana" w:cs="宋体"/>
          <w:color w:val="000000"/>
          <w:kern w:val="0"/>
          <w:sz w:val="20"/>
          <w:szCs w:val="20"/>
        </w:rPr>
        <w:lastRenderedPageBreak/>
        <w:t>2.Pytroch</w:t>
      </w:r>
      <w:r w:rsidRPr="00182E2A">
        <w:rPr>
          <w:rFonts w:ascii="Verdana" w:eastAsia="宋体" w:hAnsi="Verdana" w:cs="宋体"/>
          <w:color w:val="000000"/>
          <w:kern w:val="0"/>
          <w:sz w:val="20"/>
          <w:szCs w:val="20"/>
        </w:rPr>
        <w:t>的安装</w:t>
      </w:r>
      <w:r w:rsidRPr="00182E2A">
        <w:rPr>
          <w:rFonts w:ascii="Verdana" w:eastAsia="宋体" w:hAnsi="Verdana" w:cs="宋体"/>
          <w:color w:val="000000"/>
          <w:kern w:val="0"/>
          <w:sz w:val="20"/>
          <w:szCs w:val="20"/>
        </w:rPr>
        <w:br/>
        <w:t>3.</w:t>
      </w:r>
      <w:r w:rsidRPr="00182E2A">
        <w:rPr>
          <w:rFonts w:ascii="Verdana" w:eastAsia="宋体" w:hAnsi="Verdana" w:cs="宋体"/>
          <w:color w:val="000000"/>
          <w:kern w:val="0"/>
          <w:sz w:val="20"/>
          <w:szCs w:val="20"/>
        </w:rPr>
        <w:t>配置</w:t>
      </w:r>
      <w:r w:rsidRPr="00182E2A">
        <w:rPr>
          <w:rFonts w:ascii="Verdana" w:eastAsia="宋体" w:hAnsi="Verdana" w:cs="宋体"/>
          <w:color w:val="000000"/>
          <w:kern w:val="0"/>
          <w:sz w:val="20"/>
          <w:szCs w:val="20"/>
        </w:rPr>
        <w:t>Python</w:t>
      </w:r>
      <w:r w:rsidRPr="00182E2A">
        <w:rPr>
          <w:rFonts w:ascii="Verdana" w:eastAsia="宋体" w:hAnsi="Verdana" w:cs="宋体"/>
          <w:color w:val="000000"/>
          <w:kern w:val="0"/>
          <w:sz w:val="20"/>
          <w:szCs w:val="20"/>
        </w:rPr>
        <w:t>环境</w:t>
      </w:r>
      <w:r w:rsidRPr="00182E2A">
        <w:rPr>
          <w:rFonts w:ascii="Verdana" w:eastAsia="宋体" w:hAnsi="Verdana" w:cs="宋体"/>
          <w:color w:val="000000"/>
          <w:kern w:val="0"/>
          <w:sz w:val="20"/>
          <w:szCs w:val="20"/>
        </w:rPr>
        <w:br/>
        <w:t>4.</w:t>
      </w:r>
      <w:r w:rsidRPr="00182E2A">
        <w:rPr>
          <w:rFonts w:ascii="Verdana" w:eastAsia="宋体" w:hAnsi="Verdana" w:cs="宋体"/>
          <w:color w:val="000000"/>
          <w:kern w:val="0"/>
          <w:sz w:val="20"/>
          <w:szCs w:val="20"/>
        </w:rPr>
        <w:t>准备</w:t>
      </w:r>
      <w:r w:rsidRPr="00182E2A">
        <w:rPr>
          <w:rFonts w:ascii="Verdana" w:eastAsia="宋体" w:hAnsi="Verdana" w:cs="宋体"/>
          <w:color w:val="000000"/>
          <w:kern w:val="0"/>
          <w:sz w:val="20"/>
          <w:szCs w:val="20"/>
        </w:rPr>
        <w:t>Python</w:t>
      </w:r>
      <w:r w:rsidRPr="00182E2A">
        <w:rPr>
          <w:rFonts w:ascii="Verdana" w:eastAsia="宋体" w:hAnsi="Verdana" w:cs="宋体"/>
          <w:color w:val="000000"/>
          <w:kern w:val="0"/>
          <w:sz w:val="20"/>
          <w:szCs w:val="20"/>
        </w:rPr>
        <w:t>管理器</w:t>
      </w:r>
      <w:r w:rsidRPr="00182E2A">
        <w:rPr>
          <w:rFonts w:ascii="Verdana" w:eastAsia="宋体" w:hAnsi="Verdana" w:cs="宋体"/>
          <w:color w:val="000000"/>
          <w:kern w:val="0"/>
          <w:sz w:val="20"/>
          <w:szCs w:val="20"/>
        </w:rPr>
        <w:br/>
        <w:t>5.</w:t>
      </w:r>
      <w:r w:rsidRPr="00182E2A">
        <w:rPr>
          <w:rFonts w:ascii="Verdana" w:eastAsia="宋体" w:hAnsi="Verdana" w:cs="宋体"/>
          <w:color w:val="000000"/>
          <w:kern w:val="0"/>
          <w:sz w:val="20"/>
          <w:szCs w:val="20"/>
        </w:rPr>
        <w:t>通过命令行安装</w:t>
      </w:r>
      <w:proofErr w:type="spellStart"/>
      <w:r w:rsidRPr="00182E2A">
        <w:rPr>
          <w:rFonts w:ascii="Verdana" w:eastAsia="宋体" w:hAnsi="Verdana" w:cs="宋体"/>
          <w:color w:val="000000"/>
          <w:kern w:val="0"/>
          <w:sz w:val="20"/>
          <w:szCs w:val="20"/>
        </w:rPr>
        <w:t>PyTorch</w:t>
      </w:r>
      <w:proofErr w:type="spellEnd"/>
    </w:p>
    <w:p w14:paraId="48683037" w14:textId="77777777" w:rsidR="00182E2A" w:rsidRPr="00182E2A" w:rsidRDefault="00182E2A" w:rsidP="00182E2A">
      <w:pPr>
        <w:widowControl/>
        <w:shd w:val="clear" w:color="auto" w:fill="FFFFFF"/>
        <w:spacing w:line="300" w:lineRule="exact"/>
        <w:contextualSpacing/>
        <w:jc w:val="left"/>
        <w:rPr>
          <w:rFonts w:ascii="Verdana" w:eastAsia="宋体" w:hAnsi="Verdana" w:cs="宋体"/>
          <w:color w:val="000000"/>
          <w:kern w:val="0"/>
          <w:sz w:val="20"/>
          <w:szCs w:val="20"/>
        </w:rPr>
      </w:pPr>
      <w:r w:rsidRPr="00182E2A">
        <w:rPr>
          <w:rFonts w:ascii="Verdana" w:eastAsia="宋体" w:hAnsi="Verdana" w:cs="宋体"/>
          <w:color w:val="000000"/>
          <w:kern w:val="0"/>
          <w:sz w:val="20"/>
          <w:szCs w:val="20"/>
        </w:rPr>
        <w:t>买过某机构的</w:t>
      </w:r>
      <w:r w:rsidRPr="00182E2A">
        <w:rPr>
          <w:rFonts w:ascii="Verdana" w:eastAsia="宋体" w:hAnsi="Verdana" w:cs="宋体"/>
          <w:color w:val="000000"/>
          <w:kern w:val="0"/>
          <w:sz w:val="20"/>
          <w:szCs w:val="20"/>
        </w:rPr>
        <w:t>GPU</w:t>
      </w:r>
      <w:r w:rsidRPr="00182E2A">
        <w:rPr>
          <w:rFonts w:ascii="Verdana" w:eastAsia="宋体" w:hAnsi="Verdana" w:cs="宋体"/>
          <w:color w:val="000000"/>
          <w:kern w:val="0"/>
          <w:sz w:val="20"/>
          <w:szCs w:val="20"/>
        </w:rPr>
        <w:t>云服务器，默认提供了</w:t>
      </w:r>
      <w:proofErr w:type="spellStart"/>
      <w:r w:rsidRPr="00182E2A">
        <w:rPr>
          <w:rFonts w:ascii="Verdana" w:eastAsia="宋体" w:hAnsi="Verdana" w:cs="宋体"/>
          <w:color w:val="000000"/>
          <w:kern w:val="0"/>
          <w:sz w:val="20"/>
          <w:szCs w:val="20"/>
        </w:rPr>
        <w:t>pytorch</w:t>
      </w:r>
      <w:proofErr w:type="spellEnd"/>
      <w:r w:rsidRPr="00182E2A">
        <w:rPr>
          <w:rFonts w:ascii="Verdana" w:eastAsia="宋体" w:hAnsi="Verdana" w:cs="宋体"/>
          <w:color w:val="000000"/>
          <w:kern w:val="0"/>
          <w:sz w:val="20"/>
          <w:szCs w:val="20"/>
        </w:rPr>
        <w:t>等深度学习环境</w:t>
      </w:r>
      <w:r w:rsidRPr="00182E2A">
        <w:rPr>
          <w:rFonts w:ascii="Verdana" w:eastAsia="宋体" w:hAnsi="Verdana" w:cs="宋体"/>
          <w:color w:val="000000"/>
          <w:kern w:val="0"/>
          <w:sz w:val="20"/>
          <w:szCs w:val="20"/>
        </w:rPr>
        <w:t>,</w:t>
      </w:r>
      <w:r w:rsidRPr="00182E2A">
        <w:rPr>
          <w:rFonts w:ascii="Verdana" w:eastAsia="宋体" w:hAnsi="Verdana" w:cs="宋体"/>
          <w:color w:val="000000"/>
          <w:kern w:val="0"/>
          <w:sz w:val="20"/>
          <w:szCs w:val="20"/>
        </w:rPr>
        <w:t>不用本地装，偷个懒！</w:t>
      </w:r>
      <w:r w:rsidRPr="00182E2A">
        <w:rPr>
          <w:rFonts w:ascii="Verdana" w:eastAsia="宋体" w:hAnsi="Verdana" w:cs="宋体"/>
          <w:color w:val="000000"/>
          <w:kern w:val="0"/>
          <w:sz w:val="20"/>
          <w:szCs w:val="20"/>
        </w:rPr>
        <w:br/>
      </w:r>
      <w:r w:rsidRPr="00182E2A">
        <w:rPr>
          <w:rFonts w:ascii="Verdana" w:eastAsia="宋体" w:hAnsi="Verdana" w:cs="宋体"/>
          <w:color w:val="000000"/>
          <w:kern w:val="0"/>
          <w:sz w:val="20"/>
          <w:szCs w:val="20"/>
        </w:rPr>
        <w:t>环境安装配置也可以参考</w:t>
      </w:r>
      <w:r w:rsidRPr="00182E2A">
        <w:rPr>
          <w:rFonts w:ascii="Verdana" w:eastAsia="宋体" w:hAnsi="Verdana" w:cs="宋体"/>
          <w:color w:val="000000"/>
          <w:kern w:val="0"/>
          <w:sz w:val="20"/>
          <w:szCs w:val="20"/>
        </w:rPr>
        <w:t>http://pytorchchina.com/</w:t>
      </w:r>
    </w:p>
    <w:p w14:paraId="600E996D" w14:textId="77777777" w:rsidR="00182E2A" w:rsidRPr="00182E2A" w:rsidRDefault="00182E2A" w:rsidP="00182E2A">
      <w:pPr>
        <w:widowControl/>
        <w:shd w:val="clear" w:color="auto" w:fill="FFFFFF"/>
        <w:spacing w:line="300" w:lineRule="exact"/>
        <w:contextualSpacing/>
        <w:jc w:val="left"/>
        <w:rPr>
          <w:rFonts w:ascii="Verdana" w:eastAsia="宋体" w:hAnsi="Verdana" w:cs="宋体"/>
          <w:color w:val="000000"/>
          <w:kern w:val="0"/>
          <w:sz w:val="20"/>
          <w:szCs w:val="20"/>
        </w:rPr>
      </w:pPr>
      <w:r w:rsidRPr="00182E2A">
        <w:rPr>
          <w:rFonts w:ascii="Verdana" w:eastAsia="宋体" w:hAnsi="Verdana" w:cs="宋体"/>
          <w:color w:val="000000"/>
          <w:kern w:val="0"/>
          <w:sz w:val="20"/>
          <w:szCs w:val="20"/>
        </w:rPr>
        <w:t>6.PyTorch</w:t>
      </w:r>
      <w:r w:rsidRPr="00182E2A">
        <w:rPr>
          <w:rFonts w:ascii="Verdana" w:eastAsia="宋体" w:hAnsi="Verdana" w:cs="宋体"/>
          <w:color w:val="000000"/>
          <w:kern w:val="0"/>
          <w:sz w:val="20"/>
          <w:szCs w:val="20"/>
        </w:rPr>
        <w:t>基础概念</w:t>
      </w:r>
      <w:r w:rsidRPr="00182E2A">
        <w:rPr>
          <w:rFonts w:ascii="Verdana" w:eastAsia="宋体" w:hAnsi="Verdana" w:cs="宋体"/>
          <w:color w:val="000000"/>
          <w:kern w:val="0"/>
          <w:sz w:val="20"/>
          <w:szCs w:val="20"/>
        </w:rPr>
        <w:br/>
        <w:t xml:space="preserve">Tensors </w:t>
      </w:r>
      <w:r w:rsidRPr="00182E2A">
        <w:rPr>
          <w:rFonts w:ascii="Verdana" w:eastAsia="宋体" w:hAnsi="Verdana" w:cs="宋体"/>
          <w:color w:val="000000"/>
          <w:kern w:val="0"/>
          <w:sz w:val="20"/>
          <w:szCs w:val="20"/>
        </w:rPr>
        <w:t>类似于</w:t>
      </w:r>
      <w:r w:rsidRPr="00182E2A">
        <w:rPr>
          <w:rFonts w:ascii="Verdana" w:eastAsia="宋体" w:hAnsi="Verdana" w:cs="宋体"/>
          <w:color w:val="000000"/>
          <w:kern w:val="0"/>
          <w:sz w:val="20"/>
          <w:szCs w:val="20"/>
        </w:rPr>
        <w:t xml:space="preserve"> NumPy </w:t>
      </w:r>
      <w:r w:rsidRPr="00182E2A">
        <w:rPr>
          <w:rFonts w:ascii="Verdana" w:eastAsia="宋体" w:hAnsi="Verdana" w:cs="宋体"/>
          <w:color w:val="000000"/>
          <w:kern w:val="0"/>
          <w:sz w:val="20"/>
          <w:szCs w:val="20"/>
        </w:rPr>
        <w:t>的</w:t>
      </w:r>
      <w:r w:rsidRPr="00182E2A">
        <w:rPr>
          <w:rFonts w:ascii="Verdana" w:eastAsia="宋体" w:hAnsi="Verdana" w:cs="宋体"/>
          <w:color w:val="000000"/>
          <w:kern w:val="0"/>
          <w:sz w:val="20"/>
          <w:szCs w:val="20"/>
        </w:rPr>
        <w:t xml:space="preserve"> </w:t>
      </w:r>
      <w:proofErr w:type="spellStart"/>
      <w:r w:rsidRPr="00182E2A">
        <w:rPr>
          <w:rFonts w:ascii="Verdana" w:eastAsia="宋体" w:hAnsi="Verdana" w:cs="宋体"/>
          <w:color w:val="000000"/>
          <w:kern w:val="0"/>
          <w:sz w:val="20"/>
          <w:szCs w:val="20"/>
        </w:rPr>
        <w:t>ndarrays</w:t>
      </w:r>
      <w:proofErr w:type="spellEnd"/>
      <w:r w:rsidRPr="00182E2A">
        <w:rPr>
          <w:rFonts w:ascii="Verdana" w:eastAsia="宋体" w:hAnsi="Verdana" w:cs="宋体"/>
          <w:color w:val="000000"/>
          <w:kern w:val="0"/>
          <w:sz w:val="20"/>
          <w:szCs w:val="20"/>
        </w:rPr>
        <w:t xml:space="preserve"> </w:t>
      </w:r>
      <w:r w:rsidRPr="00182E2A">
        <w:rPr>
          <w:rFonts w:ascii="Verdana" w:eastAsia="宋体" w:hAnsi="Verdana" w:cs="宋体"/>
          <w:color w:val="000000"/>
          <w:kern w:val="0"/>
          <w:sz w:val="20"/>
          <w:szCs w:val="20"/>
        </w:rPr>
        <w:t>，同时</w:t>
      </w:r>
      <w:r w:rsidRPr="00182E2A">
        <w:rPr>
          <w:rFonts w:ascii="Verdana" w:eastAsia="宋体" w:hAnsi="Verdana" w:cs="宋体"/>
          <w:color w:val="000000"/>
          <w:kern w:val="0"/>
          <w:sz w:val="20"/>
          <w:szCs w:val="20"/>
        </w:rPr>
        <w:t xml:space="preserve"> Tensors </w:t>
      </w:r>
      <w:r w:rsidRPr="00182E2A">
        <w:rPr>
          <w:rFonts w:ascii="Verdana" w:eastAsia="宋体" w:hAnsi="Verdana" w:cs="宋体"/>
          <w:color w:val="000000"/>
          <w:kern w:val="0"/>
          <w:sz w:val="20"/>
          <w:szCs w:val="20"/>
        </w:rPr>
        <w:t>可以使用</w:t>
      </w:r>
      <w:r w:rsidRPr="00182E2A">
        <w:rPr>
          <w:rFonts w:ascii="Verdana" w:eastAsia="宋体" w:hAnsi="Verdana" w:cs="宋体"/>
          <w:color w:val="000000"/>
          <w:kern w:val="0"/>
          <w:sz w:val="20"/>
          <w:szCs w:val="20"/>
        </w:rPr>
        <w:t xml:space="preserve"> GPU </w:t>
      </w:r>
      <w:r w:rsidRPr="00182E2A">
        <w:rPr>
          <w:rFonts w:ascii="Verdana" w:eastAsia="宋体" w:hAnsi="Verdana" w:cs="宋体"/>
          <w:color w:val="000000"/>
          <w:kern w:val="0"/>
          <w:sz w:val="20"/>
          <w:szCs w:val="20"/>
        </w:rPr>
        <w:t>进行计算。</w:t>
      </w:r>
    </w:p>
    <w:p w14:paraId="2B20D692" w14:textId="77777777" w:rsidR="00182E2A" w:rsidRPr="00182E2A" w:rsidRDefault="00182E2A" w:rsidP="00182E2A">
      <w:pPr>
        <w:widowControl/>
        <w:shd w:val="clear" w:color="auto" w:fill="FFFFFF"/>
        <w:spacing w:before="150" w:after="150" w:line="300" w:lineRule="exact"/>
        <w:contextualSpacing/>
        <w:jc w:val="left"/>
        <w:rPr>
          <w:rFonts w:ascii="Verdana" w:eastAsia="宋体" w:hAnsi="Verdana" w:cs="宋体"/>
          <w:color w:val="000000"/>
          <w:kern w:val="0"/>
          <w:sz w:val="20"/>
          <w:szCs w:val="20"/>
        </w:rPr>
      </w:pPr>
      <w:r w:rsidRPr="00182E2A">
        <w:rPr>
          <w:rFonts w:ascii="Verdana" w:eastAsia="宋体" w:hAnsi="Verdana" w:cs="宋体"/>
          <w:color w:val="000000"/>
          <w:kern w:val="0"/>
          <w:sz w:val="20"/>
          <w:szCs w:val="20"/>
        </w:rPr>
        <w:t>7.</w:t>
      </w:r>
      <w:r w:rsidRPr="00182E2A">
        <w:rPr>
          <w:rFonts w:ascii="Verdana" w:eastAsia="宋体" w:hAnsi="Verdana" w:cs="宋体"/>
          <w:color w:val="000000"/>
          <w:kern w:val="0"/>
          <w:sz w:val="20"/>
          <w:szCs w:val="20"/>
        </w:rPr>
        <w:t>通用代码实现流程</w:t>
      </w:r>
      <w:r w:rsidRPr="00182E2A">
        <w:rPr>
          <w:rFonts w:ascii="Verdana" w:eastAsia="宋体" w:hAnsi="Verdana" w:cs="宋体"/>
          <w:color w:val="000000"/>
          <w:kern w:val="0"/>
          <w:sz w:val="20"/>
          <w:szCs w:val="20"/>
        </w:rPr>
        <w:t>(</w:t>
      </w:r>
      <w:r w:rsidRPr="00182E2A">
        <w:rPr>
          <w:rFonts w:ascii="Verdana" w:eastAsia="宋体" w:hAnsi="Verdana" w:cs="宋体"/>
          <w:color w:val="000000"/>
          <w:kern w:val="0"/>
          <w:sz w:val="20"/>
          <w:szCs w:val="20"/>
        </w:rPr>
        <w:t>实现一个深度学习的代码流程</w:t>
      </w:r>
      <w:r w:rsidRPr="00182E2A">
        <w:rPr>
          <w:rFonts w:ascii="Verdana" w:eastAsia="宋体" w:hAnsi="Verdana" w:cs="宋体"/>
          <w:color w:val="000000"/>
          <w:kern w:val="0"/>
          <w:sz w:val="20"/>
          <w:szCs w:val="20"/>
        </w:rPr>
        <w:t>)</w:t>
      </w:r>
    </w:p>
    <w:p w14:paraId="25D46F10" w14:textId="77777777" w:rsidR="00182E2A" w:rsidRPr="00182E2A" w:rsidRDefault="00182E2A" w:rsidP="00182E2A">
      <w:pPr>
        <w:widowControl/>
        <w:shd w:val="clear" w:color="auto" w:fill="FFFFFF"/>
        <w:spacing w:line="300" w:lineRule="exact"/>
        <w:contextualSpacing/>
        <w:jc w:val="left"/>
        <w:rPr>
          <w:rFonts w:ascii="Verdana" w:eastAsia="宋体" w:hAnsi="Verdana" w:cs="宋体"/>
          <w:color w:val="000000"/>
          <w:kern w:val="0"/>
          <w:sz w:val="20"/>
          <w:szCs w:val="20"/>
        </w:rPr>
      </w:pPr>
      <w:r w:rsidRPr="00182E2A">
        <w:rPr>
          <w:rFonts w:ascii="Verdana" w:eastAsia="宋体" w:hAnsi="Verdana" w:cs="宋体"/>
          <w:color w:val="000000"/>
          <w:kern w:val="0"/>
          <w:sz w:val="20"/>
          <w:szCs w:val="20"/>
        </w:rPr>
        <w:t>一个神经网络的通用训练过程如下：</w:t>
      </w:r>
      <w:r w:rsidRPr="00182E2A">
        <w:rPr>
          <w:rFonts w:ascii="Verdana" w:eastAsia="宋体" w:hAnsi="Verdana" w:cs="宋体"/>
          <w:color w:val="000000"/>
          <w:kern w:val="0"/>
          <w:sz w:val="20"/>
          <w:szCs w:val="20"/>
        </w:rPr>
        <w:br/>
        <w:t>1.</w:t>
      </w:r>
      <w:r w:rsidRPr="00182E2A">
        <w:rPr>
          <w:rFonts w:ascii="Verdana" w:eastAsia="宋体" w:hAnsi="Verdana" w:cs="宋体"/>
          <w:color w:val="000000"/>
          <w:kern w:val="0"/>
          <w:sz w:val="20"/>
          <w:szCs w:val="20"/>
        </w:rPr>
        <w:t>定义一个包含可训练参数的神经网络</w:t>
      </w:r>
      <w:r w:rsidRPr="00182E2A">
        <w:rPr>
          <w:rFonts w:ascii="Verdana" w:eastAsia="宋体" w:hAnsi="Verdana" w:cs="宋体"/>
          <w:color w:val="000000"/>
          <w:kern w:val="0"/>
          <w:sz w:val="20"/>
          <w:szCs w:val="20"/>
        </w:rPr>
        <w:br/>
        <w:t>2.</w:t>
      </w:r>
      <w:r w:rsidRPr="00182E2A">
        <w:rPr>
          <w:rFonts w:ascii="Verdana" w:eastAsia="宋体" w:hAnsi="Verdana" w:cs="宋体"/>
          <w:color w:val="000000"/>
          <w:kern w:val="0"/>
          <w:sz w:val="20"/>
          <w:szCs w:val="20"/>
        </w:rPr>
        <w:t>迭代整个输入</w:t>
      </w:r>
      <w:r w:rsidRPr="00182E2A">
        <w:rPr>
          <w:rFonts w:ascii="Verdana" w:eastAsia="宋体" w:hAnsi="Verdana" w:cs="宋体"/>
          <w:color w:val="000000"/>
          <w:kern w:val="0"/>
          <w:sz w:val="20"/>
          <w:szCs w:val="20"/>
        </w:rPr>
        <w:br/>
        <w:t>3.</w:t>
      </w:r>
      <w:r w:rsidRPr="00182E2A">
        <w:rPr>
          <w:rFonts w:ascii="Verdana" w:eastAsia="宋体" w:hAnsi="Verdana" w:cs="宋体"/>
          <w:color w:val="000000"/>
          <w:kern w:val="0"/>
          <w:sz w:val="20"/>
          <w:szCs w:val="20"/>
        </w:rPr>
        <w:t>通过神经网络处理输入</w:t>
      </w:r>
      <w:r w:rsidRPr="00182E2A">
        <w:rPr>
          <w:rFonts w:ascii="Verdana" w:eastAsia="宋体" w:hAnsi="Verdana" w:cs="宋体"/>
          <w:color w:val="000000"/>
          <w:kern w:val="0"/>
          <w:sz w:val="20"/>
          <w:szCs w:val="20"/>
        </w:rPr>
        <w:br/>
        <w:t>4.</w:t>
      </w:r>
      <w:r w:rsidRPr="00182E2A">
        <w:rPr>
          <w:rFonts w:ascii="Verdana" w:eastAsia="宋体" w:hAnsi="Verdana" w:cs="宋体"/>
          <w:color w:val="000000"/>
          <w:kern w:val="0"/>
          <w:sz w:val="20"/>
          <w:szCs w:val="20"/>
        </w:rPr>
        <w:t>计算损失</w:t>
      </w:r>
      <w:r w:rsidRPr="00182E2A">
        <w:rPr>
          <w:rFonts w:ascii="Verdana" w:eastAsia="宋体" w:hAnsi="Verdana" w:cs="宋体"/>
          <w:color w:val="000000"/>
          <w:kern w:val="0"/>
          <w:sz w:val="20"/>
          <w:szCs w:val="20"/>
        </w:rPr>
        <w:t>(loss)</w:t>
      </w:r>
      <w:r w:rsidRPr="00182E2A">
        <w:rPr>
          <w:rFonts w:ascii="Verdana" w:eastAsia="宋体" w:hAnsi="Verdana" w:cs="宋体"/>
          <w:color w:val="000000"/>
          <w:kern w:val="0"/>
          <w:sz w:val="20"/>
          <w:szCs w:val="20"/>
        </w:rPr>
        <w:br/>
        <w:t>5.</w:t>
      </w:r>
      <w:r w:rsidRPr="00182E2A">
        <w:rPr>
          <w:rFonts w:ascii="Verdana" w:eastAsia="宋体" w:hAnsi="Verdana" w:cs="宋体"/>
          <w:color w:val="000000"/>
          <w:kern w:val="0"/>
          <w:sz w:val="20"/>
          <w:szCs w:val="20"/>
        </w:rPr>
        <w:t>反向传播梯度到神经网络的参数</w:t>
      </w:r>
      <w:r w:rsidRPr="00182E2A">
        <w:rPr>
          <w:rFonts w:ascii="Verdana" w:eastAsia="宋体" w:hAnsi="Verdana" w:cs="宋体"/>
          <w:color w:val="000000"/>
          <w:kern w:val="0"/>
          <w:sz w:val="20"/>
          <w:szCs w:val="20"/>
        </w:rPr>
        <w:br/>
        <w:t>6.</w:t>
      </w:r>
      <w:r w:rsidRPr="00182E2A">
        <w:rPr>
          <w:rFonts w:ascii="Verdana" w:eastAsia="宋体" w:hAnsi="Verdana" w:cs="宋体"/>
          <w:color w:val="000000"/>
          <w:kern w:val="0"/>
          <w:sz w:val="20"/>
          <w:szCs w:val="20"/>
        </w:rPr>
        <w:t>更新网络的参数</w:t>
      </w:r>
    </w:p>
    <w:p w14:paraId="61B5925A"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8000"/>
          <w:kern w:val="0"/>
          <w:sz w:val="24"/>
          <w:szCs w:val="24"/>
          <w:shd w:val="clear" w:color="auto" w:fill="FFFFFF"/>
        </w:rPr>
        <w:t>#加载并归一化 CIFAR10</w:t>
      </w:r>
    </w:p>
    <w:p w14:paraId="0DBC62DC"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8000"/>
          <w:kern w:val="0"/>
          <w:sz w:val="24"/>
          <w:szCs w:val="24"/>
          <w:shd w:val="clear" w:color="auto" w:fill="FFFFFF"/>
        </w:rPr>
        <w:t xml:space="preserve">#使用 </w:t>
      </w:r>
      <w:proofErr w:type="spellStart"/>
      <w:r w:rsidRPr="00182E2A">
        <w:rPr>
          <w:rFonts w:ascii="宋体" w:eastAsia="宋体" w:hAnsi="宋体" w:cs="宋体"/>
          <w:color w:val="008000"/>
          <w:kern w:val="0"/>
          <w:sz w:val="24"/>
          <w:szCs w:val="24"/>
          <w:shd w:val="clear" w:color="auto" w:fill="FFFFFF"/>
        </w:rPr>
        <w:t>torchvision</w:t>
      </w:r>
      <w:proofErr w:type="spellEnd"/>
      <w:r w:rsidRPr="00182E2A">
        <w:rPr>
          <w:rFonts w:ascii="宋体" w:eastAsia="宋体" w:hAnsi="宋体" w:cs="宋体"/>
          <w:color w:val="008000"/>
          <w:kern w:val="0"/>
          <w:sz w:val="24"/>
          <w:szCs w:val="24"/>
          <w:shd w:val="clear" w:color="auto" w:fill="FFFFFF"/>
        </w:rPr>
        <w:t xml:space="preserve"> ,用它来加载 CIFAR10 数据非常简单。</w:t>
      </w:r>
    </w:p>
    <w:p w14:paraId="0F295570"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FF"/>
          <w:kern w:val="0"/>
          <w:sz w:val="24"/>
          <w:szCs w:val="24"/>
          <w:shd w:val="clear" w:color="auto" w:fill="FFFFFF"/>
        </w:rPr>
        <w:t>import</w:t>
      </w:r>
      <w:r w:rsidRPr="00182E2A">
        <w:rPr>
          <w:rFonts w:ascii="宋体" w:eastAsia="宋体" w:hAnsi="宋体" w:cs="宋体"/>
          <w:color w:val="000000"/>
          <w:kern w:val="0"/>
          <w:sz w:val="24"/>
          <w:szCs w:val="24"/>
          <w:shd w:val="clear" w:color="auto" w:fill="FFFFFF"/>
        </w:rPr>
        <w:t xml:space="preserve"> torch</w:t>
      </w:r>
    </w:p>
    <w:p w14:paraId="3FBF500D"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FF"/>
          <w:kern w:val="0"/>
          <w:sz w:val="24"/>
          <w:szCs w:val="24"/>
          <w:shd w:val="clear" w:color="auto" w:fill="FFFFFF"/>
        </w:rPr>
        <w:t>import</w:t>
      </w:r>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torchvision</w:t>
      </w:r>
      <w:proofErr w:type="spellEnd"/>
    </w:p>
    <w:p w14:paraId="296EDC90"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FF"/>
          <w:kern w:val="0"/>
          <w:sz w:val="24"/>
          <w:szCs w:val="24"/>
          <w:shd w:val="clear" w:color="auto" w:fill="FFFFFF"/>
        </w:rPr>
        <w:t>import</w:t>
      </w:r>
      <w:r w:rsidRPr="00182E2A">
        <w:rPr>
          <w:rFonts w:ascii="宋体" w:eastAsia="宋体" w:hAnsi="宋体" w:cs="宋体"/>
          <w:color w:val="000000"/>
          <w:kern w:val="0"/>
          <w:sz w:val="24"/>
          <w:szCs w:val="24"/>
          <w:shd w:val="clear" w:color="auto" w:fill="FFFFFF"/>
        </w:rPr>
        <w:t xml:space="preserve"> </w:t>
      </w:r>
      <w:proofErr w:type="spellStart"/>
      <w:proofErr w:type="gramStart"/>
      <w:r w:rsidRPr="00182E2A">
        <w:rPr>
          <w:rFonts w:ascii="宋体" w:eastAsia="宋体" w:hAnsi="宋体" w:cs="宋体"/>
          <w:color w:val="000000"/>
          <w:kern w:val="0"/>
          <w:sz w:val="24"/>
          <w:szCs w:val="24"/>
          <w:shd w:val="clear" w:color="auto" w:fill="FFFFFF"/>
        </w:rPr>
        <w:t>torchvision.transforms</w:t>
      </w:r>
      <w:proofErr w:type="spellEnd"/>
      <w:proofErr w:type="gramEnd"/>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0000FF"/>
          <w:kern w:val="0"/>
          <w:sz w:val="24"/>
          <w:szCs w:val="24"/>
          <w:shd w:val="clear" w:color="auto" w:fill="FFFFFF"/>
        </w:rPr>
        <w:t>as</w:t>
      </w:r>
      <w:r w:rsidRPr="00182E2A">
        <w:rPr>
          <w:rFonts w:ascii="宋体" w:eastAsia="宋体" w:hAnsi="宋体" w:cs="宋体"/>
          <w:color w:val="000000"/>
          <w:kern w:val="0"/>
          <w:sz w:val="24"/>
          <w:szCs w:val="24"/>
          <w:shd w:val="clear" w:color="auto" w:fill="FFFFFF"/>
        </w:rPr>
        <w:t xml:space="preserve"> transforms</w:t>
      </w:r>
    </w:p>
    <w:p w14:paraId="1D1051FD"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8000"/>
          <w:kern w:val="0"/>
          <w:sz w:val="24"/>
          <w:szCs w:val="24"/>
          <w:shd w:val="clear" w:color="auto" w:fill="FFFFFF"/>
        </w:rPr>
        <w:t>#</w:t>
      </w:r>
      <w:proofErr w:type="spellStart"/>
      <w:r w:rsidRPr="00182E2A">
        <w:rPr>
          <w:rFonts w:ascii="宋体" w:eastAsia="宋体" w:hAnsi="宋体" w:cs="宋体"/>
          <w:color w:val="008000"/>
          <w:kern w:val="0"/>
          <w:sz w:val="24"/>
          <w:szCs w:val="24"/>
          <w:shd w:val="clear" w:color="auto" w:fill="FFFFFF"/>
        </w:rPr>
        <w:t>torchvision</w:t>
      </w:r>
      <w:proofErr w:type="spellEnd"/>
      <w:r w:rsidRPr="00182E2A">
        <w:rPr>
          <w:rFonts w:ascii="宋体" w:eastAsia="宋体" w:hAnsi="宋体" w:cs="宋体"/>
          <w:color w:val="008000"/>
          <w:kern w:val="0"/>
          <w:sz w:val="24"/>
          <w:szCs w:val="24"/>
          <w:shd w:val="clear" w:color="auto" w:fill="FFFFFF"/>
        </w:rPr>
        <w:t xml:space="preserve"> 数据集的输出是范围在[0,1]之间的 </w:t>
      </w:r>
      <w:proofErr w:type="spellStart"/>
      <w:r w:rsidRPr="00182E2A">
        <w:rPr>
          <w:rFonts w:ascii="宋体" w:eastAsia="宋体" w:hAnsi="宋体" w:cs="宋体"/>
          <w:color w:val="008000"/>
          <w:kern w:val="0"/>
          <w:sz w:val="24"/>
          <w:szCs w:val="24"/>
          <w:shd w:val="clear" w:color="auto" w:fill="FFFFFF"/>
        </w:rPr>
        <w:t>PILImage</w:t>
      </w:r>
      <w:proofErr w:type="spellEnd"/>
      <w:r w:rsidRPr="00182E2A">
        <w:rPr>
          <w:rFonts w:ascii="宋体" w:eastAsia="宋体" w:hAnsi="宋体" w:cs="宋体"/>
          <w:color w:val="008000"/>
          <w:kern w:val="0"/>
          <w:sz w:val="24"/>
          <w:szCs w:val="24"/>
          <w:shd w:val="clear" w:color="auto" w:fill="FFFFFF"/>
        </w:rPr>
        <w:t>，我们将他们转换成归一化范围为[-1,1]之间的张量 Tensors。</w:t>
      </w:r>
    </w:p>
    <w:p w14:paraId="162609F0"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transform = </w:t>
      </w:r>
      <w:proofErr w:type="spellStart"/>
      <w:proofErr w:type="gramStart"/>
      <w:r w:rsidRPr="00182E2A">
        <w:rPr>
          <w:rFonts w:ascii="宋体" w:eastAsia="宋体" w:hAnsi="宋体" w:cs="宋体"/>
          <w:color w:val="000000"/>
          <w:kern w:val="0"/>
          <w:sz w:val="24"/>
          <w:szCs w:val="24"/>
          <w:shd w:val="clear" w:color="auto" w:fill="FFFFFF"/>
        </w:rPr>
        <w:t>transforms.Compose</w:t>
      </w:r>
      <w:proofErr w:type="spellEnd"/>
      <w:proofErr w:type="gramEnd"/>
      <w:r w:rsidRPr="00182E2A">
        <w:rPr>
          <w:rFonts w:ascii="宋体" w:eastAsia="宋体" w:hAnsi="宋体" w:cs="宋体"/>
          <w:color w:val="000000"/>
          <w:kern w:val="0"/>
          <w:sz w:val="24"/>
          <w:szCs w:val="24"/>
          <w:shd w:val="clear" w:color="auto" w:fill="FFFFFF"/>
        </w:rPr>
        <w:t>(</w:t>
      </w:r>
    </w:p>
    <w:p w14:paraId="4C580A6A"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proofErr w:type="spellStart"/>
      <w:proofErr w:type="gramStart"/>
      <w:r w:rsidRPr="00182E2A">
        <w:rPr>
          <w:rFonts w:ascii="宋体" w:eastAsia="宋体" w:hAnsi="宋体" w:cs="宋体"/>
          <w:color w:val="000000"/>
          <w:kern w:val="0"/>
          <w:sz w:val="24"/>
          <w:szCs w:val="24"/>
          <w:shd w:val="clear" w:color="auto" w:fill="FFFFFF"/>
        </w:rPr>
        <w:t>transforms.ToTensor</w:t>
      </w:r>
      <w:proofErr w:type="spellEnd"/>
      <w:proofErr w:type="gramEnd"/>
      <w:r w:rsidRPr="00182E2A">
        <w:rPr>
          <w:rFonts w:ascii="宋体" w:eastAsia="宋体" w:hAnsi="宋体" w:cs="宋体"/>
          <w:color w:val="000000"/>
          <w:kern w:val="0"/>
          <w:sz w:val="24"/>
          <w:szCs w:val="24"/>
          <w:shd w:val="clear" w:color="auto" w:fill="FFFFFF"/>
        </w:rPr>
        <w:t>(),</w:t>
      </w:r>
    </w:p>
    <w:p w14:paraId="68945042"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proofErr w:type="spellStart"/>
      <w:proofErr w:type="gramStart"/>
      <w:r w:rsidRPr="00182E2A">
        <w:rPr>
          <w:rFonts w:ascii="宋体" w:eastAsia="宋体" w:hAnsi="宋体" w:cs="宋体"/>
          <w:color w:val="000000"/>
          <w:kern w:val="0"/>
          <w:sz w:val="24"/>
          <w:szCs w:val="24"/>
          <w:shd w:val="clear" w:color="auto" w:fill="FFFFFF"/>
        </w:rPr>
        <w:t>transforms.Normalize</w:t>
      </w:r>
      <w:proofErr w:type="spellEnd"/>
      <w:proofErr w:type="gramEnd"/>
      <w:r w:rsidRPr="00182E2A">
        <w:rPr>
          <w:rFonts w:ascii="宋体" w:eastAsia="宋体" w:hAnsi="宋体" w:cs="宋体"/>
          <w:color w:val="000000"/>
          <w:kern w:val="0"/>
          <w:sz w:val="24"/>
          <w:szCs w:val="24"/>
          <w:shd w:val="clear" w:color="auto" w:fill="FFFFFF"/>
        </w:rPr>
        <w:t>((0.5, 0.5, 0.5), (0.5, 0.5, 0.5))])</w:t>
      </w:r>
    </w:p>
    <w:p w14:paraId="1CD7E652"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
    <w:p w14:paraId="21AB924F"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trainset = </w:t>
      </w:r>
      <w:proofErr w:type="gramStart"/>
      <w:r w:rsidRPr="00182E2A">
        <w:rPr>
          <w:rFonts w:ascii="宋体" w:eastAsia="宋体" w:hAnsi="宋体" w:cs="宋体"/>
          <w:color w:val="000000"/>
          <w:kern w:val="0"/>
          <w:sz w:val="24"/>
          <w:szCs w:val="24"/>
          <w:shd w:val="clear" w:color="auto" w:fill="FFFFFF"/>
        </w:rPr>
        <w:t>torchvision.datasets</w:t>
      </w:r>
      <w:proofErr w:type="gramEnd"/>
      <w:r w:rsidRPr="00182E2A">
        <w:rPr>
          <w:rFonts w:ascii="宋体" w:eastAsia="宋体" w:hAnsi="宋体" w:cs="宋体"/>
          <w:color w:val="000000"/>
          <w:kern w:val="0"/>
          <w:sz w:val="24"/>
          <w:szCs w:val="24"/>
          <w:shd w:val="clear" w:color="auto" w:fill="FFFFFF"/>
        </w:rPr>
        <w:t>.CIFAR10(root=</w:t>
      </w:r>
      <w:r w:rsidRPr="00182E2A">
        <w:rPr>
          <w:rFonts w:ascii="宋体" w:eastAsia="宋体" w:hAnsi="宋体" w:cs="宋体"/>
          <w:color w:val="A31515"/>
          <w:kern w:val="0"/>
          <w:sz w:val="24"/>
          <w:szCs w:val="24"/>
          <w:shd w:val="clear" w:color="auto" w:fill="FFFFFF"/>
        </w:rPr>
        <w:t>'./data'</w:t>
      </w:r>
      <w:r w:rsidRPr="00182E2A">
        <w:rPr>
          <w:rFonts w:ascii="宋体" w:eastAsia="宋体" w:hAnsi="宋体" w:cs="宋体"/>
          <w:color w:val="000000"/>
          <w:kern w:val="0"/>
          <w:sz w:val="24"/>
          <w:szCs w:val="24"/>
          <w:shd w:val="clear" w:color="auto" w:fill="FFFFFF"/>
        </w:rPr>
        <w:t>, train=</w:t>
      </w:r>
      <w:r w:rsidRPr="00182E2A">
        <w:rPr>
          <w:rFonts w:ascii="宋体" w:eastAsia="宋体" w:hAnsi="宋体" w:cs="宋体"/>
          <w:color w:val="0000FF"/>
          <w:kern w:val="0"/>
          <w:sz w:val="24"/>
          <w:szCs w:val="24"/>
          <w:shd w:val="clear" w:color="auto" w:fill="FFFFFF"/>
        </w:rPr>
        <w:t>True</w:t>
      </w:r>
      <w:r w:rsidRPr="00182E2A">
        <w:rPr>
          <w:rFonts w:ascii="宋体" w:eastAsia="宋体" w:hAnsi="宋体" w:cs="宋体"/>
          <w:color w:val="000000"/>
          <w:kern w:val="0"/>
          <w:sz w:val="24"/>
          <w:szCs w:val="24"/>
          <w:shd w:val="clear" w:color="auto" w:fill="FFFFFF"/>
        </w:rPr>
        <w:t>,</w:t>
      </w:r>
    </w:p>
    <w:p w14:paraId="4E18B538"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download=</w:t>
      </w:r>
      <w:r w:rsidRPr="00182E2A">
        <w:rPr>
          <w:rFonts w:ascii="宋体" w:eastAsia="宋体" w:hAnsi="宋体" w:cs="宋体"/>
          <w:color w:val="0000FF"/>
          <w:kern w:val="0"/>
          <w:sz w:val="24"/>
          <w:szCs w:val="24"/>
          <w:shd w:val="clear" w:color="auto" w:fill="FFFFFF"/>
        </w:rPr>
        <w:t>True</w:t>
      </w:r>
      <w:r w:rsidRPr="00182E2A">
        <w:rPr>
          <w:rFonts w:ascii="宋体" w:eastAsia="宋体" w:hAnsi="宋体" w:cs="宋体"/>
          <w:color w:val="000000"/>
          <w:kern w:val="0"/>
          <w:sz w:val="24"/>
          <w:szCs w:val="24"/>
          <w:shd w:val="clear" w:color="auto" w:fill="FFFFFF"/>
        </w:rPr>
        <w:t>, transform=transform)</w:t>
      </w:r>
    </w:p>
    <w:p w14:paraId="24ECFAFD"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roofErr w:type="spellStart"/>
      <w:r w:rsidRPr="00182E2A">
        <w:rPr>
          <w:rFonts w:ascii="宋体" w:eastAsia="宋体" w:hAnsi="宋体" w:cs="宋体"/>
          <w:color w:val="000000"/>
          <w:kern w:val="0"/>
          <w:sz w:val="24"/>
          <w:szCs w:val="24"/>
          <w:shd w:val="clear" w:color="auto" w:fill="FFFFFF"/>
        </w:rPr>
        <w:t>trainloader</w:t>
      </w:r>
      <w:proofErr w:type="spellEnd"/>
      <w:r w:rsidRPr="00182E2A">
        <w:rPr>
          <w:rFonts w:ascii="宋体" w:eastAsia="宋体" w:hAnsi="宋体" w:cs="宋体"/>
          <w:color w:val="000000"/>
          <w:kern w:val="0"/>
          <w:sz w:val="24"/>
          <w:szCs w:val="24"/>
          <w:shd w:val="clear" w:color="auto" w:fill="FFFFFF"/>
        </w:rPr>
        <w:t xml:space="preserve"> = </w:t>
      </w:r>
      <w:proofErr w:type="spellStart"/>
      <w:proofErr w:type="gramStart"/>
      <w:r w:rsidRPr="00182E2A">
        <w:rPr>
          <w:rFonts w:ascii="宋体" w:eastAsia="宋体" w:hAnsi="宋体" w:cs="宋体"/>
          <w:color w:val="000000"/>
          <w:kern w:val="0"/>
          <w:sz w:val="24"/>
          <w:szCs w:val="24"/>
          <w:shd w:val="clear" w:color="auto" w:fill="FFFFFF"/>
        </w:rPr>
        <w:t>torch.utils</w:t>
      </w:r>
      <w:proofErr w:type="gramEnd"/>
      <w:r w:rsidRPr="00182E2A">
        <w:rPr>
          <w:rFonts w:ascii="宋体" w:eastAsia="宋体" w:hAnsi="宋体" w:cs="宋体"/>
          <w:color w:val="000000"/>
          <w:kern w:val="0"/>
          <w:sz w:val="24"/>
          <w:szCs w:val="24"/>
          <w:shd w:val="clear" w:color="auto" w:fill="FFFFFF"/>
        </w:rPr>
        <w:t>.data.DataLoader</w:t>
      </w:r>
      <w:proofErr w:type="spellEnd"/>
      <w:r w:rsidRPr="00182E2A">
        <w:rPr>
          <w:rFonts w:ascii="宋体" w:eastAsia="宋体" w:hAnsi="宋体" w:cs="宋体"/>
          <w:color w:val="000000"/>
          <w:kern w:val="0"/>
          <w:sz w:val="24"/>
          <w:szCs w:val="24"/>
          <w:shd w:val="clear" w:color="auto" w:fill="FFFFFF"/>
        </w:rPr>
        <w:t xml:space="preserve">(trainset, </w:t>
      </w:r>
      <w:proofErr w:type="spellStart"/>
      <w:r w:rsidRPr="00182E2A">
        <w:rPr>
          <w:rFonts w:ascii="宋体" w:eastAsia="宋体" w:hAnsi="宋体" w:cs="宋体"/>
          <w:color w:val="000000"/>
          <w:kern w:val="0"/>
          <w:sz w:val="24"/>
          <w:szCs w:val="24"/>
          <w:shd w:val="clear" w:color="auto" w:fill="FFFFFF"/>
        </w:rPr>
        <w:t>batch_size</w:t>
      </w:r>
      <w:proofErr w:type="spellEnd"/>
      <w:r w:rsidRPr="00182E2A">
        <w:rPr>
          <w:rFonts w:ascii="宋体" w:eastAsia="宋体" w:hAnsi="宋体" w:cs="宋体"/>
          <w:color w:val="000000"/>
          <w:kern w:val="0"/>
          <w:sz w:val="24"/>
          <w:szCs w:val="24"/>
          <w:shd w:val="clear" w:color="auto" w:fill="FFFFFF"/>
        </w:rPr>
        <w:t>=4,</w:t>
      </w:r>
    </w:p>
    <w:p w14:paraId="326586FD"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shuffle=</w:t>
      </w:r>
      <w:r w:rsidRPr="00182E2A">
        <w:rPr>
          <w:rFonts w:ascii="宋体" w:eastAsia="宋体" w:hAnsi="宋体" w:cs="宋体"/>
          <w:color w:val="0000FF"/>
          <w:kern w:val="0"/>
          <w:sz w:val="24"/>
          <w:szCs w:val="24"/>
          <w:shd w:val="clear" w:color="auto" w:fill="FFFFFF"/>
        </w:rPr>
        <w:t>True</w:t>
      </w:r>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num_workers</w:t>
      </w:r>
      <w:proofErr w:type="spellEnd"/>
      <w:r w:rsidRPr="00182E2A">
        <w:rPr>
          <w:rFonts w:ascii="宋体" w:eastAsia="宋体" w:hAnsi="宋体" w:cs="宋体"/>
          <w:color w:val="000000"/>
          <w:kern w:val="0"/>
          <w:sz w:val="24"/>
          <w:szCs w:val="24"/>
          <w:shd w:val="clear" w:color="auto" w:fill="FFFFFF"/>
        </w:rPr>
        <w:t>=2)</w:t>
      </w:r>
    </w:p>
    <w:p w14:paraId="7BF871E5"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
    <w:p w14:paraId="0536642B"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roofErr w:type="spellStart"/>
      <w:r w:rsidRPr="00182E2A">
        <w:rPr>
          <w:rFonts w:ascii="宋体" w:eastAsia="宋体" w:hAnsi="宋体" w:cs="宋体"/>
          <w:color w:val="000000"/>
          <w:kern w:val="0"/>
          <w:sz w:val="24"/>
          <w:szCs w:val="24"/>
          <w:shd w:val="clear" w:color="auto" w:fill="FFFFFF"/>
        </w:rPr>
        <w:t>testset</w:t>
      </w:r>
      <w:proofErr w:type="spellEnd"/>
      <w:r w:rsidRPr="00182E2A">
        <w:rPr>
          <w:rFonts w:ascii="宋体" w:eastAsia="宋体" w:hAnsi="宋体" w:cs="宋体"/>
          <w:color w:val="000000"/>
          <w:kern w:val="0"/>
          <w:sz w:val="24"/>
          <w:szCs w:val="24"/>
          <w:shd w:val="clear" w:color="auto" w:fill="FFFFFF"/>
        </w:rPr>
        <w:t xml:space="preserve"> = </w:t>
      </w:r>
      <w:proofErr w:type="gramStart"/>
      <w:r w:rsidRPr="00182E2A">
        <w:rPr>
          <w:rFonts w:ascii="宋体" w:eastAsia="宋体" w:hAnsi="宋体" w:cs="宋体"/>
          <w:color w:val="000000"/>
          <w:kern w:val="0"/>
          <w:sz w:val="24"/>
          <w:szCs w:val="24"/>
          <w:shd w:val="clear" w:color="auto" w:fill="FFFFFF"/>
        </w:rPr>
        <w:t>torchvision.datasets</w:t>
      </w:r>
      <w:proofErr w:type="gramEnd"/>
      <w:r w:rsidRPr="00182E2A">
        <w:rPr>
          <w:rFonts w:ascii="宋体" w:eastAsia="宋体" w:hAnsi="宋体" w:cs="宋体"/>
          <w:color w:val="000000"/>
          <w:kern w:val="0"/>
          <w:sz w:val="24"/>
          <w:szCs w:val="24"/>
          <w:shd w:val="clear" w:color="auto" w:fill="FFFFFF"/>
        </w:rPr>
        <w:t>.CIFAR10(root=</w:t>
      </w:r>
      <w:r w:rsidRPr="00182E2A">
        <w:rPr>
          <w:rFonts w:ascii="宋体" w:eastAsia="宋体" w:hAnsi="宋体" w:cs="宋体"/>
          <w:color w:val="A31515"/>
          <w:kern w:val="0"/>
          <w:sz w:val="24"/>
          <w:szCs w:val="24"/>
          <w:shd w:val="clear" w:color="auto" w:fill="FFFFFF"/>
        </w:rPr>
        <w:t>'./data'</w:t>
      </w:r>
      <w:r w:rsidRPr="00182E2A">
        <w:rPr>
          <w:rFonts w:ascii="宋体" w:eastAsia="宋体" w:hAnsi="宋体" w:cs="宋体"/>
          <w:color w:val="000000"/>
          <w:kern w:val="0"/>
          <w:sz w:val="24"/>
          <w:szCs w:val="24"/>
          <w:shd w:val="clear" w:color="auto" w:fill="FFFFFF"/>
        </w:rPr>
        <w:t>, train=</w:t>
      </w:r>
      <w:r w:rsidRPr="00182E2A">
        <w:rPr>
          <w:rFonts w:ascii="宋体" w:eastAsia="宋体" w:hAnsi="宋体" w:cs="宋体"/>
          <w:color w:val="0000FF"/>
          <w:kern w:val="0"/>
          <w:sz w:val="24"/>
          <w:szCs w:val="24"/>
          <w:shd w:val="clear" w:color="auto" w:fill="FFFFFF"/>
        </w:rPr>
        <w:t>False</w:t>
      </w:r>
      <w:r w:rsidRPr="00182E2A">
        <w:rPr>
          <w:rFonts w:ascii="宋体" w:eastAsia="宋体" w:hAnsi="宋体" w:cs="宋体"/>
          <w:color w:val="000000"/>
          <w:kern w:val="0"/>
          <w:sz w:val="24"/>
          <w:szCs w:val="24"/>
          <w:shd w:val="clear" w:color="auto" w:fill="FFFFFF"/>
        </w:rPr>
        <w:t>,</w:t>
      </w:r>
    </w:p>
    <w:p w14:paraId="12AD7069"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download=</w:t>
      </w:r>
      <w:r w:rsidRPr="00182E2A">
        <w:rPr>
          <w:rFonts w:ascii="宋体" w:eastAsia="宋体" w:hAnsi="宋体" w:cs="宋体"/>
          <w:color w:val="0000FF"/>
          <w:kern w:val="0"/>
          <w:sz w:val="24"/>
          <w:szCs w:val="24"/>
          <w:shd w:val="clear" w:color="auto" w:fill="FFFFFF"/>
        </w:rPr>
        <w:t>True</w:t>
      </w:r>
      <w:r w:rsidRPr="00182E2A">
        <w:rPr>
          <w:rFonts w:ascii="宋体" w:eastAsia="宋体" w:hAnsi="宋体" w:cs="宋体"/>
          <w:color w:val="000000"/>
          <w:kern w:val="0"/>
          <w:sz w:val="24"/>
          <w:szCs w:val="24"/>
          <w:shd w:val="clear" w:color="auto" w:fill="FFFFFF"/>
        </w:rPr>
        <w:t>, transform=transform)</w:t>
      </w:r>
    </w:p>
    <w:p w14:paraId="22BE14C2"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roofErr w:type="spellStart"/>
      <w:r w:rsidRPr="00182E2A">
        <w:rPr>
          <w:rFonts w:ascii="宋体" w:eastAsia="宋体" w:hAnsi="宋体" w:cs="宋体"/>
          <w:color w:val="000000"/>
          <w:kern w:val="0"/>
          <w:sz w:val="24"/>
          <w:szCs w:val="24"/>
          <w:shd w:val="clear" w:color="auto" w:fill="FFFFFF"/>
        </w:rPr>
        <w:t>testloader</w:t>
      </w:r>
      <w:proofErr w:type="spellEnd"/>
      <w:r w:rsidRPr="00182E2A">
        <w:rPr>
          <w:rFonts w:ascii="宋体" w:eastAsia="宋体" w:hAnsi="宋体" w:cs="宋体"/>
          <w:color w:val="000000"/>
          <w:kern w:val="0"/>
          <w:sz w:val="24"/>
          <w:szCs w:val="24"/>
          <w:shd w:val="clear" w:color="auto" w:fill="FFFFFF"/>
        </w:rPr>
        <w:t xml:space="preserve"> = </w:t>
      </w:r>
      <w:proofErr w:type="spellStart"/>
      <w:proofErr w:type="gramStart"/>
      <w:r w:rsidRPr="00182E2A">
        <w:rPr>
          <w:rFonts w:ascii="宋体" w:eastAsia="宋体" w:hAnsi="宋体" w:cs="宋体"/>
          <w:color w:val="000000"/>
          <w:kern w:val="0"/>
          <w:sz w:val="24"/>
          <w:szCs w:val="24"/>
          <w:shd w:val="clear" w:color="auto" w:fill="FFFFFF"/>
        </w:rPr>
        <w:t>torch.utils</w:t>
      </w:r>
      <w:proofErr w:type="gramEnd"/>
      <w:r w:rsidRPr="00182E2A">
        <w:rPr>
          <w:rFonts w:ascii="宋体" w:eastAsia="宋体" w:hAnsi="宋体" w:cs="宋体"/>
          <w:color w:val="000000"/>
          <w:kern w:val="0"/>
          <w:sz w:val="24"/>
          <w:szCs w:val="24"/>
          <w:shd w:val="clear" w:color="auto" w:fill="FFFFFF"/>
        </w:rPr>
        <w:t>.data.DataLoader</w:t>
      </w:r>
      <w:proofErr w:type="spellEnd"/>
      <w:r w:rsidRPr="00182E2A">
        <w:rPr>
          <w:rFonts w:ascii="宋体" w:eastAsia="宋体" w:hAnsi="宋体" w:cs="宋体"/>
          <w:color w:val="000000"/>
          <w:kern w:val="0"/>
          <w:sz w:val="24"/>
          <w:szCs w:val="24"/>
          <w:shd w:val="clear" w:color="auto" w:fill="FFFFFF"/>
        </w:rPr>
        <w:t>(</w:t>
      </w:r>
      <w:proofErr w:type="spellStart"/>
      <w:r w:rsidRPr="00182E2A">
        <w:rPr>
          <w:rFonts w:ascii="宋体" w:eastAsia="宋体" w:hAnsi="宋体" w:cs="宋体"/>
          <w:color w:val="000000"/>
          <w:kern w:val="0"/>
          <w:sz w:val="24"/>
          <w:szCs w:val="24"/>
          <w:shd w:val="clear" w:color="auto" w:fill="FFFFFF"/>
        </w:rPr>
        <w:t>testset</w:t>
      </w:r>
      <w:proofErr w:type="spellEnd"/>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batch_size</w:t>
      </w:r>
      <w:proofErr w:type="spellEnd"/>
      <w:r w:rsidRPr="00182E2A">
        <w:rPr>
          <w:rFonts w:ascii="宋体" w:eastAsia="宋体" w:hAnsi="宋体" w:cs="宋体"/>
          <w:color w:val="000000"/>
          <w:kern w:val="0"/>
          <w:sz w:val="24"/>
          <w:szCs w:val="24"/>
          <w:shd w:val="clear" w:color="auto" w:fill="FFFFFF"/>
        </w:rPr>
        <w:t>=4,</w:t>
      </w:r>
    </w:p>
    <w:p w14:paraId="712F1B2F"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shuffle=</w:t>
      </w:r>
      <w:r w:rsidRPr="00182E2A">
        <w:rPr>
          <w:rFonts w:ascii="宋体" w:eastAsia="宋体" w:hAnsi="宋体" w:cs="宋体"/>
          <w:color w:val="0000FF"/>
          <w:kern w:val="0"/>
          <w:sz w:val="24"/>
          <w:szCs w:val="24"/>
          <w:shd w:val="clear" w:color="auto" w:fill="FFFFFF"/>
        </w:rPr>
        <w:t>False</w:t>
      </w:r>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num_workers</w:t>
      </w:r>
      <w:proofErr w:type="spellEnd"/>
      <w:r w:rsidRPr="00182E2A">
        <w:rPr>
          <w:rFonts w:ascii="宋体" w:eastAsia="宋体" w:hAnsi="宋体" w:cs="宋体"/>
          <w:color w:val="000000"/>
          <w:kern w:val="0"/>
          <w:sz w:val="24"/>
          <w:szCs w:val="24"/>
          <w:shd w:val="clear" w:color="auto" w:fill="FFFFFF"/>
        </w:rPr>
        <w:t>=2)</w:t>
      </w:r>
    </w:p>
    <w:p w14:paraId="3732C992"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
    <w:p w14:paraId="326BA44E"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classes = (</w:t>
      </w:r>
      <w:r w:rsidRPr="00182E2A">
        <w:rPr>
          <w:rFonts w:ascii="宋体" w:eastAsia="宋体" w:hAnsi="宋体" w:cs="宋体"/>
          <w:color w:val="A31515"/>
          <w:kern w:val="0"/>
          <w:sz w:val="24"/>
          <w:szCs w:val="24"/>
          <w:shd w:val="clear" w:color="auto" w:fill="FFFFFF"/>
        </w:rPr>
        <w:t>'plane'</w:t>
      </w: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A31515"/>
          <w:kern w:val="0"/>
          <w:sz w:val="24"/>
          <w:szCs w:val="24"/>
          <w:shd w:val="clear" w:color="auto" w:fill="FFFFFF"/>
        </w:rPr>
        <w:t>'car'</w:t>
      </w: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A31515"/>
          <w:kern w:val="0"/>
          <w:sz w:val="24"/>
          <w:szCs w:val="24"/>
          <w:shd w:val="clear" w:color="auto" w:fill="FFFFFF"/>
        </w:rPr>
        <w:t>'bird'</w:t>
      </w: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A31515"/>
          <w:kern w:val="0"/>
          <w:sz w:val="24"/>
          <w:szCs w:val="24"/>
          <w:shd w:val="clear" w:color="auto" w:fill="FFFFFF"/>
        </w:rPr>
        <w:t>'cat'</w:t>
      </w:r>
      <w:r w:rsidRPr="00182E2A">
        <w:rPr>
          <w:rFonts w:ascii="宋体" w:eastAsia="宋体" w:hAnsi="宋体" w:cs="宋体"/>
          <w:color w:val="000000"/>
          <w:kern w:val="0"/>
          <w:sz w:val="24"/>
          <w:szCs w:val="24"/>
          <w:shd w:val="clear" w:color="auto" w:fill="FFFFFF"/>
        </w:rPr>
        <w:t>,</w:t>
      </w:r>
    </w:p>
    <w:p w14:paraId="668B1C00"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A31515"/>
          <w:kern w:val="0"/>
          <w:sz w:val="24"/>
          <w:szCs w:val="24"/>
          <w:shd w:val="clear" w:color="auto" w:fill="FFFFFF"/>
        </w:rPr>
        <w:t>'deer'</w:t>
      </w: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A31515"/>
          <w:kern w:val="0"/>
          <w:sz w:val="24"/>
          <w:szCs w:val="24"/>
          <w:shd w:val="clear" w:color="auto" w:fill="FFFFFF"/>
        </w:rPr>
        <w:t>'dog'</w:t>
      </w: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A31515"/>
          <w:kern w:val="0"/>
          <w:sz w:val="24"/>
          <w:szCs w:val="24"/>
          <w:shd w:val="clear" w:color="auto" w:fill="FFFFFF"/>
        </w:rPr>
        <w:t>'frog'</w:t>
      </w: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A31515"/>
          <w:kern w:val="0"/>
          <w:sz w:val="24"/>
          <w:szCs w:val="24"/>
          <w:shd w:val="clear" w:color="auto" w:fill="FFFFFF"/>
        </w:rPr>
        <w:t>'horse'</w:t>
      </w: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A31515"/>
          <w:kern w:val="0"/>
          <w:sz w:val="24"/>
          <w:szCs w:val="24"/>
          <w:shd w:val="clear" w:color="auto" w:fill="FFFFFF"/>
        </w:rPr>
        <w:t>'ship'</w:t>
      </w: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A31515"/>
          <w:kern w:val="0"/>
          <w:sz w:val="24"/>
          <w:szCs w:val="24"/>
          <w:shd w:val="clear" w:color="auto" w:fill="FFFFFF"/>
        </w:rPr>
        <w:t>'truck'</w:t>
      </w:r>
      <w:r w:rsidRPr="00182E2A">
        <w:rPr>
          <w:rFonts w:ascii="宋体" w:eastAsia="宋体" w:hAnsi="宋体" w:cs="宋体"/>
          <w:color w:val="000000"/>
          <w:kern w:val="0"/>
          <w:sz w:val="24"/>
          <w:szCs w:val="24"/>
          <w:shd w:val="clear" w:color="auto" w:fill="FFFFFF"/>
        </w:rPr>
        <w:t>)</w:t>
      </w:r>
    </w:p>
    <w:p w14:paraId="01BE19C6"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
    <w:p w14:paraId="74EF7860"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
    <w:p w14:paraId="21E9E49A" w14:textId="77777777" w:rsidR="00182E2A" w:rsidRPr="00182E2A" w:rsidRDefault="00182E2A" w:rsidP="00182E2A">
      <w:pPr>
        <w:widowControl/>
        <w:shd w:val="clear" w:color="auto" w:fill="FFFFFF"/>
        <w:jc w:val="left"/>
        <w:rPr>
          <w:rFonts w:ascii="Verdana" w:eastAsia="宋体" w:hAnsi="Verdana" w:cs="宋体"/>
          <w:color w:val="000000"/>
          <w:kern w:val="0"/>
          <w:sz w:val="20"/>
          <w:szCs w:val="20"/>
        </w:rPr>
      </w:pPr>
      <w:r w:rsidRPr="00182E2A">
        <w:rPr>
          <w:rFonts w:ascii="Verdana" w:eastAsia="宋体" w:hAnsi="Verdana" w:cs="宋体"/>
          <w:color w:val="000000"/>
          <w:kern w:val="0"/>
          <w:sz w:val="20"/>
          <w:szCs w:val="20"/>
        </w:rPr>
        <w:t>输出</w:t>
      </w:r>
      <w:r w:rsidRPr="00182E2A">
        <w:rPr>
          <w:rFonts w:ascii="Verdana" w:eastAsia="宋体" w:hAnsi="Verdana" w:cs="宋体"/>
          <w:color w:val="000000"/>
          <w:kern w:val="0"/>
          <w:sz w:val="20"/>
          <w:szCs w:val="20"/>
        </w:rPr>
        <w:br/>
      </w:r>
      <w:r w:rsidRPr="00182E2A">
        <w:rPr>
          <w:rFonts w:ascii="Verdana" w:eastAsia="宋体" w:hAnsi="Verdana" w:cs="宋体"/>
          <w:noProof/>
          <w:color w:val="000000"/>
          <w:kern w:val="0"/>
          <w:sz w:val="20"/>
          <w:szCs w:val="20"/>
        </w:rPr>
        <w:drawing>
          <wp:inline distT="0" distB="0" distL="0" distR="0" wp14:anchorId="4D7E9202" wp14:editId="0BB42D1F">
            <wp:extent cx="6126480" cy="3025140"/>
            <wp:effectExtent l="0" t="0" r="7620"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6480" cy="3025140"/>
                    </a:xfrm>
                    <a:prstGeom prst="rect">
                      <a:avLst/>
                    </a:prstGeom>
                    <a:noFill/>
                    <a:ln>
                      <a:noFill/>
                    </a:ln>
                  </pic:spPr>
                </pic:pic>
              </a:graphicData>
            </a:graphic>
          </wp:inline>
        </w:drawing>
      </w:r>
    </w:p>
    <w:p w14:paraId="24F3BDBD" w14:textId="77777777" w:rsidR="00182E2A" w:rsidRPr="00182E2A" w:rsidRDefault="00182E2A" w:rsidP="00182E2A">
      <w:pPr>
        <w:widowControl/>
        <w:shd w:val="clear" w:color="auto" w:fill="FFFFFF"/>
        <w:spacing w:before="150" w:after="150"/>
        <w:jc w:val="left"/>
        <w:rPr>
          <w:rFonts w:ascii="Verdana" w:eastAsia="宋体" w:hAnsi="Verdana" w:cs="宋体"/>
          <w:color w:val="000000"/>
          <w:kern w:val="0"/>
          <w:sz w:val="20"/>
          <w:szCs w:val="20"/>
        </w:rPr>
      </w:pPr>
      <w:r w:rsidRPr="00182E2A">
        <w:rPr>
          <w:rFonts w:ascii="Verdana" w:eastAsia="宋体" w:hAnsi="Verdana" w:cs="宋体"/>
          <w:color w:val="000000"/>
          <w:kern w:val="0"/>
          <w:sz w:val="20"/>
          <w:szCs w:val="20"/>
        </w:rPr>
        <w:t>展示其中的某些训练图片。</w:t>
      </w:r>
    </w:p>
    <w:p w14:paraId="35C2D4AD"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FF"/>
          <w:kern w:val="0"/>
          <w:sz w:val="24"/>
          <w:szCs w:val="24"/>
          <w:shd w:val="clear" w:color="auto" w:fill="FFFFFF"/>
        </w:rPr>
        <w:t>import</w:t>
      </w:r>
      <w:r w:rsidRPr="00182E2A">
        <w:rPr>
          <w:rFonts w:ascii="宋体" w:eastAsia="宋体" w:hAnsi="宋体" w:cs="宋体"/>
          <w:color w:val="000000"/>
          <w:kern w:val="0"/>
          <w:sz w:val="24"/>
          <w:szCs w:val="24"/>
          <w:shd w:val="clear" w:color="auto" w:fill="FFFFFF"/>
        </w:rPr>
        <w:t xml:space="preserve"> </w:t>
      </w:r>
      <w:proofErr w:type="spellStart"/>
      <w:proofErr w:type="gramStart"/>
      <w:r w:rsidRPr="00182E2A">
        <w:rPr>
          <w:rFonts w:ascii="宋体" w:eastAsia="宋体" w:hAnsi="宋体" w:cs="宋体"/>
          <w:color w:val="000000"/>
          <w:kern w:val="0"/>
          <w:sz w:val="24"/>
          <w:szCs w:val="24"/>
          <w:shd w:val="clear" w:color="auto" w:fill="FFFFFF"/>
        </w:rPr>
        <w:t>matplotlib.pyplot</w:t>
      </w:r>
      <w:proofErr w:type="spellEnd"/>
      <w:proofErr w:type="gramEnd"/>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0000FF"/>
          <w:kern w:val="0"/>
          <w:sz w:val="24"/>
          <w:szCs w:val="24"/>
          <w:shd w:val="clear" w:color="auto" w:fill="FFFFFF"/>
        </w:rPr>
        <w:t>as</w:t>
      </w:r>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plt</w:t>
      </w:r>
      <w:proofErr w:type="spellEnd"/>
    </w:p>
    <w:p w14:paraId="0E65C299"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FF"/>
          <w:kern w:val="0"/>
          <w:sz w:val="24"/>
          <w:szCs w:val="24"/>
          <w:shd w:val="clear" w:color="auto" w:fill="FFFFFF"/>
        </w:rPr>
        <w:t>import</w:t>
      </w:r>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numpy</w:t>
      </w:r>
      <w:proofErr w:type="spellEnd"/>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0000FF"/>
          <w:kern w:val="0"/>
          <w:sz w:val="24"/>
          <w:szCs w:val="24"/>
          <w:shd w:val="clear" w:color="auto" w:fill="FFFFFF"/>
        </w:rPr>
        <w:t>as</w:t>
      </w:r>
      <w:r w:rsidRPr="00182E2A">
        <w:rPr>
          <w:rFonts w:ascii="宋体" w:eastAsia="宋体" w:hAnsi="宋体" w:cs="宋体"/>
          <w:color w:val="000000"/>
          <w:kern w:val="0"/>
          <w:sz w:val="24"/>
          <w:szCs w:val="24"/>
          <w:shd w:val="clear" w:color="auto" w:fill="FFFFFF"/>
        </w:rPr>
        <w:t xml:space="preserve"> np</w:t>
      </w:r>
    </w:p>
    <w:p w14:paraId="70E72193"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p>
    <w:p w14:paraId="6DFFF4DE"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8000"/>
          <w:kern w:val="0"/>
          <w:sz w:val="24"/>
          <w:szCs w:val="24"/>
          <w:shd w:val="clear" w:color="auto" w:fill="FFFFFF"/>
        </w:rPr>
        <w:t># functions to show an image</w:t>
      </w:r>
    </w:p>
    <w:p w14:paraId="0F61DB38"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p>
    <w:p w14:paraId="38239C7B"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p>
    <w:p w14:paraId="4936E9CF"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FF"/>
          <w:kern w:val="0"/>
          <w:sz w:val="24"/>
          <w:szCs w:val="24"/>
          <w:shd w:val="clear" w:color="auto" w:fill="FFFFFF"/>
        </w:rPr>
        <w:t>def</w:t>
      </w:r>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A31515"/>
          <w:kern w:val="0"/>
          <w:sz w:val="24"/>
          <w:szCs w:val="24"/>
          <w:shd w:val="clear" w:color="auto" w:fill="FFFFFF"/>
        </w:rPr>
        <w:t>imshow</w:t>
      </w:r>
      <w:proofErr w:type="spellEnd"/>
      <w:r w:rsidRPr="00182E2A">
        <w:rPr>
          <w:rFonts w:ascii="宋体" w:eastAsia="宋体" w:hAnsi="宋体" w:cs="宋体"/>
          <w:color w:val="000000"/>
          <w:kern w:val="0"/>
          <w:sz w:val="24"/>
          <w:szCs w:val="24"/>
          <w:shd w:val="clear" w:color="auto" w:fill="FFFFFF"/>
        </w:rPr>
        <w:t>(</w:t>
      </w:r>
      <w:proofErr w:type="spellStart"/>
      <w:r w:rsidRPr="00182E2A">
        <w:rPr>
          <w:rFonts w:ascii="宋体" w:eastAsia="宋体" w:hAnsi="宋体" w:cs="宋体"/>
          <w:color w:val="000000"/>
          <w:kern w:val="0"/>
          <w:sz w:val="24"/>
          <w:szCs w:val="24"/>
          <w:shd w:val="clear" w:color="auto" w:fill="FFFFFF"/>
        </w:rPr>
        <w:t>img</w:t>
      </w:r>
      <w:proofErr w:type="spellEnd"/>
      <w:r w:rsidRPr="00182E2A">
        <w:rPr>
          <w:rFonts w:ascii="宋体" w:eastAsia="宋体" w:hAnsi="宋体" w:cs="宋体"/>
          <w:color w:val="000000"/>
          <w:kern w:val="0"/>
          <w:sz w:val="24"/>
          <w:szCs w:val="24"/>
          <w:shd w:val="clear" w:color="auto" w:fill="FFFFFF"/>
        </w:rPr>
        <w:t>):</w:t>
      </w:r>
    </w:p>
    <w:p w14:paraId="5AB47CD8"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img</w:t>
      </w:r>
      <w:proofErr w:type="spellEnd"/>
      <w:r w:rsidRPr="00182E2A">
        <w:rPr>
          <w:rFonts w:ascii="宋体" w:eastAsia="宋体" w:hAnsi="宋体" w:cs="宋体"/>
          <w:color w:val="000000"/>
          <w:kern w:val="0"/>
          <w:sz w:val="24"/>
          <w:szCs w:val="24"/>
          <w:shd w:val="clear" w:color="auto" w:fill="FFFFFF"/>
        </w:rPr>
        <w:t xml:space="preserve"> = </w:t>
      </w:r>
      <w:proofErr w:type="spellStart"/>
      <w:r w:rsidRPr="00182E2A">
        <w:rPr>
          <w:rFonts w:ascii="宋体" w:eastAsia="宋体" w:hAnsi="宋体" w:cs="宋体"/>
          <w:color w:val="000000"/>
          <w:kern w:val="0"/>
          <w:sz w:val="24"/>
          <w:szCs w:val="24"/>
          <w:shd w:val="clear" w:color="auto" w:fill="FFFFFF"/>
        </w:rPr>
        <w:t>img</w:t>
      </w:r>
      <w:proofErr w:type="spellEnd"/>
      <w:r w:rsidRPr="00182E2A">
        <w:rPr>
          <w:rFonts w:ascii="宋体" w:eastAsia="宋体" w:hAnsi="宋体" w:cs="宋体"/>
          <w:color w:val="000000"/>
          <w:kern w:val="0"/>
          <w:sz w:val="24"/>
          <w:szCs w:val="24"/>
          <w:shd w:val="clear" w:color="auto" w:fill="FFFFFF"/>
        </w:rPr>
        <w:t xml:space="preserve"> / 2 + 0.5     </w:t>
      </w:r>
      <w:r w:rsidRPr="00182E2A">
        <w:rPr>
          <w:rFonts w:ascii="宋体" w:eastAsia="宋体" w:hAnsi="宋体" w:cs="宋体"/>
          <w:color w:val="008000"/>
          <w:kern w:val="0"/>
          <w:sz w:val="24"/>
          <w:szCs w:val="24"/>
          <w:shd w:val="clear" w:color="auto" w:fill="FFFFFF"/>
        </w:rPr>
        <w:t># unnormalize</w:t>
      </w:r>
    </w:p>
    <w:p w14:paraId="592651B8"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npimg</w:t>
      </w:r>
      <w:proofErr w:type="spellEnd"/>
      <w:r w:rsidRPr="00182E2A">
        <w:rPr>
          <w:rFonts w:ascii="宋体" w:eastAsia="宋体" w:hAnsi="宋体" w:cs="宋体"/>
          <w:color w:val="000000"/>
          <w:kern w:val="0"/>
          <w:sz w:val="24"/>
          <w:szCs w:val="24"/>
          <w:shd w:val="clear" w:color="auto" w:fill="FFFFFF"/>
        </w:rPr>
        <w:t xml:space="preserve"> = </w:t>
      </w:r>
      <w:proofErr w:type="spellStart"/>
      <w:proofErr w:type="gramStart"/>
      <w:r w:rsidRPr="00182E2A">
        <w:rPr>
          <w:rFonts w:ascii="宋体" w:eastAsia="宋体" w:hAnsi="宋体" w:cs="宋体"/>
          <w:color w:val="000000"/>
          <w:kern w:val="0"/>
          <w:sz w:val="24"/>
          <w:szCs w:val="24"/>
          <w:shd w:val="clear" w:color="auto" w:fill="FFFFFF"/>
        </w:rPr>
        <w:t>img.numpy</w:t>
      </w:r>
      <w:proofErr w:type="spellEnd"/>
      <w:proofErr w:type="gramEnd"/>
      <w:r w:rsidRPr="00182E2A">
        <w:rPr>
          <w:rFonts w:ascii="宋体" w:eastAsia="宋体" w:hAnsi="宋体" w:cs="宋体"/>
          <w:color w:val="000000"/>
          <w:kern w:val="0"/>
          <w:sz w:val="24"/>
          <w:szCs w:val="24"/>
          <w:shd w:val="clear" w:color="auto" w:fill="FFFFFF"/>
        </w:rPr>
        <w:t>()</w:t>
      </w:r>
    </w:p>
    <w:p w14:paraId="2E19E539"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proofErr w:type="spellStart"/>
      <w:proofErr w:type="gramStart"/>
      <w:r w:rsidRPr="00182E2A">
        <w:rPr>
          <w:rFonts w:ascii="宋体" w:eastAsia="宋体" w:hAnsi="宋体" w:cs="宋体"/>
          <w:color w:val="000000"/>
          <w:kern w:val="0"/>
          <w:sz w:val="24"/>
          <w:szCs w:val="24"/>
          <w:shd w:val="clear" w:color="auto" w:fill="FFFFFF"/>
        </w:rPr>
        <w:t>plt.imshow</w:t>
      </w:r>
      <w:proofErr w:type="spellEnd"/>
      <w:proofErr w:type="gramEnd"/>
      <w:r w:rsidRPr="00182E2A">
        <w:rPr>
          <w:rFonts w:ascii="宋体" w:eastAsia="宋体" w:hAnsi="宋体" w:cs="宋体"/>
          <w:color w:val="000000"/>
          <w:kern w:val="0"/>
          <w:sz w:val="24"/>
          <w:szCs w:val="24"/>
          <w:shd w:val="clear" w:color="auto" w:fill="FFFFFF"/>
        </w:rPr>
        <w:t>(</w:t>
      </w:r>
      <w:proofErr w:type="spellStart"/>
      <w:r w:rsidRPr="00182E2A">
        <w:rPr>
          <w:rFonts w:ascii="宋体" w:eastAsia="宋体" w:hAnsi="宋体" w:cs="宋体"/>
          <w:color w:val="000000"/>
          <w:kern w:val="0"/>
          <w:sz w:val="24"/>
          <w:szCs w:val="24"/>
          <w:shd w:val="clear" w:color="auto" w:fill="FFFFFF"/>
        </w:rPr>
        <w:t>np.transpose</w:t>
      </w:r>
      <w:proofErr w:type="spellEnd"/>
      <w:r w:rsidRPr="00182E2A">
        <w:rPr>
          <w:rFonts w:ascii="宋体" w:eastAsia="宋体" w:hAnsi="宋体" w:cs="宋体"/>
          <w:color w:val="000000"/>
          <w:kern w:val="0"/>
          <w:sz w:val="24"/>
          <w:szCs w:val="24"/>
          <w:shd w:val="clear" w:color="auto" w:fill="FFFFFF"/>
        </w:rPr>
        <w:t>(</w:t>
      </w:r>
      <w:proofErr w:type="spellStart"/>
      <w:r w:rsidRPr="00182E2A">
        <w:rPr>
          <w:rFonts w:ascii="宋体" w:eastAsia="宋体" w:hAnsi="宋体" w:cs="宋体"/>
          <w:color w:val="000000"/>
          <w:kern w:val="0"/>
          <w:sz w:val="24"/>
          <w:szCs w:val="24"/>
          <w:shd w:val="clear" w:color="auto" w:fill="FFFFFF"/>
        </w:rPr>
        <w:t>npimg</w:t>
      </w:r>
      <w:proofErr w:type="spellEnd"/>
      <w:r w:rsidRPr="00182E2A">
        <w:rPr>
          <w:rFonts w:ascii="宋体" w:eastAsia="宋体" w:hAnsi="宋体" w:cs="宋体"/>
          <w:color w:val="000000"/>
          <w:kern w:val="0"/>
          <w:sz w:val="24"/>
          <w:szCs w:val="24"/>
          <w:shd w:val="clear" w:color="auto" w:fill="FFFFFF"/>
        </w:rPr>
        <w:t>, (1, 2, 0)))</w:t>
      </w:r>
    </w:p>
    <w:p w14:paraId="327B8C55"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proofErr w:type="spellStart"/>
      <w:proofErr w:type="gramStart"/>
      <w:r w:rsidRPr="00182E2A">
        <w:rPr>
          <w:rFonts w:ascii="宋体" w:eastAsia="宋体" w:hAnsi="宋体" w:cs="宋体"/>
          <w:color w:val="000000"/>
          <w:kern w:val="0"/>
          <w:sz w:val="24"/>
          <w:szCs w:val="24"/>
          <w:shd w:val="clear" w:color="auto" w:fill="FFFFFF"/>
        </w:rPr>
        <w:t>plt.show</w:t>
      </w:r>
      <w:proofErr w:type="spellEnd"/>
      <w:proofErr w:type="gramEnd"/>
      <w:r w:rsidRPr="00182E2A">
        <w:rPr>
          <w:rFonts w:ascii="宋体" w:eastAsia="宋体" w:hAnsi="宋体" w:cs="宋体"/>
          <w:color w:val="000000"/>
          <w:kern w:val="0"/>
          <w:sz w:val="24"/>
          <w:szCs w:val="24"/>
          <w:shd w:val="clear" w:color="auto" w:fill="FFFFFF"/>
        </w:rPr>
        <w:t>()</w:t>
      </w:r>
    </w:p>
    <w:p w14:paraId="48C35D70"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p>
    <w:p w14:paraId="09E4733F"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p>
    <w:p w14:paraId="1C25FE66"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8000"/>
          <w:kern w:val="0"/>
          <w:sz w:val="24"/>
          <w:szCs w:val="24"/>
          <w:shd w:val="clear" w:color="auto" w:fill="FFFFFF"/>
        </w:rPr>
        <w:t># get some random training images</w:t>
      </w:r>
    </w:p>
    <w:p w14:paraId="789D3F9B"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proofErr w:type="spellStart"/>
      <w:r w:rsidRPr="00182E2A">
        <w:rPr>
          <w:rFonts w:ascii="宋体" w:eastAsia="宋体" w:hAnsi="宋体" w:cs="宋体"/>
          <w:color w:val="000000"/>
          <w:kern w:val="0"/>
          <w:sz w:val="24"/>
          <w:szCs w:val="24"/>
          <w:shd w:val="clear" w:color="auto" w:fill="FFFFFF"/>
        </w:rPr>
        <w:t>dataiter</w:t>
      </w:r>
      <w:proofErr w:type="spellEnd"/>
      <w:r w:rsidRPr="00182E2A">
        <w:rPr>
          <w:rFonts w:ascii="宋体" w:eastAsia="宋体" w:hAnsi="宋体" w:cs="宋体"/>
          <w:color w:val="000000"/>
          <w:kern w:val="0"/>
          <w:sz w:val="24"/>
          <w:szCs w:val="24"/>
          <w:shd w:val="clear" w:color="auto" w:fill="FFFFFF"/>
        </w:rPr>
        <w:t xml:space="preserve"> = </w:t>
      </w:r>
      <w:proofErr w:type="spellStart"/>
      <w:r w:rsidRPr="00182E2A">
        <w:rPr>
          <w:rFonts w:ascii="宋体" w:eastAsia="宋体" w:hAnsi="宋体" w:cs="宋体"/>
          <w:color w:val="000000"/>
          <w:kern w:val="0"/>
          <w:sz w:val="24"/>
          <w:szCs w:val="24"/>
          <w:shd w:val="clear" w:color="auto" w:fill="FFFFFF"/>
        </w:rPr>
        <w:t>iter</w:t>
      </w:r>
      <w:proofErr w:type="spellEnd"/>
      <w:r w:rsidRPr="00182E2A">
        <w:rPr>
          <w:rFonts w:ascii="宋体" w:eastAsia="宋体" w:hAnsi="宋体" w:cs="宋体"/>
          <w:color w:val="000000"/>
          <w:kern w:val="0"/>
          <w:sz w:val="24"/>
          <w:szCs w:val="24"/>
          <w:shd w:val="clear" w:color="auto" w:fill="FFFFFF"/>
        </w:rPr>
        <w:t>(</w:t>
      </w:r>
      <w:proofErr w:type="spellStart"/>
      <w:r w:rsidRPr="00182E2A">
        <w:rPr>
          <w:rFonts w:ascii="宋体" w:eastAsia="宋体" w:hAnsi="宋体" w:cs="宋体"/>
          <w:color w:val="000000"/>
          <w:kern w:val="0"/>
          <w:sz w:val="24"/>
          <w:szCs w:val="24"/>
          <w:shd w:val="clear" w:color="auto" w:fill="FFFFFF"/>
        </w:rPr>
        <w:t>trainloader</w:t>
      </w:r>
      <w:proofErr w:type="spellEnd"/>
      <w:r w:rsidRPr="00182E2A">
        <w:rPr>
          <w:rFonts w:ascii="宋体" w:eastAsia="宋体" w:hAnsi="宋体" w:cs="宋体"/>
          <w:color w:val="000000"/>
          <w:kern w:val="0"/>
          <w:sz w:val="24"/>
          <w:szCs w:val="24"/>
          <w:shd w:val="clear" w:color="auto" w:fill="FFFFFF"/>
        </w:rPr>
        <w:t>)</w:t>
      </w:r>
    </w:p>
    <w:p w14:paraId="439E121F"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images, labels = </w:t>
      </w:r>
      <w:proofErr w:type="spellStart"/>
      <w:proofErr w:type="gramStart"/>
      <w:r w:rsidRPr="00182E2A">
        <w:rPr>
          <w:rFonts w:ascii="宋体" w:eastAsia="宋体" w:hAnsi="宋体" w:cs="宋体"/>
          <w:color w:val="000000"/>
          <w:kern w:val="0"/>
          <w:sz w:val="24"/>
          <w:szCs w:val="24"/>
          <w:shd w:val="clear" w:color="auto" w:fill="FFFFFF"/>
        </w:rPr>
        <w:t>dataiter.next</w:t>
      </w:r>
      <w:proofErr w:type="spellEnd"/>
      <w:proofErr w:type="gramEnd"/>
      <w:r w:rsidRPr="00182E2A">
        <w:rPr>
          <w:rFonts w:ascii="宋体" w:eastAsia="宋体" w:hAnsi="宋体" w:cs="宋体"/>
          <w:color w:val="000000"/>
          <w:kern w:val="0"/>
          <w:sz w:val="24"/>
          <w:szCs w:val="24"/>
          <w:shd w:val="clear" w:color="auto" w:fill="FFFFFF"/>
        </w:rPr>
        <w:t>()</w:t>
      </w:r>
    </w:p>
    <w:p w14:paraId="222A0FFF"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p>
    <w:p w14:paraId="42B47038"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8000"/>
          <w:kern w:val="0"/>
          <w:sz w:val="24"/>
          <w:szCs w:val="24"/>
          <w:shd w:val="clear" w:color="auto" w:fill="FFFFFF"/>
        </w:rPr>
        <w:t># show images</w:t>
      </w:r>
    </w:p>
    <w:p w14:paraId="1F41F23B"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proofErr w:type="spellStart"/>
      <w:r w:rsidRPr="00182E2A">
        <w:rPr>
          <w:rFonts w:ascii="宋体" w:eastAsia="宋体" w:hAnsi="宋体" w:cs="宋体"/>
          <w:color w:val="000000"/>
          <w:kern w:val="0"/>
          <w:sz w:val="24"/>
          <w:szCs w:val="24"/>
          <w:shd w:val="clear" w:color="auto" w:fill="FFFFFF"/>
        </w:rPr>
        <w:t>imshow</w:t>
      </w:r>
      <w:proofErr w:type="spellEnd"/>
      <w:r w:rsidRPr="00182E2A">
        <w:rPr>
          <w:rFonts w:ascii="宋体" w:eastAsia="宋体" w:hAnsi="宋体" w:cs="宋体"/>
          <w:color w:val="000000"/>
          <w:kern w:val="0"/>
          <w:sz w:val="24"/>
          <w:szCs w:val="24"/>
          <w:shd w:val="clear" w:color="auto" w:fill="FFFFFF"/>
        </w:rPr>
        <w:t>(</w:t>
      </w:r>
      <w:proofErr w:type="spellStart"/>
      <w:proofErr w:type="gramStart"/>
      <w:r w:rsidRPr="00182E2A">
        <w:rPr>
          <w:rFonts w:ascii="宋体" w:eastAsia="宋体" w:hAnsi="宋体" w:cs="宋体"/>
          <w:color w:val="000000"/>
          <w:kern w:val="0"/>
          <w:sz w:val="24"/>
          <w:szCs w:val="24"/>
          <w:shd w:val="clear" w:color="auto" w:fill="FFFFFF"/>
        </w:rPr>
        <w:t>torchvision.utils</w:t>
      </w:r>
      <w:proofErr w:type="gramEnd"/>
      <w:r w:rsidRPr="00182E2A">
        <w:rPr>
          <w:rFonts w:ascii="宋体" w:eastAsia="宋体" w:hAnsi="宋体" w:cs="宋体"/>
          <w:color w:val="000000"/>
          <w:kern w:val="0"/>
          <w:sz w:val="24"/>
          <w:szCs w:val="24"/>
          <w:shd w:val="clear" w:color="auto" w:fill="FFFFFF"/>
        </w:rPr>
        <w:t>.make_grid</w:t>
      </w:r>
      <w:proofErr w:type="spellEnd"/>
      <w:r w:rsidRPr="00182E2A">
        <w:rPr>
          <w:rFonts w:ascii="宋体" w:eastAsia="宋体" w:hAnsi="宋体" w:cs="宋体"/>
          <w:color w:val="000000"/>
          <w:kern w:val="0"/>
          <w:sz w:val="24"/>
          <w:szCs w:val="24"/>
          <w:shd w:val="clear" w:color="auto" w:fill="FFFFFF"/>
        </w:rPr>
        <w:t>(images))</w:t>
      </w:r>
    </w:p>
    <w:p w14:paraId="3FF68BC3"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8000"/>
          <w:kern w:val="0"/>
          <w:sz w:val="24"/>
          <w:szCs w:val="24"/>
          <w:shd w:val="clear" w:color="auto" w:fill="FFFFFF"/>
        </w:rPr>
        <w:t># print labels</w:t>
      </w:r>
    </w:p>
    <w:p w14:paraId="705C98DF"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proofErr w:type="gramStart"/>
      <w:r w:rsidRPr="00182E2A">
        <w:rPr>
          <w:rFonts w:ascii="宋体" w:eastAsia="宋体" w:hAnsi="宋体" w:cs="宋体"/>
          <w:color w:val="000000"/>
          <w:kern w:val="0"/>
          <w:sz w:val="24"/>
          <w:szCs w:val="24"/>
          <w:shd w:val="clear" w:color="auto" w:fill="FFFFFF"/>
        </w:rPr>
        <w:t>print(</w:t>
      </w:r>
      <w:proofErr w:type="gramEnd"/>
      <w:r w:rsidRPr="00182E2A">
        <w:rPr>
          <w:rFonts w:ascii="宋体" w:eastAsia="宋体" w:hAnsi="宋体" w:cs="宋体"/>
          <w:color w:val="A31515"/>
          <w:kern w:val="0"/>
          <w:sz w:val="24"/>
          <w:szCs w:val="24"/>
          <w:shd w:val="clear" w:color="auto" w:fill="FFFFFF"/>
        </w:rPr>
        <w:t>' '</w:t>
      </w:r>
      <w:r w:rsidRPr="00182E2A">
        <w:rPr>
          <w:rFonts w:ascii="宋体" w:eastAsia="宋体" w:hAnsi="宋体" w:cs="宋体"/>
          <w:color w:val="000000"/>
          <w:kern w:val="0"/>
          <w:sz w:val="24"/>
          <w:szCs w:val="24"/>
          <w:shd w:val="clear" w:color="auto" w:fill="FFFFFF"/>
        </w:rPr>
        <w:t>.join(</w:t>
      </w:r>
      <w:r w:rsidRPr="00182E2A">
        <w:rPr>
          <w:rFonts w:ascii="宋体" w:eastAsia="宋体" w:hAnsi="宋体" w:cs="宋体"/>
          <w:color w:val="A31515"/>
          <w:kern w:val="0"/>
          <w:sz w:val="24"/>
          <w:szCs w:val="24"/>
          <w:shd w:val="clear" w:color="auto" w:fill="FFFFFF"/>
        </w:rPr>
        <w:t>'%5s'</w:t>
      </w:r>
      <w:r w:rsidRPr="00182E2A">
        <w:rPr>
          <w:rFonts w:ascii="宋体" w:eastAsia="宋体" w:hAnsi="宋体" w:cs="宋体"/>
          <w:color w:val="000000"/>
          <w:kern w:val="0"/>
          <w:sz w:val="24"/>
          <w:szCs w:val="24"/>
          <w:shd w:val="clear" w:color="auto" w:fill="FFFFFF"/>
        </w:rPr>
        <w:t xml:space="preserve"> % classes[labels[j]] </w:t>
      </w:r>
      <w:r w:rsidRPr="00182E2A">
        <w:rPr>
          <w:rFonts w:ascii="宋体" w:eastAsia="宋体" w:hAnsi="宋体" w:cs="宋体"/>
          <w:color w:val="0000FF"/>
          <w:kern w:val="0"/>
          <w:sz w:val="24"/>
          <w:szCs w:val="24"/>
          <w:shd w:val="clear" w:color="auto" w:fill="FFFFFF"/>
        </w:rPr>
        <w:t>for</w:t>
      </w:r>
      <w:r w:rsidRPr="00182E2A">
        <w:rPr>
          <w:rFonts w:ascii="宋体" w:eastAsia="宋体" w:hAnsi="宋体" w:cs="宋体"/>
          <w:color w:val="000000"/>
          <w:kern w:val="0"/>
          <w:sz w:val="24"/>
          <w:szCs w:val="24"/>
          <w:shd w:val="clear" w:color="auto" w:fill="FFFFFF"/>
        </w:rPr>
        <w:t xml:space="preserve"> j </w:t>
      </w:r>
      <w:r w:rsidRPr="00182E2A">
        <w:rPr>
          <w:rFonts w:ascii="宋体" w:eastAsia="宋体" w:hAnsi="宋体" w:cs="宋体"/>
          <w:color w:val="0000FF"/>
          <w:kern w:val="0"/>
          <w:sz w:val="24"/>
          <w:szCs w:val="24"/>
          <w:shd w:val="clear" w:color="auto" w:fill="FFFFFF"/>
        </w:rPr>
        <w:t>in</w:t>
      </w:r>
      <w:r w:rsidRPr="00182E2A">
        <w:rPr>
          <w:rFonts w:ascii="宋体" w:eastAsia="宋体" w:hAnsi="宋体" w:cs="宋体"/>
          <w:color w:val="000000"/>
          <w:kern w:val="0"/>
          <w:sz w:val="24"/>
          <w:szCs w:val="24"/>
          <w:shd w:val="clear" w:color="auto" w:fill="FFFFFF"/>
        </w:rPr>
        <w:t xml:space="preserve"> range(4)))</w:t>
      </w:r>
    </w:p>
    <w:p w14:paraId="2B618578" w14:textId="77777777" w:rsidR="00182E2A" w:rsidRPr="00182E2A" w:rsidRDefault="00182E2A" w:rsidP="00182E2A">
      <w:pPr>
        <w:widowControl/>
        <w:shd w:val="clear" w:color="auto" w:fill="FFFFFF"/>
        <w:jc w:val="left"/>
        <w:rPr>
          <w:rFonts w:ascii="Verdana" w:eastAsia="宋体" w:hAnsi="Verdana" w:cs="宋体"/>
          <w:color w:val="000000"/>
          <w:kern w:val="0"/>
          <w:sz w:val="20"/>
          <w:szCs w:val="20"/>
        </w:rPr>
      </w:pPr>
      <w:r w:rsidRPr="00182E2A">
        <w:rPr>
          <w:rFonts w:ascii="Verdana" w:eastAsia="宋体" w:hAnsi="Verdana" w:cs="宋体"/>
          <w:noProof/>
          <w:color w:val="000000"/>
          <w:kern w:val="0"/>
          <w:sz w:val="20"/>
          <w:szCs w:val="20"/>
        </w:rPr>
        <w:drawing>
          <wp:inline distT="0" distB="0" distL="0" distR="0" wp14:anchorId="1A33C24D" wp14:editId="4EB1B4C0">
            <wp:extent cx="5707380" cy="198120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07380" cy="1981200"/>
                    </a:xfrm>
                    <a:prstGeom prst="rect">
                      <a:avLst/>
                    </a:prstGeom>
                    <a:noFill/>
                    <a:ln>
                      <a:noFill/>
                    </a:ln>
                  </pic:spPr>
                </pic:pic>
              </a:graphicData>
            </a:graphic>
          </wp:inline>
        </w:drawing>
      </w:r>
      <w:r w:rsidRPr="00182E2A">
        <w:rPr>
          <w:rFonts w:ascii="Verdana" w:eastAsia="宋体" w:hAnsi="Verdana" w:cs="宋体"/>
          <w:color w:val="000000"/>
          <w:kern w:val="0"/>
          <w:sz w:val="20"/>
          <w:szCs w:val="20"/>
        </w:rPr>
        <w:br/>
      </w:r>
      <w:r w:rsidRPr="00182E2A">
        <w:rPr>
          <w:rFonts w:ascii="Verdana" w:eastAsia="宋体" w:hAnsi="Verdana" w:cs="宋体"/>
          <w:noProof/>
          <w:color w:val="000000"/>
          <w:kern w:val="0"/>
          <w:sz w:val="20"/>
          <w:szCs w:val="20"/>
        </w:rPr>
        <w:drawing>
          <wp:inline distT="0" distB="0" distL="0" distR="0" wp14:anchorId="12700D1C" wp14:editId="6FB3991A">
            <wp:extent cx="5875020" cy="2476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75020" cy="2476500"/>
                    </a:xfrm>
                    <a:prstGeom prst="rect">
                      <a:avLst/>
                    </a:prstGeom>
                    <a:noFill/>
                    <a:ln>
                      <a:noFill/>
                    </a:ln>
                  </pic:spPr>
                </pic:pic>
              </a:graphicData>
            </a:graphic>
          </wp:inline>
        </w:drawing>
      </w:r>
    </w:p>
    <w:p w14:paraId="574A1A25" w14:textId="77777777" w:rsidR="00182E2A" w:rsidRPr="00182E2A" w:rsidRDefault="00182E2A" w:rsidP="00182E2A">
      <w:pPr>
        <w:widowControl/>
        <w:shd w:val="clear" w:color="auto" w:fill="FFFFFF"/>
        <w:spacing w:before="150" w:after="150"/>
        <w:jc w:val="left"/>
        <w:rPr>
          <w:rFonts w:ascii="Verdana" w:eastAsia="宋体" w:hAnsi="Verdana" w:cs="宋体"/>
          <w:color w:val="000000"/>
          <w:kern w:val="0"/>
          <w:sz w:val="20"/>
          <w:szCs w:val="20"/>
        </w:rPr>
      </w:pPr>
      <w:r w:rsidRPr="00182E2A">
        <w:rPr>
          <w:rFonts w:ascii="Verdana" w:eastAsia="宋体" w:hAnsi="Verdana" w:cs="宋体"/>
          <w:color w:val="000000"/>
          <w:kern w:val="0"/>
          <w:sz w:val="20"/>
          <w:szCs w:val="20"/>
        </w:rPr>
        <w:lastRenderedPageBreak/>
        <w:t>自定义卷积神经网络</w:t>
      </w:r>
    </w:p>
    <w:p w14:paraId="50D9D734"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FF"/>
          <w:kern w:val="0"/>
          <w:sz w:val="24"/>
          <w:szCs w:val="24"/>
          <w:shd w:val="clear" w:color="auto" w:fill="FFFFFF"/>
        </w:rPr>
        <w:t>import</w:t>
      </w:r>
      <w:r w:rsidRPr="00182E2A">
        <w:rPr>
          <w:rFonts w:ascii="宋体" w:eastAsia="宋体" w:hAnsi="宋体" w:cs="宋体"/>
          <w:color w:val="000000"/>
          <w:kern w:val="0"/>
          <w:sz w:val="24"/>
          <w:szCs w:val="24"/>
          <w:shd w:val="clear" w:color="auto" w:fill="FFFFFF"/>
        </w:rPr>
        <w:t xml:space="preserve"> </w:t>
      </w:r>
      <w:proofErr w:type="spellStart"/>
      <w:proofErr w:type="gramStart"/>
      <w:r w:rsidRPr="00182E2A">
        <w:rPr>
          <w:rFonts w:ascii="宋体" w:eastAsia="宋体" w:hAnsi="宋体" w:cs="宋体"/>
          <w:color w:val="000000"/>
          <w:kern w:val="0"/>
          <w:sz w:val="24"/>
          <w:szCs w:val="24"/>
          <w:shd w:val="clear" w:color="auto" w:fill="FFFFFF"/>
        </w:rPr>
        <w:t>torch.nn</w:t>
      </w:r>
      <w:proofErr w:type="spellEnd"/>
      <w:proofErr w:type="gramEnd"/>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0000FF"/>
          <w:kern w:val="0"/>
          <w:sz w:val="24"/>
          <w:szCs w:val="24"/>
          <w:shd w:val="clear" w:color="auto" w:fill="FFFFFF"/>
        </w:rPr>
        <w:t>as</w:t>
      </w:r>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nn</w:t>
      </w:r>
      <w:proofErr w:type="spellEnd"/>
    </w:p>
    <w:p w14:paraId="3D405284" w14:textId="52321245"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hint="eastAsia"/>
          <w:color w:val="000000"/>
          <w:kern w:val="0"/>
          <w:sz w:val="24"/>
          <w:szCs w:val="24"/>
          <w:shd w:val="clear" w:color="auto" w:fill="FFFFFF"/>
        </w:rPr>
      </w:pPr>
      <w:r w:rsidRPr="00182E2A">
        <w:rPr>
          <w:rFonts w:ascii="宋体" w:eastAsia="宋体" w:hAnsi="宋体" w:cs="宋体"/>
          <w:color w:val="0000FF"/>
          <w:kern w:val="0"/>
          <w:sz w:val="24"/>
          <w:szCs w:val="24"/>
          <w:shd w:val="clear" w:color="auto" w:fill="FFFFFF"/>
        </w:rPr>
        <w:t>import</w:t>
      </w:r>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torch.</w:t>
      </w:r>
      <w:proofErr w:type="gramStart"/>
      <w:r w:rsidRPr="00182E2A">
        <w:rPr>
          <w:rFonts w:ascii="宋体" w:eastAsia="宋体" w:hAnsi="宋体" w:cs="宋体"/>
          <w:color w:val="000000"/>
          <w:kern w:val="0"/>
          <w:sz w:val="24"/>
          <w:szCs w:val="24"/>
          <w:shd w:val="clear" w:color="auto" w:fill="FFFFFF"/>
        </w:rPr>
        <w:t>nn.functional</w:t>
      </w:r>
      <w:proofErr w:type="spellEnd"/>
      <w:proofErr w:type="gramEnd"/>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0000FF"/>
          <w:kern w:val="0"/>
          <w:sz w:val="24"/>
          <w:szCs w:val="24"/>
          <w:shd w:val="clear" w:color="auto" w:fill="FFFFFF"/>
        </w:rPr>
        <w:t>as</w:t>
      </w:r>
      <w:r w:rsidRPr="00182E2A">
        <w:rPr>
          <w:rFonts w:ascii="宋体" w:eastAsia="宋体" w:hAnsi="宋体" w:cs="宋体"/>
          <w:color w:val="000000"/>
          <w:kern w:val="0"/>
          <w:sz w:val="24"/>
          <w:szCs w:val="24"/>
          <w:shd w:val="clear" w:color="auto" w:fill="FFFFFF"/>
        </w:rPr>
        <w:t xml:space="preserve"> F</w:t>
      </w:r>
    </w:p>
    <w:p w14:paraId="67AA5FCD"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
    <w:p w14:paraId="0E2A311D"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FF"/>
          <w:kern w:val="0"/>
          <w:sz w:val="24"/>
          <w:szCs w:val="24"/>
          <w:shd w:val="clear" w:color="auto" w:fill="FFFFFF"/>
        </w:rPr>
        <w:t>class</w:t>
      </w: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A31515"/>
          <w:kern w:val="0"/>
          <w:sz w:val="24"/>
          <w:szCs w:val="24"/>
          <w:shd w:val="clear" w:color="auto" w:fill="FFFFFF"/>
        </w:rPr>
        <w:t>Net</w:t>
      </w:r>
      <w:r w:rsidRPr="00182E2A">
        <w:rPr>
          <w:rFonts w:ascii="宋体" w:eastAsia="宋体" w:hAnsi="宋体" w:cs="宋体"/>
          <w:color w:val="000000"/>
          <w:kern w:val="0"/>
          <w:sz w:val="24"/>
          <w:szCs w:val="24"/>
          <w:shd w:val="clear" w:color="auto" w:fill="FFFFFF"/>
        </w:rPr>
        <w:t>(</w:t>
      </w:r>
      <w:proofErr w:type="spellStart"/>
      <w:proofErr w:type="gramStart"/>
      <w:r w:rsidRPr="00182E2A">
        <w:rPr>
          <w:rFonts w:ascii="宋体" w:eastAsia="宋体" w:hAnsi="宋体" w:cs="宋体"/>
          <w:color w:val="000000"/>
          <w:kern w:val="0"/>
          <w:sz w:val="24"/>
          <w:szCs w:val="24"/>
          <w:shd w:val="clear" w:color="auto" w:fill="FFFFFF"/>
        </w:rPr>
        <w:t>nn.Module</w:t>
      </w:r>
      <w:proofErr w:type="spellEnd"/>
      <w:proofErr w:type="gramEnd"/>
      <w:r w:rsidRPr="00182E2A">
        <w:rPr>
          <w:rFonts w:ascii="宋体" w:eastAsia="宋体" w:hAnsi="宋体" w:cs="宋体"/>
          <w:color w:val="000000"/>
          <w:kern w:val="0"/>
          <w:sz w:val="24"/>
          <w:szCs w:val="24"/>
          <w:shd w:val="clear" w:color="auto" w:fill="FFFFFF"/>
        </w:rPr>
        <w:t>):</w:t>
      </w:r>
    </w:p>
    <w:p w14:paraId="03AADFC2"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0000FF"/>
          <w:kern w:val="0"/>
          <w:sz w:val="24"/>
          <w:szCs w:val="24"/>
          <w:shd w:val="clear" w:color="auto" w:fill="FFFFFF"/>
        </w:rPr>
        <w:t>def</w:t>
      </w: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A31515"/>
          <w:kern w:val="0"/>
          <w:sz w:val="24"/>
          <w:szCs w:val="24"/>
          <w:shd w:val="clear" w:color="auto" w:fill="FFFFFF"/>
        </w:rPr>
        <w:t>__</w:t>
      </w:r>
      <w:proofErr w:type="spellStart"/>
      <w:r w:rsidRPr="00182E2A">
        <w:rPr>
          <w:rFonts w:ascii="宋体" w:eastAsia="宋体" w:hAnsi="宋体" w:cs="宋体"/>
          <w:color w:val="A31515"/>
          <w:kern w:val="0"/>
          <w:sz w:val="24"/>
          <w:szCs w:val="24"/>
          <w:shd w:val="clear" w:color="auto" w:fill="FFFFFF"/>
        </w:rPr>
        <w:t>init</w:t>
      </w:r>
      <w:proofErr w:type="spellEnd"/>
      <w:r w:rsidRPr="00182E2A">
        <w:rPr>
          <w:rFonts w:ascii="宋体" w:eastAsia="宋体" w:hAnsi="宋体" w:cs="宋体"/>
          <w:color w:val="A31515"/>
          <w:kern w:val="0"/>
          <w:sz w:val="24"/>
          <w:szCs w:val="24"/>
          <w:shd w:val="clear" w:color="auto" w:fill="FFFFFF"/>
        </w:rPr>
        <w:t>__</w:t>
      </w:r>
      <w:r w:rsidRPr="00182E2A">
        <w:rPr>
          <w:rFonts w:ascii="宋体" w:eastAsia="宋体" w:hAnsi="宋体" w:cs="宋体"/>
          <w:color w:val="000000"/>
          <w:kern w:val="0"/>
          <w:sz w:val="24"/>
          <w:szCs w:val="24"/>
          <w:shd w:val="clear" w:color="auto" w:fill="FFFFFF"/>
        </w:rPr>
        <w:t>(self):</w:t>
      </w:r>
    </w:p>
    <w:p w14:paraId="4D56CE1F"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proofErr w:type="gramStart"/>
      <w:r w:rsidRPr="00182E2A">
        <w:rPr>
          <w:rFonts w:ascii="宋体" w:eastAsia="宋体" w:hAnsi="宋体" w:cs="宋体"/>
          <w:color w:val="000000"/>
          <w:kern w:val="0"/>
          <w:sz w:val="24"/>
          <w:szCs w:val="24"/>
          <w:shd w:val="clear" w:color="auto" w:fill="FFFFFF"/>
        </w:rPr>
        <w:t>super(</w:t>
      </w:r>
      <w:proofErr w:type="gramEnd"/>
      <w:r w:rsidRPr="00182E2A">
        <w:rPr>
          <w:rFonts w:ascii="宋体" w:eastAsia="宋体" w:hAnsi="宋体" w:cs="宋体"/>
          <w:color w:val="000000"/>
          <w:kern w:val="0"/>
          <w:sz w:val="24"/>
          <w:szCs w:val="24"/>
          <w:shd w:val="clear" w:color="auto" w:fill="FFFFFF"/>
        </w:rPr>
        <w:t>Net, self).__</w:t>
      </w:r>
      <w:proofErr w:type="spellStart"/>
      <w:r w:rsidRPr="00182E2A">
        <w:rPr>
          <w:rFonts w:ascii="宋体" w:eastAsia="宋体" w:hAnsi="宋体" w:cs="宋体"/>
          <w:color w:val="000000"/>
          <w:kern w:val="0"/>
          <w:sz w:val="24"/>
          <w:szCs w:val="24"/>
          <w:shd w:val="clear" w:color="auto" w:fill="FFFFFF"/>
        </w:rPr>
        <w:t>init</w:t>
      </w:r>
      <w:proofErr w:type="spellEnd"/>
      <w:r w:rsidRPr="00182E2A">
        <w:rPr>
          <w:rFonts w:ascii="宋体" w:eastAsia="宋体" w:hAnsi="宋体" w:cs="宋体"/>
          <w:color w:val="000000"/>
          <w:kern w:val="0"/>
          <w:sz w:val="24"/>
          <w:szCs w:val="24"/>
          <w:shd w:val="clear" w:color="auto" w:fill="FFFFFF"/>
        </w:rPr>
        <w:t>__()</w:t>
      </w:r>
    </w:p>
    <w:p w14:paraId="162E6164"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proofErr w:type="gramStart"/>
      <w:r w:rsidRPr="00182E2A">
        <w:rPr>
          <w:rFonts w:ascii="宋体" w:eastAsia="宋体" w:hAnsi="宋体" w:cs="宋体"/>
          <w:color w:val="000000"/>
          <w:kern w:val="0"/>
          <w:sz w:val="24"/>
          <w:szCs w:val="24"/>
          <w:shd w:val="clear" w:color="auto" w:fill="FFFFFF"/>
        </w:rPr>
        <w:t>self.conv</w:t>
      </w:r>
      <w:proofErr w:type="gramEnd"/>
      <w:r w:rsidRPr="00182E2A">
        <w:rPr>
          <w:rFonts w:ascii="宋体" w:eastAsia="宋体" w:hAnsi="宋体" w:cs="宋体"/>
          <w:color w:val="000000"/>
          <w:kern w:val="0"/>
          <w:sz w:val="24"/>
          <w:szCs w:val="24"/>
          <w:shd w:val="clear" w:color="auto" w:fill="FFFFFF"/>
        </w:rPr>
        <w:t>1 = nn.Conv2d(3, 6, 5)</w:t>
      </w:r>
    </w:p>
    <w:p w14:paraId="0C5B02E9"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proofErr w:type="spellStart"/>
      <w:proofErr w:type="gramStart"/>
      <w:r w:rsidRPr="00182E2A">
        <w:rPr>
          <w:rFonts w:ascii="宋体" w:eastAsia="宋体" w:hAnsi="宋体" w:cs="宋体"/>
          <w:color w:val="000000"/>
          <w:kern w:val="0"/>
          <w:sz w:val="24"/>
          <w:szCs w:val="24"/>
          <w:shd w:val="clear" w:color="auto" w:fill="FFFFFF"/>
        </w:rPr>
        <w:t>self.pool</w:t>
      </w:r>
      <w:proofErr w:type="spellEnd"/>
      <w:proofErr w:type="gramEnd"/>
      <w:r w:rsidRPr="00182E2A">
        <w:rPr>
          <w:rFonts w:ascii="宋体" w:eastAsia="宋体" w:hAnsi="宋体" w:cs="宋体"/>
          <w:color w:val="000000"/>
          <w:kern w:val="0"/>
          <w:sz w:val="24"/>
          <w:szCs w:val="24"/>
          <w:shd w:val="clear" w:color="auto" w:fill="FFFFFF"/>
        </w:rPr>
        <w:t xml:space="preserve"> = nn.MaxPool2d(2, 2)</w:t>
      </w:r>
    </w:p>
    <w:p w14:paraId="1A8B665C"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proofErr w:type="gramStart"/>
      <w:r w:rsidRPr="00182E2A">
        <w:rPr>
          <w:rFonts w:ascii="宋体" w:eastAsia="宋体" w:hAnsi="宋体" w:cs="宋体"/>
          <w:color w:val="000000"/>
          <w:kern w:val="0"/>
          <w:sz w:val="24"/>
          <w:szCs w:val="24"/>
          <w:shd w:val="clear" w:color="auto" w:fill="FFFFFF"/>
        </w:rPr>
        <w:t>self.conv</w:t>
      </w:r>
      <w:proofErr w:type="gramEnd"/>
      <w:r w:rsidRPr="00182E2A">
        <w:rPr>
          <w:rFonts w:ascii="宋体" w:eastAsia="宋体" w:hAnsi="宋体" w:cs="宋体"/>
          <w:color w:val="000000"/>
          <w:kern w:val="0"/>
          <w:sz w:val="24"/>
          <w:szCs w:val="24"/>
          <w:shd w:val="clear" w:color="auto" w:fill="FFFFFF"/>
        </w:rPr>
        <w:t>2 = nn.Conv2d(6, 16, 5)</w:t>
      </w:r>
    </w:p>
    <w:p w14:paraId="70E2965C"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self.fc1 = </w:t>
      </w:r>
      <w:proofErr w:type="spellStart"/>
      <w:proofErr w:type="gramStart"/>
      <w:r w:rsidRPr="00182E2A">
        <w:rPr>
          <w:rFonts w:ascii="宋体" w:eastAsia="宋体" w:hAnsi="宋体" w:cs="宋体"/>
          <w:color w:val="000000"/>
          <w:kern w:val="0"/>
          <w:sz w:val="24"/>
          <w:szCs w:val="24"/>
          <w:shd w:val="clear" w:color="auto" w:fill="FFFFFF"/>
        </w:rPr>
        <w:t>nn.Linear</w:t>
      </w:r>
      <w:proofErr w:type="spellEnd"/>
      <w:proofErr w:type="gramEnd"/>
      <w:r w:rsidRPr="00182E2A">
        <w:rPr>
          <w:rFonts w:ascii="宋体" w:eastAsia="宋体" w:hAnsi="宋体" w:cs="宋体"/>
          <w:color w:val="000000"/>
          <w:kern w:val="0"/>
          <w:sz w:val="24"/>
          <w:szCs w:val="24"/>
          <w:shd w:val="clear" w:color="auto" w:fill="FFFFFF"/>
        </w:rPr>
        <w:t>(16 * 5 * 5, 120)</w:t>
      </w:r>
    </w:p>
    <w:p w14:paraId="3FAF3771"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self.fc2 = </w:t>
      </w:r>
      <w:proofErr w:type="spellStart"/>
      <w:proofErr w:type="gramStart"/>
      <w:r w:rsidRPr="00182E2A">
        <w:rPr>
          <w:rFonts w:ascii="宋体" w:eastAsia="宋体" w:hAnsi="宋体" w:cs="宋体"/>
          <w:color w:val="000000"/>
          <w:kern w:val="0"/>
          <w:sz w:val="24"/>
          <w:szCs w:val="24"/>
          <w:shd w:val="clear" w:color="auto" w:fill="FFFFFF"/>
        </w:rPr>
        <w:t>nn.Linear</w:t>
      </w:r>
      <w:proofErr w:type="spellEnd"/>
      <w:proofErr w:type="gramEnd"/>
      <w:r w:rsidRPr="00182E2A">
        <w:rPr>
          <w:rFonts w:ascii="宋体" w:eastAsia="宋体" w:hAnsi="宋体" w:cs="宋体"/>
          <w:color w:val="000000"/>
          <w:kern w:val="0"/>
          <w:sz w:val="24"/>
          <w:szCs w:val="24"/>
          <w:shd w:val="clear" w:color="auto" w:fill="FFFFFF"/>
        </w:rPr>
        <w:t>(120, 84)</w:t>
      </w:r>
    </w:p>
    <w:p w14:paraId="3FEEB2CE"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self.fc3 = </w:t>
      </w:r>
      <w:proofErr w:type="spellStart"/>
      <w:proofErr w:type="gramStart"/>
      <w:r w:rsidRPr="00182E2A">
        <w:rPr>
          <w:rFonts w:ascii="宋体" w:eastAsia="宋体" w:hAnsi="宋体" w:cs="宋体"/>
          <w:color w:val="000000"/>
          <w:kern w:val="0"/>
          <w:sz w:val="24"/>
          <w:szCs w:val="24"/>
          <w:shd w:val="clear" w:color="auto" w:fill="FFFFFF"/>
        </w:rPr>
        <w:t>nn.Linear</w:t>
      </w:r>
      <w:proofErr w:type="spellEnd"/>
      <w:proofErr w:type="gramEnd"/>
      <w:r w:rsidRPr="00182E2A">
        <w:rPr>
          <w:rFonts w:ascii="宋体" w:eastAsia="宋体" w:hAnsi="宋体" w:cs="宋体"/>
          <w:color w:val="000000"/>
          <w:kern w:val="0"/>
          <w:sz w:val="24"/>
          <w:szCs w:val="24"/>
          <w:shd w:val="clear" w:color="auto" w:fill="FFFFFF"/>
        </w:rPr>
        <w:t>(84, 10)</w:t>
      </w:r>
    </w:p>
    <w:p w14:paraId="434E70FD"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
    <w:p w14:paraId="33515FD2"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0000FF"/>
          <w:kern w:val="0"/>
          <w:sz w:val="24"/>
          <w:szCs w:val="24"/>
          <w:shd w:val="clear" w:color="auto" w:fill="FFFFFF"/>
        </w:rPr>
        <w:t>def</w:t>
      </w:r>
      <w:r w:rsidRPr="00182E2A">
        <w:rPr>
          <w:rFonts w:ascii="宋体" w:eastAsia="宋体" w:hAnsi="宋体" w:cs="宋体"/>
          <w:color w:val="000000"/>
          <w:kern w:val="0"/>
          <w:sz w:val="24"/>
          <w:szCs w:val="24"/>
          <w:shd w:val="clear" w:color="auto" w:fill="FFFFFF"/>
        </w:rPr>
        <w:t xml:space="preserve"> </w:t>
      </w:r>
      <w:proofErr w:type="gramStart"/>
      <w:r w:rsidRPr="00182E2A">
        <w:rPr>
          <w:rFonts w:ascii="宋体" w:eastAsia="宋体" w:hAnsi="宋体" w:cs="宋体"/>
          <w:color w:val="A31515"/>
          <w:kern w:val="0"/>
          <w:sz w:val="24"/>
          <w:szCs w:val="24"/>
          <w:shd w:val="clear" w:color="auto" w:fill="FFFFFF"/>
        </w:rPr>
        <w:t>forward</w:t>
      </w:r>
      <w:r w:rsidRPr="00182E2A">
        <w:rPr>
          <w:rFonts w:ascii="宋体" w:eastAsia="宋体" w:hAnsi="宋体" w:cs="宋体"/>
          <w:color w:val="000000"/>
          <w:kern w:val="0"/>
          <w:sz w:val="24"/>
          <w:szCs w:val="24"/>
          <w:shd w:val="clear" w:color="auto" w:fill="FFFFFF"/>
        </w:rPr>
        <w:t>(</w:t>
      </w:r>
      <w:proofErr w:type="gramEnd"/>
      <w:r w:rsidRPr="00182E2A">
        <w:rPr>
          <w:rFonts w:ascii="宋体" w:eastAsia="宋体" w:hAnsi="宋体" w:cs="宋体"/>
          <w:color w:val="000000"/>
          <w:kern w:val="0"/>
          <w:sz w:val="24"/>
          <w:szCs w:val="24"/>
          <w:shd w:val="clear" w:color="auto" w:fill="FFFFFF"/>
        </w:rPr>
        <w:t>self, x):</w:t>
      </w:r>
    </w:p>
    <w:p w14:paraId="53D5C0D2"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x = </w:t>
      </w:r>
      <w:proofErr w:type="spellStart"/>
      <w:proofErr w:type="gramStart"/>
      <w:r w:rsidRPr="00182E2A">
        <w:rPr>
          <w:rFonts w:ascii="宋体" w:eastAsia="宋体" w:hAnsi="宋体" w:cs="宋体"/>
          <w:color w:val="000000"/>
          <w:kern w:val="0"/>
          <w:sz w:val="24"/>
          <w:szCs w:val="24"/>
          <w:shd w:val="clear" w:color="auto" w:fill="FFFFFF"/>
        </w:rPr>
        <w:t>self.pool</w:t>
      </w:r>
      <w:proofErr w:type="spellEnd"/>
      <w:proofErr w:type="gramEnd"/>
      <w:r w:rsidRPr="00182E2A">
        <w:rPr>
          <w:rFonts w:ascii="宋体" w:eastAsia="宋体" w:hAnsi="宋体" w:cs="宋体"/>
          <w:color w:val="000000"/>
          <w:kern w:val="0"/>
          <w:sz w:val="24"/>
          <w:szCs w:val="24"/>
          <w:shd w:val="clear" w:color="auto" w:fill="FFFFFF"/>
        </w:rPr>
        <w:t>(</w:t>
      </w:r>
      <w:proofErr w:type="spellStart"/>
      <w:r w:rsidRPr="00182E2A">
        <w:rPr>
          <w:rFonts w:ascii="宋体" w:eastAsia="宋体" w:hAnsi="宋体" w:cs="宋体"/>
          <w:color w:val="000000"/>
          <w:kern w:val="0"/>
          <w:sz w:val="24"/>
          <w:szCs w:val="24"/>
          <w:shd w:val="clear" w:color="auto" w:fill="FFFFFF"/>
        </w:rPr>
        <w:t>F.relu</w:t>
      </w:r>
      <w:proofErr w:type="spellEnd"/>
      <w:r w:rsidRPr="00182E2A">
        <w:rPr>
          <w:rFonts w:ascii="宋体" w:eastAsia="宋体" w:hAnsi="宋体" w:cs="宋体"/>
          <w:color w:val="000000"/>
          <w:kern w:val="0"/>
          <w:sz w:val="24"/>
          <w:szCs w:val="24"/>
          <w:shd w:val="clear" w:color="auto" w:fill="FFFFFF"/>
        </w:rPr>
        <w:t>(self.conv1(x)))</w:t>
      </w:r>
    </w:p>
    <w:p w14:paraId="4A5327B5"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x = </w:t>
      </w:r>
      <w:proofErr w:type="spellStart"/>
      <w:proofErr w:type="gramStart"/>
      <w:r w:rsidRPr="00182E2A">
        <w:rPr>
          <w:rFonts w:ascii="宋体" w:eastAsia="宋体" w:hAnsi="宋体" w:cs="宋体"/>
          <w:color w:val="000000"/>
          <w:kern w:val="0"/>
          <w:sz w:val="24"/>
          <w:szCs w:val="24"/>
          <w:shd w:val="clear" w:color="auto" w:fill="FFFFFF"/>
        </w:rPr>
        <w:t>self.pool</w:t>
      </w:r>
      <w:proofErr w:type="spellEnd"/>
      <w:proofErr w:type="gramEnd"/>
      <w:r w:rsidRPr="00182E2A">
        <w:rPr>
          <w:rFonts w:ascii="宋体" w:eastAsia="宋体" w:hAnsi="宋体" w:cs="宋体"/>
          <w:color w:val="000000"/>
          <w:kern w:val="0"/>
          <w:sz w:val="24"/>
          <w:szCs w:val="24"/>
          <w:shd w:val="clear" w:color="auto" w:fill="FFFFFF"/>
        </w:rPr>
        <w:t>(</w:t>
      </w:r>
      <w:proofErr w:type="spellStart"/>
      <w:r w:rsidRPr="00182E2A">
        <w:rPr>
          <w:rFonts w:ascii="宋体" w:eastAsia="宋体" w:hAnsi="宋体" w:cs="宋体"/>
          <w:color w:val="000000"/>
          <w:kern w:val="0"/>
          <w:sz w:val="24"/>
          <w:szCs w:val="24"/>
          <w:shd w:val="clear" w:color="auto" w:fill="FFFFFF"/>
        </w:rPr>
        <w:t>F.relu</w:t>
      </w:r>
      <w:proofErr w:type="spellEnd"/>
      <w:r w:rsidRPr="00182E2A">
        <w:rPr>
          <w:rFonts w:ascii="宋体" w:eastAsia="宋体" w:hAnsi="宋体" w:cs="宋体"/>
          <w:color w:val="000000"/>
          <w:kern w:val="0"/>
          <w:sz w:val="24"/>
          <w:szCs w:val="24"/>
          <w:shd w:val="clear" w:color="auto" w:fill="FFFFFF"/>
        </w:rPr>
        <w:t>(self.conv2(x)))</w:t>
      </w:r>
    </w:p>
    <w:p w14:paraId="73272869"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x = </w:t>
      </w:r>
      <w:proofErr w:type="spellStart"/>
      <w:proofErr w:type="gramStart"/>
      <w:r w:rsidRPr="00182E2A">
        <w:rPr>
          <w:rFonts w:ascii="宋体" w:eastAsia="宋体" w:hAnsi="宋体" w:cs="宋体"/>
          <w:color w:val="000000"/>
          <w:kern w:val="0"/>
          <w:sz w:val="24"/>
          <w:szCs w:val="24"/>
          <w:shd w:val="clear" w:color="auto" w:fill="FFFFFF"/>
        </w:rPr>
        <w:t>x.view</w:t>
      </w:r>
      <w:proofErr w:type="spellEnd"/>
      <w:proofErr w:type="gramEnd"/>
      <w:r w:rsidRPr="00182E2A">
        <w:rPr>
          <w:rFonts w:ascii="宋体" w:eastAsia="宋体" w:hAnsi="宋体" w:cs="宋体"/>
          <w:color w:val="000000"/>
          <w:kern w:val="0"/>
          <w:sz w:val="24"/>
          <w:szCs w:val="24"/>
          <w:shd w:val="clear" w:color="auto" w:fill="FFFFFF"/>
        </w:rPr>
        <w:t>(-1, 16 * 5 * 5)</w:t>
      </w:r>
    </w:p>
    <w:p w14:paraId="4046464C"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x = </w:t>
      </w:r>
      <w:proofErr w:type="spellStart"/>
      <w:proofErr w:type="gramStart"/>
      <w:r w:rsidRPr="00182E2A">
        <w:rPr>
          <w:rFonts w:ascii="宋体" w:eastAsia="宋体" w:hAnsi="宋体" w:cs="宋体"/>
          <w:color w:val="000000"/>
          <w:kern w:val="0"/>
          <w:sz w:val="24"/>
          <w:szCs w:val="24"/>
          <w:shd w:val="clear" w:color="auto" w:fill="FFFFFF"/>
        </w:rPr>
        <w:t>F.relu</w:t>
      </w:r>
      <w:proofErr w:type="spellEnd"/>
      <w:proofErr w:type="gramEnd"/>
      <w:r w:rsidRPr="00182E2A">
        <w:rPr>
          <w:rFonts w:ascii="宋体" w:eastAsia="宋体" w:hAnsi="宋体" w:cs="宋体"/>
          <w:color w:val="000000"/>
          <w:kern w:val="0"/>
          <w:sz w:val="24"/>
          <w:szCs w:val="24"/>
          <w:shd w:val="clear" w:color="auto" w:fill="FFFFFF"/>
        </w:rPr>
        <w:t>(self.fc1(x))</w:t>
      </w:r>
    </w:p>
    <w:p w14:paraId="630398B7"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x = </w:t>
      </w:r>
      <w:proofErr w:type="spellStart"/>
      <w:proofErr w:type="gramStart"/>
      <w:r w:rsidRPr="00182E2A">
        <w:rPr>
          <w:rFonts w:ascii="宋体" w:eastAsia="宋体" w:hAnsi="宋体" w:cs="宋体"/>
          <w:color w:val="000000"/>
          <w:kern w:val="0"/>
          <w:sz w:val="24"/>
          <w:szCs w:val="24"/>
          <w:shd w:val="clear" w:color="auto" w:fill="FFFFFF"/>
        </w:rPr>
        <w:t>F.relu</w:t>
      </w:r>
      <w:proofErr w:type="spellEnd"/>
      <w:proofErr w:type="gramEnd"/>
      <w:r w:rsidRPr="00182E2A">
        <w:rPr>
          <w:rFonts w:ascii="宋体" w:eastAsia="宋体" w:hAnsi="宋体" w:cs="宋体"/>
          <w:color w:val="000000"/>
          <w:kern w:val="0"/>
          <w:sz w:val="24"/>
          <w:szCs w:val="24"/>
          <w:shd w:val="clear" w:color="auto" w:fill="FFFFFF"/>
        </w:rPr>
        <w:t>(self.fc2(x))</w:t>
      </w:r>
    </w:p>
    <w:p w14:paraId="1C068CC8"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x = self.fc3(x)</w:t>
      </w:r>
    </w:p>
    <w:p w14:paraId="671C3A55" w14:textId="6B5FB866"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hint="eastAsia"/>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0000FF"/>
          <w:kern w:val="0"/>
          <w:sz w:val="24"/>
          <w:szCs w:val="24"/>
          <w:shd w:val="clear" w:color="auto" w:fill="FFFFFF"/>
        </w:rPr>
        <w:t>return</w:t>
      </w:r>
      <w:r w:rsidRPr="00182E2A">
        <w:rPr>
          <w:rFonts w:ascii="宋体" w:eastAsia="宋体" w:hAnsi="宋体" w:cs="宋体"/>
          <w:color w:val="000000"/>
          <w:kern w:val="0"/>
          <w:sz w:val="24"/>
          <w:szCs w:val="24"/>
          <w:shd w:val="clear" w:color="auto" w:fill="FFFFFF"/>
        </w:rPr>
        <w:t xml:space="preserve"> x</w:t>
      </w:r>
    </w:p>
    <w:p w14:paraId="40F6CBDC"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net = </w:t>
      </w:r>
      <w:proofErr w:type="gramStart"/>
      <w:r w:rsidRPr="00182E2A">
        <w:rPr>
          <w:rFonts w:ascii="宋体" w:eastAsia="宋体" w:hAnsi="宋体" w:cs="宋体"/>
          <w:color w:val="000000"/>
          <w:kern w:val="0"/>
          <w:sz w:val="24"/>
          <w:szCs w:val="24"/>
          <w:shd w:val="clear" w:color="auto" w:fill="FFFFFF"/>
        </w:rPr>
        <w:t>Net(</w:t>
      </w:r>
      <w:proofErr w:type="gramEnd"/>
      <w:r w:rsidRPr="00182E2A">
        <w:rPr>
          <w:rFonts w:ascii="宋体" w:eastAsia="宋体" w:hAnsi="宋体" w:cs="宋体"/>
          <w:color w:val="000000"/>
          <w:kern w:val="0"/>
          <w:sz w:val="24"/>
          <w:szCs w:val="24"/>
          <w:shd w:val="clear" w:color="auto" w:fill="FFFFFF"/>
        </w:rPr>
        <w:t>)</w:t>
      </w:r>
    </w:p>
    <w:p w14:paraId="56F78FDC" w14:textId="77777777" w:rsidR="00182E2A" w:rsidRPr="00182E2A" w:rsidRDefault="00182E2A" w:rsidP="00182E2A">
      <w:pPr>
        <w:widowControl/>
        <w:shd w:val="clear" w:color="auto" w:fill="FFFFFF"/>
        <w:spacing w:before="150" w:after="150" w:line="300" w:lineRule="exact"/>
        <w:contextualSpacing/>
        <w:jc w:val="left"/>
        <w:rPr>
          <w:rFonts w:ascii="Verdana" w:eastAsia="宋体" w:hAnsi="Verdana" w:cs="宋体"/>
          <w:color w:val="000000"/>
          <w:kern w:val="0"/>
          <w:sz w:val="20"/>
          <w:szCs w:val="20"/>
        </w:rPr>
      </w:pPr>
      <w:r w:rsidRPr="00182E2A">
        <w:rPr>
          <w:rFonts w:ascii="Verdana" w:eastAsia="宋体" w:hAnsi="Verdana" w:cs="宋体"/>
          <w:color w:val="000000"/>
          <w:kern w:val="0"/>
          <w:sz w:val="20"/>
          <w:szCs w:val="20"/>
        </w:rPr>
        <w:t>定义一个损失函数和优化器</w:t>
      </w:r>
    </w:p>
    <w:p w14:paraId="0945364C" w14:textId="3618AADD"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hint="eastAsia"/>
          <w:color w:val="000000"/>
          <w:kern w:val="0"/>
          <w:sz w:val="24"/>
          <w:szCs w:val="24"/>
          <w:shd w:val="clear" w:color="auto" w:fill="FFFFFF"/>
        </w:rPr>
      </w:pPr>
      <w:r w:rsidRPr="00182E2A">
        <w:rPr>
          <w:rFonts w:ascii="宋体" w:eastAsia="宋体" w:hAnsi="宋体" w:cs="宋体"/>
          <w:color w:val="0000FF"/>
          <w:kern w:val="0"/>
          <w:sz w:val="24"/>
          <w:szCs w:val="24"/>
          <w:shd w:val="clear" w:color="auto" w:fill="FFFFFF"/>
        </w:rPr>
        <w:t>import</w:t>
      </w:r>
      <w:r w:rsidRPr="00182E2A">
        <w:rPr>
          <w:rFonts w:ascii="宋体" w:eastAsia="宋体" w:hAnsi="宋体" w:cs="宋体"/>
          <w:color w:val="000000"/>
          <w:kern w:val="0"/>
          <w:sz w:val="24"/>
          <w:szCs w:val="24"/>
          <w:shd w:val="clear" w:color="auto" w:fill="FFFFFF"/>
        </w:rPr>
        <w:t xml:space="preserve"> </w:t>
      </w:r>
      <w:proofErr w:type="spellStart"/>
      <w:proofErr w:type="gramStart"/>
      <w:r w:rsidRPr="00182E2A">
        <w:rPr>
          <w:rFonts w:ascii="宋体" w:eastAsia="宋体" w:hAnsi="宋体" w:cs="宋体"/>
          <w:color w:val="000000"/>
          <w:kern w:val="0"/>
          <w:sz w:val="24"/>
          <w:szCs w:val="24"/>
          <w:shd w:val="clear" w:color="auto" w:fill="FFFFFF"/>
        </w:rPr>
        <w:t>torch.optim</w:t>
      </w:r>
      <w:proofErr w:type="spellEnd"/>
      <w:proofErr w:type="gramEnd"/>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0000FF"/>
          <w:kern w:val="0"/>
          <w:sz w:val="24"/>
          <w:szCs w:val="24"/>
          <w:shd w:val="clear" w:color="auto" w:fill="FFFFFF"/>
        </w:rPr>
        <w:t>as</w:t>
      </w:r>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optim</w:t>
      </w:r>
      <w:proofErr w:type="spellEnd"/>
    </w:p>
    <w:p w14:paraId="3F40A50D"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criterion = </w:t>
      </w:r>
      <w:proofErr w:type="spellStart"/>
      <w:proofErr w:type="gramStart"/>
      <w:r w:rsidRPr="00182E2A">
        <w:rPr>
          <w:rFonts w:ascii="宋体" w:eastAsia="宋体" w:hAnsi="宋体" w:cs="宋体"/>
          <w:color w:val="000000"/>
          <w:kern w:val="0"/>
          <w:sz w:val="24"/>
          <w:szCs w:val="24"/>
          <w:shd w:val="clear" w:color="auto" w:fill="FFFFFF"/>
        </w:rPr>
        <w:t>nn.CrossEntropyLoss</w:t>
      </w:r>
      <w:proofErr w:type="spellEnd"/>
      <w:proofErr w:type="gramEnd"/>
      <w:r w:rsidRPr="00182E2A">
        <w:rPr>
          <w:rFonts w:ascii="宋体" w:eastAsia="宋体" w:hAnsi="宋体" w:cs="宋体"/>
          <w:color w:val="000000"/>
          <w:kern w:val="0"/>
          <w:sz w:val="24"/>
          <w:szCs w:val="24"/>
          <w:shd w:val="clear" w:color="auto" w:fill="FFFFFF"/>
        </w:rPr>
        <w:t>()</w:t>
      </w:r>
    </w:p>
    <w:p w14:paraId="2E08BA57"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optimizer = </w:t>
      </w:r>
      <w:proofErr w:type="spellStart"/>
      <w:r w:rsidRPr="00182E2A">
        <w:rPr>
          <w:rFonts w:ascii="宋体" w:eastAsia="宋体" w:hAnsi="宋体" w:cs="宋体"/>
          <w:color w:val="000000"/>
          <w:kern w:val="0"/>
          <w:sz w:val="24"/>
          <w:szCs w:val="24"/>
          <w:shd w:val="clear" w:color="auto" w:fill="FFFFFF"/>
        </w:rPr>
        <w:t>optim.SGD</w:t>
      </w:r>
      <w:proofErr w:type="spellEnd"/>
      <w:r w:rsidRPr="00182E2A">
        <w:rPr>
          <w:rFonts w:ascii="宋体" w:eastAsia="宋体" w:hAnsi="宋体" w:cs="宋体"/>
          <w:color w:val="000000"/>
          <w:kern w:val="0"/>
          <w:sz w:val="24"/>
          <w:szCs w:val="24"/>
          <w:shd w:val="clear" w:color="auto" w:fill="FFFFFF"/>
        </w:rPr>
        <w:t>(</w:t>
      </w:r>
      <w:proofErr w:type="spellStart"/>
      <w:proofErr w:type="gramStart"/>
      <w:r w:rsidRPr="00182E2A">
        <w:rPr>
          <w:rFonts w:ascii="宋体" w:eastAsia="宋体" w:hAnsi="宋体" w:cs="宋体"/>
          <w:color w:val="000000"/>
          <w:kern w:val="0"/>
          <w:sz w:val="24"/>
          <w:szCs w:val="24"/>
          <w:shd w:val="clear" w:color="auto" w:fill="FFFFFF"/>
        </w:rPr>
        <w:t>net.parameters</w:t>
      </w:r>
      <w:proofErr w:type="spellEnd"/>
      <w:proofErr w:type="gramEnd"/>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lr</w:t>
      </w:r>
      <w:proofErr w:type="spellEnd"/>
      <w:r w:rsidRPr="00182E2A">
        <w:rPr>
          <w:rFonts w:ascii="宋体" w:eastAsia="宋体" w:hAnsi="宋体" w:cs="宋体"/>
          <w:color w:val="000000"/>
          <w:kern w:val="0"/>
          <w:sz w:val="24"/>
          <w:szCs w:val="24"/>
          <w:shd w:val="clear" w:color="auto" w:fill="FFFFFF"/>
        </w:rPr>
        <w:t>=0.001, momentum=0.9)</w:t>
      </w:r>
    </w:p>
    <w:p w14:paraId="1FE1748C" w14:textId="77777777" w:rsidR="00182E2A" w:rsidRPr="00182E2A" w:rsidRDefault="00182E2A" w:rsidP="00182E2A">
      <w:pPr>
        <w:widowControl/>
        <w:shd w:val="clear" w:color="auto" w:fill="FFFFFF"/>
        <w:spacing w:before="150" w:after="150" w:line="300" w:lineRule="exact"/>
        <w:contextualSpacing/>
        <w:jc w:val="left"/>
        <w:rPr>
          <w:rFonts w:ascii="Verdana" w:eastAsia="宋体" w:hAnsi="Verdana" w:cs="宋体"/>
          <w:color w:val="000000"/>
          <w:kern w:val="0"/>
          <w:sz w:val="20"/>
          <w:szCs w:val="20"/>
        </w:rPr>
      </w:pPr>
      <w:r w:rsidRPr="00182E2A">
        <w:rPr>
          <w:rFonts w:ascii="Verdana" w:eastAsia="宋体" w:hAnsi="Verdana" w:cs="宋体"/>
          <w:color w:val="000000"/>
          <w:kern w:val="0"/>
          <w:sz w:val="20"/>
          <w:szCs w:val="20"/>
        </w:rPr>
        <w:t>训练网络</w:t>
      </w:r>
    </w:p>
    <w:p w14:paraId="004FF6B3" w14:textId="2852F94D"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hint="eastAsia"/>
          <w:color w:val="000000"/>
          <w:kern w:val="0"/>
          <w:sz w:val="24"/>
          <w:szCs w:val="24"/>
          <w:shd w:val="clear" w:color="auto" w:fill="FFFFFF"/>
        </w:rPr>
      </w:pPr>
      <w:r w:rsidRPr="00182E2A">
        <w:rPr>
          <w:rFonts w:ascii="宋体" w:eastAsia="宋体" w:hAnsi="宋体" w:cs="宋体"/>
          <w:color w:val="0000FF"/>
          <w:kern w:val="0"/>
          <w:sz w:val="24"/>
          <w:szCs w:val="24"/>
          <w:shd w:val="clear" w:color="auto" w:fill="FFFFFF"/>
        </w:rPr>
        <w:t>for</w:t>
      </w:r>
      <w:r w:rsidRPr="00182E2A">
        <w:rPr>
          <w:rFonts w:ascii="宋体" w:eastAsia="宋体" w:hAnsi="宋体" w:cs="宋体"/>
          <w:color w:val="000000"/>
          <w:kern w:val="0"/>
          <w:sz w:val="24"/>
          <w:szCs w:val="24"/>
          <w:shd w:val="clear" w:color="auto" w:fill="FFFFFF"/>
        </w:rPr>
        <w:t xml:space="preserve"> epoch </w:t>
      </w:r>
      <w:r w:rsidRPr="00182E2A">
        <w:rPr>
          <w:rFonts w:ascii="宋体" w:eastAsia="宋体" w:hAnsi="宋体" w:cs="宋体"/>
          <w:color w:val="0000FF"/>
          <w:kern w:val="0"/>
          <w:sz w:val="24"/>
          <w:szCs w:val="24"/>
          <w:shd w:val="clear" w:color="auto" w:fill="FFFFFF"/>
        </w:rPr>
        <w:t>in</w:t>
      </w:r>
      <w:r w:rsidRPr="00182E2A">
        <w:rPr>
          <w:rFonts w:ascii="宋体" w:eastAsia="宋体" w:hAnsi="宋体" w:cs="宋体"/>
          <w:color w:val="000000"/>
          <w:kern w:val="0"/>
          <w:sz w:val="24"/>
          <w:szCs w:val="24"/>
          <w:shd w:val="clear" w:color="auto" w:fill="FFFFFF"/>
        </w:rPr>
        <w:t xml:space="preserve"> </w:t>
      </w:r>
      <w:proofErr w:type="gramStart"/>
      <w:r w:rsidRPr="00182E2A">
        <w:rPr>
          <w:rFonts w:ascii="宋体" w:eastAsia="宋体" w:hAnsi="宋体" w:cs="宋体"/>
          <w:color w:val="000000"/>
          <w:kern w:val="0"/>
          <w:sz w:val="24"/>
          <w:szCs w:val="24"/>
          <w:shd w:val="clear" w:color="auto" w:fill="FFFFFF"/>
        </w:rPr>
        <w:t>range(</w:t>
      </w:r>
      <w:proofErr w:type="gramEnd"/>
      <w:r w:rsidRPr="00182E2A">
        <w:rPr>
          <w:rFonts w:ascii="宋体" w:eastAsia="宋体" w:hAnsi="宋体" w:cs="宋体"/>
          <w:color w:val="000000"/>
          <w:kern w:val="0"/>
          <w:sz w:val="24"/>
          <w:szCs w:val="24"/>
          <w:shd w:val="clear" w:color="auto" w:fill="FFFFFF"/>
        </w:rPr>
        <w:t xml:space="preserve">2):  </w:t>
      </w:r>
      <w:r w:rsidRPr="00182E2A">
        <w:rPr>
          <w:rFonts w:ascii="宋体" w:eastAsia="宋体" w:hAnsi="宋体" w:cs="宋体"/>
          <w:color w:val="008000"/>
          <w:kern w:val="0"/>
          <w:sz w:val="24"/>
          <w:szCs w:val="24"/>
          <w:shd w:val="clear" w:color="auto" w:fill="FFFFFF"/>
        </w:rPr>
        <w:t># loop over the dataset multiple times</w:t>
      </w:r>
    </w:p>
    <w:p w14:paraId="16B7D465"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running_loss</w:t>
      </w:r>
      <w:proofErr w:type="spellEnd"/>
      <w:r w:rsidRPr="00182E2A">
        <w:rPr>
          <w:rFonts w:ascii="宋体" w:eastAsia="宋体" w:hAnsi="宋体" w:cs="宋体"/>
          <w:color w:val="000000"/>
          <w:kern w:val="0"/>
          <w:sz w:val="24"/>
          <w:szCs w:val="24"/>
          <w:shd w:val="clear" w:color="auto" w:fill="FFFFFF"/>
        </w:rPr>
        <w:t xml:space="preserve"> = 0.0</w:t>
      </w:r>
    </w:p>
    <w:p w14:paraId="255BF658"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0000FF"/>
          <w:kern w:val="0"/>
          <w:sz w:val="24"/>
          <w:szCs w:val="24"/>
          <w:shd w:val="clear" w:color="auto" w:fill="FFFFFF"/>
        </w:rPr>
        <w:t>for</w:t>
      </w:r>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i</w:t>
      </w:r>
      <w:proofErr w:type="spellEnd"/>
      <w:r w:rsidRPr="00182E2A">
        <w:rPr>
          <w:rFonts w:ascii="宋体" w:eastAsia="宋体" w:hAnsi="宋体" w:cs="宋体"/>
          <w:color w:val="000000"/>
          <w:kern w:val="0"/>
          <w:sz w:val="24"/>
          <w:szCs w:val="24"/>
          <w:shd w:val="clear" w:color="auto" w:fill="FFFFFF"/>
        </w:rPr>
        <w:t xml:space="preserve">, data </w:t>
      </w:r>
      <w:r w:rsidRPr="00182E2A">
        <w:rPr>
          <w:rFonts w:ascii="宋体" w:eastAsia="宋体" w:hAnsi="宋体" w:cs="宋体"/>
          <w:color w:val="0000FF"/>
          <w:kern w:val="0"/>
          <w:sz w:val="24"/>
          <w:szCs w:val="24"/>
          <w:shd w:val="clear" w:color="auto" w:fill="FFFFFF"/>
        </w:rPr>
        <w:t>in</w:t>
      </w:r>
      <w:r w:rsidRPr="00182E2A">
        <w:rPr>
          <w:rFonts w:ascii="宋体" w:eastAsia="宋体" w:hAnsi="宋体" w:cs="宋体"/>
          <w:color w:val="000000"/>
          <w:kern w:val="0"/>
          <w:sz w:val="24"/>
          <w:szCs w:val="24"/>
          <w:shd w:val="clear" w:color="auto" w:fill="FFFFFF"/>
        </w:rPr>
        <w:t xml:space="preserve"> </w:t>
      </w:r>
      <w:proofErr w:type="gramStart"/>
      <w:r w:rsidRPr="00182E2A">
        <w:rPr>
          <w:rFonts w:ascii="宋体" w:eastAsia="宋体" w:hAnsi="宋体" w:cs="宋体"/>
          <w:color w:val="000000"/>
          <w:kern w:val="0"/>
          <w:sz w:val="24"/>
          <w:szCs w:val="24"/>
          <w:shd w:val="clear" w:color="auto" w:fill="FFFFFF"/>
        </w:rPr>
        <w:t>enumerate(</w:t>
      </w:r>
      <w:proofErr w:type="spellStart"/>
      <w:proofErr w:type="gramEnd"/>
      <w:r w:rsidRPr="00182E2A">
        <w:rPr>
          <w:rFonts w:ascii="宋体" w:eastAsia="宋体" w:hAnsi="宋体" w:cs="宋体"/>
          <w:color w:val="000000"/>
          <w:kern w:val="0"/>
          <w:sz w:val="24"/>
          <w:szCs w:val="24"/>
          <w:shd w:val="clear" w:color="auto" w:fill="FFFFFF"/>
        </w:rPr>
        <w:t>trainloader</w:t>
      </w:r>
      <w:proofErr w:type="spellEnd"/>
      <w:r w:rsidRPr="00182E2A">
        <w:rPr>
          <w:rFonts w:ascii="宋体" w:eastAsia="宋体" w:hAnsi="宋体" w:cs="宋体"/>
          <w:color w:val="000000"/>
          <w:kern w:val="0"/>
          <w:sz w:val="24"/>
          <w:szCs w:val="24"/>
          <w:shd w:val="clear" w:color="auto" w:fill="FFFFFF"/>
        </w:rPr>
        <w:t>, 0):</w:t>
      </w:r>
    </w:p>
    <w:p w14:paraId="54065308"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008000"/>
          <w:kern w:val="0"/>
          <w:sz w:val="24"/>
          <w:szCs w:val="24"/>
          <w:shd w:val="clear" w:color="auto" w:fill="FFFFFF"/>
        </w:rPr>
        <w:t># get the inputs</w:t>
      </w:r>
    </w:p>
    <w:p w14:paraId="1A2F6B2F" w14:textId="17E0DB8A"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hint="eastAsia"/>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inputs, labels = data</w:t>
      </w:r>
    </w:p>
    <w:p w14:paraId="282FB8E7"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008000"/>
          <w:kern w:val="0"/>
          <w:sz w:val="24"/>
          <w:szCs w:val="24"/>
          <w:shd w:val="clear" w:color="auto" w:fill="FFFFFF"/>
        </w:rPr>
        <w:t># zero the parameter gradients</w:t>
      </w:r>
    </w:p>
    <w:p w14:paraId="122053AD" w14:textId="17AB0B65"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hint="eastAsia"/>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proofErr w:type="spellStart"/>
      <w:proofErr w:type="gramStart"/>
      <w:r w:rsidRPr="00182E2A">
        <w:rPr>
          <w:rFonts w:ascii="宋体" w:eastAsia="宋体" w:hAnsi="宋体" w:cs="宋体"/>
          <w:color w:val="000000"/>
          <w:kern w:val="0"/>
          <w:sz w:val="24"/>
          <w:szCs w:val="24"/>
          <w:shd w:val="clear" w:color="auto" w:fill="FFFFFF"/>
        </w:rPr>
        <w:t>optimizer.zero</w:t>
      </w:r>
      <w:proofErr w:type="gramEnd"/>
      <w:r w:rsidRPr="00182E2A">
        <w:rPr>
          <w:rFonts w:ascii="宋体" w:eastAsia="宋体" w:hAnsi="宋体" w:cs="宋体"/>
          <w:color w:val="000000"/>
          <w:kern w:val="0"/>
          <w:sz w:val="24"/>
          <w:szCs w:val="24"/>
          <w:shd w:val="clear" w:color="auto" w:fill="FFFFFF"/>
        </w:rPr>
        <w:t>_grad</w:t>
      </w:r>
      <w:proofErr w:type="spellEnd"/>
      <w:r w:rsidRPr="00182E2A">
        <w:rPr>
          <w:rFonts w:ascii="宋体" w:eastAsia="宋体" w:hAnsi="宋体" w:cs="宋体"/>
          <w:color w:val="000000"/>
          <w:kern w:val="0"/>
          <w:sz w:val="24"/>
          <w:szCs w:val="24"/>
          <w:shd w:val="clear" w:color="auto" w:fill="FFFFFF"/>
        </w:rPr>
        <w:t>()</w:t>
      </w:r>
    </w:p>
    <w:p w14:paraId="7D36D15C"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lastRenderedPageBreak/>
        <w:t xml:space="preserve">        </w:t>
      </w:r>
      <w:r w:rsidRPr="00182E2A">
        <w:rPr>
          <w:rFonts w:ascii="宋体" w:eastAsia="宋体" w:hAnsi="宋体" w:cs="宋体"/>
          <w:color w:val="008000"/>
          <w:kern w:val="0"/>
          <w:sz w:val="24"/>
          <w:szCs w:val="24"/>
          <w:shd w:val="clear" w:color="auto" w:fill="FFFFFF"/>
        </w:rPr>
        <w:t># forward + backward + optimize</w:t>
      </w:r>
    </w:p>
    <w:p w14:paraId="3B0ABB7F"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outputs = net(inputs)</w:t>
      </w:r>
    </w:p>
    <w:p w14:paraId="25C7C165"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loss = </w:t>
      </w:r>
      <w:proofErr w:type="gramStart"/>
      <w:r w:rsidRPr="00182E2A">
        <w:rPr>
          <w:rFonts w:ascii="宋体" w:eastAsia="宋体" w:hAnsi="宋体" w:cs="宋体"/>
          <w:color w:val="000000"/>
          <w:kern w:val="0"/>
          <w:sz w:val="24"/>
          <w:szCs w:val="24"/>
          <w:shd w:val="clear" w:color="auto" w:fill="FFFFFF"/>
        </w:rPr>
        <w:t>criterion(</w:t>
      </w:r>
      <w:proofErr w:type="gramEnd"/>
      <w:r w:rsidRPr="00182E2A">
        <w:rPr>
          <w:rFonts w:ascii="宋体" w:eastAsia="宋体" w:hAnsi="宋体" w:cs="宋体"/>
          <w:color w:val="000000"/>
          <w:kern w:val="0"/>
          <w:sz w:val="24"/>
          <w:szCs w:val="24"/>
          <w:shd w:val="clear" w:color="auto" w:fill="FFFFFF"/>
        </w:rPr>
        <w:t>outputs, labels)</w:t>
      </w:r>
    </w:p>
    <w:p w14:paraId="7B52F363"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proofErr w:type="spellStart"/>
      <w:proofErr w:type="gramStart"/>
      <w:r w:rsidRPr="00182E2A">
        <w:rPr>
          <w:rFonts w:ascii="宋体" w:eastAsia="宋体" w:hAnsi="宋体" w:cs="宋体"/>
          <w:color w:val="000000"/>
          <w:kern w:val="0"/>
          <w:sz w:val="24"/>
          <w:szCs w:val="24"/>
          <w:shd w:val="clear" w:color="auto" w:fill="FFFFFF"/>
        </w:rPr>
        <w:t>loss.backward</w:t>
      </w:r>
      <w:proofErr w:type="spellEnd"/>
      <w:proofErr w:type="gramEnd"/>
      <w:r w:rsidRPr="00182E2A">
        <w:rPr>
          <w:rFonts w:ascii="宋体" w:eastAsia="宋体" w:hAnsi="宋体" w:cs="宋体"/>
          <w:color w:val="000000"/>
          <w:kern w:val="0"/>
          <w:sz w:val="24"/>
          <w:szCs w:val="24"/>
          <w:shd w:val="clear" w:color="auto" w:fill="FFFFFF"/>
        </w:rPr>
        <w:t>()</w:t>
      </w:r>
    </w:p>
    <w:p w14:paraId="76647661" w14:textId="3DE1BA0B"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hint="eastAsia"/>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proofErr w:type="spellStart"/>
      <w:proofErr w:type="gramStart"/>
      <w:r w:rsidRPr="00182E2A">
        <w:rPr>
          <w:rFonts w:ascii="宋体" w:eastAsia="宋体" w:hAnsi="宋体" w:cs="宋体"/>
          <w:color w:val="000000"/>
          <w:kern w:val="0"/>
          <w:sz w:val="24"/>
          <w:szCs w:val="24"/>
          <w:shd w:val="clear" w:color="auto" w:fill="FFFFFF"/>
        </w:rPr>
        <w:t>optimizer.step</w:t>
      </w:r>
      <w:proofErr w:type="spellEnd"/>
      <w:proofErr w:type="gramEnd"/>
      <w:r w:rsidRPr="00182E2A">
        <w:rPr>
          <w:rFonts w:ascii="宋体" w:eastAsia="宋体" w:hAnsi="宋体" w:cs="宋体"/>
          <w:color w:val="000000"/>
          <w:kern w:val="0"/>
          <w:sz w:val="24"/>
          <w:szCs w:val="24"/>
          <w:shd w:val="clear" w:color="auto" w:fill="FFFFFF"/>
        </w:rPr>
        <w:t>()</w:t>
      </w:r>
    </w:p>
    <w:p w14:paraId="071E63EC"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008000"/>
          <w:kern w:val="0"/>
          <w:sz w:val="24"/>
          <w:szCs w:val="24"/>
          <w:shd w:val="clear" w:color="auto" w:fill="FFFFFF"/>
        </w:rPr>
        <w:t># print statistics</w:t>
      </w:r>
    </w:p>
    <w:p w14:paraId="33EC11CD"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running_loss</w:t>
      </w:r>
      <w:proofErr w:type="spellEnd"/>
      <w:r w:rsidRPr="00182E2A">
        <w:rPr>
          <w:rFonts w:ascii="宋体" w:eastAsia="宋体" w:hAnsi="宋体" w:cs="宋体"/>
          <w:color w:val="000000"/>
          <w:kern w:val="0"/>
          <w:sz w:val="24"/>
          <w:szCs w:val="24"/>
          <w:shd w:val="clear" w:color="auto" w:fill="FFFFFF"/>
        </w:rPr>
        <w:t xml:space="preserve"> += </w:t>
      </w:r>
      <w:proofErr w:type="spellStart"/>
      <w:proofErr w:type="gramStart"/>
      <w:r w:rsidRPr="00182E2A">
        <w:rPr>
          <w:rFonts w:ascii="宋体" w:eastAsia="宋体" w:hAnsi="宋体" w:cs="宋体"/>
          <w:color w:val="000000"/>
          <w:kern w:val="0"/>
          <w:sz w:val="24"/>
          <w:szCs w:val="24"/>
          <w:shd w:val="clear" w:color="auto" w:fill="FFFFFF"/>
        </w:rPr>
        <w:t>loss.item</w:t>
      </w:r>
      <w:proofErr w:type="spellEnd"/>
      <w:proofErr w:type="gramEnd"/>
      <w:r w:rsidRPr="00182E2A">
        <w:rPr>
          <w:rFonts w:ascii="宋体" w:eastAsia="宋体" w:hAnsi="宋体" w:cs="宋体"/>
          <w:color w:val="000000"/>
          <w:kern w:val="0"/>
          <w:sz w:val="24"/>
          <w:szCs w:val="24"/>
          <w:shd w:val="clear" w:color="auto" w:fill="FFFFFF"/>
        </w:rPr>
        <w:t>()</w:t>
      </w:r>
    </w:p>
    <w:p w14:paraId="0273C0BD"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0000FF"/>
          <w:kern w:val="0"/>
          <w:sz w:val="24"/>
          <w:szCs w:val="24"/>
          <w:shd w:val="clear" w:color="auto" w:fill="FFFFFF"/>
        </w:rPr>
        <w:t>if</w:t>
      </w:r>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i</w:t>
      </w:r>
      <w:proofErr w:type="spellEnd"/>
      <w:r w:rsidRPr="00182E2A">
        <w:rPr>
          <w:rFonts w:ascii="宋体" w:eastAsia="宋体" w:hAnsi="宋体" w:cs="宋体"/>
          <w:color w:val="000000"/>
          <w:kern w:val="0"/>
          <w:sz w:val="24"/>
          <w:szCs w:val="24"/>
          <w:shd w:val="clear" w:color="auto" w:fill="FFFFFF"/>
        </w:rPr>
        <w:t xml:space="preserve"> % 2000 == 1999:    </w:t>
      </w:r>
      <w:r w:rsidRPr="00182E2A">
        <w:rPr>
          <w:rFonts w:ascii="宋体" w:eastAsia="宋体" w:hAnsi="宋体" w:cs="宋体"/>
          <w:color w:val="008000"/>
          <w:kern w:val="0"/>
          <w:sz w:val="24"/>
          <w:szCs w:val="24"/>
          <w:shd w:val="clear" w:color="auto" w:fill="FFFFFF"/>
        </w:rPr>
        <w:t># print every 2000 mini-batches</w:t>
      </w:r>
    </w:p>
    <w:p w14:paraId="2DB5CF47"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proofErr w:type="gramStart"/>
      <w:r w:rsidRPr="00182E2A">
        <w:rPr>
          <w:rFonts w:ascii="宋体" w:eastAsia="宋体" w:hAnsi="宋体" w:cs="宋体"/>
          <w:color w:val="000000"/>
          <w:kern w:val="0"/>
          <w:sz w:val="24"/>
          <w:szCs w:val="24"/>
          <w:shd w:val="clear" w:color="auto" w:fill="FFFFFF"/>
        </w:rPr>
        <w:t>print(</w:t>
      </w:r>
      <w:proofErr w:type="gramEnd"/>
      <w:r w:rsidRPr="00182E2A">
        <w:rPr>
          <w:rFonts w:ascii="宋体" w:eastAsia="宋体" w:hAnsi="宋体" w:cs="宋体"/>
          <w:color w:val="A31515"/>
          <w:kern w:val="0"/>
          <w:sz w:val="24"/>
          <w:szCs w:val="24"/>
          <w:shd w:val="clear" w:color="auto" w:fill="FFFFFF"/>
        </w:rPr>
        <w:t>'[%d, %5d] loss: %.3f'</w:t>
      </w:r>
      <w:r w:rsidRPr="00182E2A">
        <w:rPr>
          <w:rFonts w:ascii="宋体" w:eastAsia="宋体" w:hAnsi="宋体" w:cs="宋体"/>
          <w:color w:val="000000"/>
          <w:kern w:val="0"/>
          <w:sz w:val="24"/>
          <w:szCs w:val="24"/>
          <w:shd w:val="clear" w:color="auto" w:fill="FFFFFF"/>
        </w:rPr>
        <w:t xml:space="preserve"> %</w:t>
      </w:r>
    </w:p>
    <w:p w14:paraId="32DDAE9D"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(epoch + 1, </w:t>
      </w:r>
      <w:proofErr w:type="spellStart"/>
      <w:r w:rsidRPr="00182E2A">
        <w:rPr>
          <w:rFonts w:ascii="宋体" w:eastAsia="宋体" w:hAnsi="宋体" w:cs="宋体"/>
          <w:color w:val="000000"/>
          <w:kern w:val="0"/>
          <w:sz w:val="24"/>
          <w:szCs w:val="24"/>
          <w:shd w:val="clear" w:color="auto" w:fill="FFFFFF"/>
        </w:rPr>
        <w:t>i</w:t>
      </w:r>
      <w:proofErr w:type="spellEnd"/>
      <w:r w:rsidRPr="00182E2A">
        <w:rPr>
          <w:rFonts w:ascii="宋体" w:eastAsia="宋体" w:hAnsi="宋体" w:cs="宋体"/>
          <w:color w:val="000000"/>
          <w:kern w:val="0"/>
          <w:sz w:val="24"/>
          <w:szCs w:val="24"/>
          <w:shd w:val="clear" w:color="auto" w:fill="FFFFFF"/>
        </w:rPr>
        <w:t xml:space="preserve"> + 1, </w:t>
      </w:r>
      <w:proofErr w:type="spellStart"/>
      <w:r w:rsidRPr="00182E2A">
        <w:rPr>
          <w:rFonts w:ascii="宋体" w:eastAsia="宋体" w:hAnsi="宋体" w:cs="宋体"/>
          <w:color w:val="000000"/>
          <w:kern w:val="0"/>
          <w:sz w:val="24"/>
          <w:szCs w:val="24"/>
          <w:shd w:val="clear" w:color="auto" w:fill="FFFFFF"/>
        </w:rPr>
        <w:t>running_loss</w:t>
      </w:r>
      <w:proofErr w:type="spellEnd"/>
      <w:r w:rsidRPr="00182E2A">
        <w:rPr>
          <w:rFonts w:ascii="宋体" w:eastAsia="宋体" w:hAnsi="宋体" w:cs="宋体"/>
          <w:color w:val="000000"/>
          <w:kern w:val="0"/>
          <w:sz w:val="24"/>
          <w:szCs w:val="24"/>
          <w:shd w:val="clear" w:color="auto" w:fill="FFFFFF"/>
        </w:rPr>
        <w:t xml:space="preserve"> / 2000))</w:t>
      </w:r>
    </w:p>
    <w:p w14:paraId="462F2351" w14:textId="2DC01B3D"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hint="eastAsia"/>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running_loss</w:t>
      </w:r>
      <w:proofErr w:type="spellEnd"/>
      <w:r w:rsidRPr="00182E2A">
        <w:rPr>
          <w:rFonts w:ascii="宋体" w:eastAsia="宋体" w:hAnsi="宋体" w:cs="宋体"/>
          <w:color w:val="000000"/>
          <w:kern w:val="0"/>
          <w:sz w:val="24"/>
          <w:szCs w:val="24"/>
          <w:shd w:val="clear" w:color="auto" w:fill="FFFFFF"/>
        </w:rPr>
        <w:t xml:space="preserve"> = 0.0</w:t>
      </w:r>
    </w:p>
    <w:p w14:paraId="196AC5CD"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roofErr w:type="gramStart"/>
      <w:r w:rsidRPr="00182E2A">
        <w:rPr>
          <w:rFonts w:ascii="宋体" w:eastAsia="宋体" w:hAnsi="宋体" w:cs="宋体"/>
          <w:color w:val="000000"/>
          <w:kern w:val="0"/>
          <w:sz w:val="24"/>
          <w:szCs w:val="24"/>
          <w:shd w:val="clear" w:color="auto" w:fill="FFFFFF"/>
        </w:rPr>
        <w:t>print(</w:t>
      </w:r>
      <w:proofErr w:type="gramEnd"/>
      <w:r w:rsidRPr="00182E2A">
        <w:rPr>
          <w:rFonts w:ascii="宋体" w:eastAsia="宋体" w:hAnsi="宋体" w:cs="宋体"/>
          <w:color w:val="A31515"/>
          <w:kern w:val="0"/>
          <w:sz w:val="24"/>
          <w:szCs w:val="24"/>
          <w:shd w:val="clear" w:color="auto" w:fill="FFFFFF"/>
        </w:rPr>
        <w:t>'Finished Training'</w:t>
      </w:r>
      <w:r w:rsidRPr="00182E2A">
        <w:rPr>
          <w:rFonts w:ascii="宋体" w:eastAsia="宋体" w:hAnsi="宋体" w:cs="宋体"/>
          <w:color w:val="000000"/>
          <w:kern w:val="0"/>
          <w:sz w:val="24"/>
          <w:szCs w:val="24"/>
          <w:shd w:val="clear" w:color="auto" w:fill="FFFFFF"/>
        </w:rPr>
        <w:t>)</w:t>
      </w:r>
    </w:p>
    <w:p w14:paraId="3033081D" w14:textId="77777777" w:rsidR="00182E2A" w:rsidRPr="00182E2A" w:rsidRDefault="00182E2A" w:rsidP="00182E2A">
      <w:pPr>
        <w:widowControl/>
        <w:shd w:val="clear" w:color="auto" w:fill="FFFFFF"/>
        <w:spacing w:before="150" w:after="150"/>
        <w:jc w:val="left"/>
        <w:rPr>
          <w:rFonts w:ascii="Verdana" w:eastAsia="宋体" w:hAnsi="Verdana" w:cs="宋体"/>
          <w:color w:val="000000"/>
          <w:kern w:val="0"/>
          <w:sz w:val="20"/>
          <w:szCs w:val="20"/>
        </w:rPr>
      </w:pPr>
      <w:r w:rsidRPr="00182E2A">
        <w:rPr>
          <w:rFonts w:ascii="Verdana" w:eastAsia="宋体" w:hAnsi="Verdana" w:cs="宋体"/>
          <w:noProof/>
          <w:color w:val="000000"/>
          <w:kern w:val="0"/>
          <w:sz w:val="20"/>
          <w:szCs w:val="20"/>
        </w:rPr>
        <w:drawing>
          <wp:inline distT="0" distB="0" distL="0" distR="0" wp14:anchorId="5805618C" wp14:editId="617C0F4D">
            <wp:extent cx="2446020" cy="1950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46020" cy="1950720"/>
                    </a:xfrm>
                    <a:prstGeom prst="rect">
                      <a:avLst/>
                    </a:prstGeom>
                    <a:noFill/>
                    <a:ln>
                      <a:noFill/>
                    </a:ln>
                  </pic:spPr>
                </pic:pic>
              </a:graphicData>
            </a:graphic>
          </wp:inline>
        </w:drawing>
      </w:r>
    </w:p>
    <w:p w14:paraId="30CB14AE" w14:textId="77777777" w:rsidR="00182E2A" w:rsidRPr="00182E2A" w:rsidRDefault="00182E2A" w:rsidP="00182E2A">
      <w:pPr>
        <w:widowControl/>
        <w:shd w:val="clear" w:color="auto" w:fill="FFFFFF"/>
        <w:spacing w:before="150" w:after="150"/>
        <w:jc w:val="left"/>
        <w:rPr>
          <w:rFonts w:ascii="Verdana" w:eastAsia="宋体" w:hAnsi="Verdana" w:cs="宋体"/>
          <w:color w:val="000000"/>
          <w:kern w:val="0"/>
          <w:sz w:val="20"/>
          <w:szCs w:val="20"/>
        </w:rPr>
      </w:pPr>
      <w:r w:rsidRPr="00182E2A">
        <w:rPr>
          <w:rFonts w:ascii="Verdana" w:eastAsia="宋体" w:hAnsi="Verdana" w:cs="宋体"/>
          <w:color w:val="000000"/>
          <w:kern w:val="0"/>
          <w:sz w:val="20"/>
          <w:szCs w:val="20"/>
        </w:rPr>
        <w:t>在测试集上测试网络</w:t>
      </w:r>
    </w:p>
    <w:p w14:paraId="79E5305F"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correct = 0</w:t>
      </w:r>
    </w:p>
    <w:p w14:paraId="687DB28E"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total = 0</w:t>
      </w:r>
    </w:p>
    <w:p w14:paraId="3937F024"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FF"/>
          <w:kern w:val="0"/>
          <w:sz w:val="24"/>
          <w:szCs w:val="24"/>
          <w:shd w:val="clear" w:color="auto" w:fill="FFFFFF"/>
        </w:rPr>
        <w:t>with</w:t>
      </w:r>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torch.no_</w:t>
      </w:r>
      <w:proofErr w:type="gramStart"/>
      <w:r w:rsidRPr="00182E2A">
        <w:rPr>
          <w:rFonts w:ascii="宋体" w:eastAsia="宋体" w:hAnsi="宋体" w:cs="宋体"/>
          <w:color w:val="000000"/>
          <w:kern w:val="0"/>
          <w:sz w:val="24"/>
          <w:szCs w:val="24"/>
          <w:shd w:val="clear" w:color="auto" w:fill="FFFFFF"/>
        </w:rPr>
        <w:t>grad</w:t>
      </w:r>
      <w:proofErr w:type="spellEnd"/>
      <w:r w:rsidRPr="00182E2A">
        <w:rPr>
          <w:rFonts w:ascii="宋体" w:eastAsia="宋体" w:hAnsi="宋体" w:cs="宋体"/>
          <w:color w:val="000000"/>
          <w:kern w:val="0"/>
          <w:sz w:val="24"/>
          <w:szCs w:val="24"/>
          <w:shd w:val="clear" w:color="auto" w:fill="FFFFFF"/>
        </w:rPr>
        <w:t>(</w:t>
      </w:r>
      <w:proofErr w:type="gramEnd"/>
      <w:r w:rsidRPr="00182E2A">
        <w:rPr>
          <w:rFonts w:ascii="宋体" w:eastAsia="宋体" w:hAnsi="宋体" w:cs="宋体"/>
          <w:color w:val="000000"/>
          <w:kern w:val="0"/>
          <w:sz w:val="24"/>
          <w:szCs w:val="24"/>
          <w:shd w:val="clear" w:color="auto" w:fill="FFFFFF"/>
        </w:rPr>
        <w:t>):</w:t>
      </w:r>
    </w:p>
    <w:p w14:paraId="320466E7"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w:t>
      </w:r>
      <w:r w:rsidRPr="00182E2A">
        <w:rPr>
          <w:rFonts w:ascii="宋体" w:eastAsia="宋体" w:hAnsi="宋体" w:cs="宋体"/>
          <w:color w:val="0000FF"/>
          <w:kern w:val="0"/>
          <w:sz w:val="24"/>
          <w:szCs w:val="24"/>
          <w:shd w:val="clear" w:color="auto" w:fill="FFFFFF"/>
        </w:rPr>
        <w:t>for</w:t>
      </w:r>
      <w:r w:rsidRPr="00182E2A">
        <w:rPr>
          <w:rFonts w:ascii="宋体" w:eastAsia="宋体" w:hAnsi="宋体" w:cs="宋体"/>
          <w:color w:val="000000"/>
          <w:kern w:val="0"/>
          <w:sz w:val="24"/>
          <w:szCs w:val="24"/>
          <w:shd w:val="clear" w:color="auto" w:fill="FFFFFF"/>
        </w:rPr>
        <w:t xml:space="preserve"> data </w:t>
      </w:r>
      <w:r w:rsidRPr="00182E2A">
        <w:rPr>
          <w:rFonts w:ascii="宋体" w:eastAsia="宋体" w:hAnsi="宋体" w:cs="宋体"/>
          <w:color w:val="0000FF"/>
          <w:kern w:val="0"/>
          <w:sz w:val="24"/>
          <w:szCs w:val="24"/>
          <w:shd w:val="clear" w:color="auto" w:fill="FFFFFF"/>
        </w:rPr>
        <w:t>in</w:t>
      </w:r>
      <w:r w:rsidRPr="00182E2A">
        <w:rPr>
          <w:rFonts w:ascii="宋体" w:eastAsia="宋体" w:hAnsi="宋体" w:cs="宋体"/>
          <w:color w:val="000000"/>
          <w:kern w:val="0"/>
          <w:sz w:val="24"/>
          <w:szCs w:val="24"/>
          <w:shd w:val="clear" w:color="auto" w:fill="FFFFFF"/>
        </w:rPr>
        <w:t xml:space="preserve"> </w:t>
      </w:r>
      <w:proofErr w:type="spellStart"/>
      <w:r w:rsidRPr="00182E2A">
        <w:rPr>
          <w:rFonts w:ascii="宋体" w:eastAsia="宋体" w:hAnsi="宋体" w:cs="宋体"/>
          <w:color w:val="000000"/>
          <w:kern w:val="0"/>
          <w:sz w:val="24"/>
          <w:szCs w:val="24"/>
          <w:shd w:val="clear" w:color="auto" w:fill="FFFFFF"/>
        </w:rPr>
        <w:t>testloader</w:t>
      </w:r>
      <w:proofErr w:type="spellEnd"/>
      <w:r w:rsidRPr="00182E2A">
        <w:rPr>
          <w:rFonts w:ascii="宋体" w:eastAsia="宋体" w:hAnsi="宋体" w:cs="宋体"/>
          <w:color w:val="000000"/>
          <w:kern w:val="0"/>
          <w:sz w:val="24"/>
          <w:szCs w:val="24"/>
          <w:shd w:val="clear" w:color="auto" w:fill="FFFFFF"/>
        </w:rPr>
        <w:t>:</w:t>
      </w:r>
    </w:p>
    <w:p w14:paraId="6DEC6CE1"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images, labels = data</w:t>
      </w:r>
    </w:p>
    <w:p w14:paraId="2219E016"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outputs = net(images)</w:t>
      </w:r>
    </w:p>
    <w:p w14:paraId="55B678A5"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_, predicted = </w:t>
      </w:r>
      <w:proofErr w:type="spellStart"/>
      <w:proofErr w:type="gramStart"/>
      <w:r w:rsidRPr="00182E2A">
        <w:rPr>
          <w:rFonts w:ascii="宋体" w:eastAsia="宋体" w:hAnsi="宋体" w:cs="宋体"/>
          <w:color w:val="000000"/>
          <w:kern w:val="0"/>
          <w:sz w:val="24"/>
          <w:szCs w:val="24"/>
          <w:shd w:val="clear" w:color="auto" w:fill="FFFFFF"/>
        </w:rPr>
        <w:t>torch.max</w:t>
      </w:r>
      <w:proofErr w:type="spellEnd"/>
      <w:r w:rsidRPr="00182E2A">
        <w:rPr>
          <w:rFonts w:ascii="宋体" w:eastAsia="宋体" w:hAnsi="宋体" w:cs="宋体"/>
          <w:color w:val="000000"/>
          <w:kern w:val="0"/>
          <w:sz w:val="24"/>
          <w:szCs w:val="24"/>
          <w:shd w:val="clear" w:color="auto" w:fill="FFFFFF"/>
        </w:rPr>
        <w:t>(</w:t>
      </w:r>
      <w:proofErr w:type="spellStart"/>
      <w:proofErr w:type="gramEnd"/>
      <w:r w:rsidRPr="00182E2A">
        <w:rPr>
          <w:rFonts w:ascii="宋体" w:eastAsia="宋体" w:hAnsi="宋体" w:cs="宋体"/>
          <w:color w:val="000000"/>
          <w:kern w:val="0"/>
          <w:sz w:val="24"/>
          <w:szCs w:val="24"/>
          <w:shd w:val="clear" w:color="auto" w:fill="FFFFFF"/>
        </w:rPr>
        <w:t>outputs.data</w:t>
      </w:r>
      <w:proofErr w:type="spellEnd"/>
      <w:r w:rsidRPr="00182E2A">
        <w:rPr>
          <w:rFonts w:ascii="宋体" w:eastAsia="宋体" w:hAnsi="宋体" w:cs="宋体"/>
          <w:color w:val="000000"/>
          <w:kern w:val="0"/>
          <w:sz w:val="24"/>
          <w:szCs w:val="24"/>
          <w:shd w:val="clear" w:color="auto" w:fill="FFFFFF"/>
        </w:rPr>
        <w:t>, 1)</w:t>
      </w:r>
    </w:p>
    <w:p w14:paraId="543F24D0"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total += </w:t>
      </w:r>
      <w:proofErr w:type="spellStart"/>
      <w:proofErr w:type="gramStart"/>
      <w:r w:rsidRPr="00182E2A">
        <w:rPr>
          <w:rFonts w:ascii="宋体" w:eastAsia="宋体" w:hAnsi="宋体" w:cs="宋体"/>
          <w:color w:val="000000"/>
          <w:kern w:val="0"/>
          <w:sz w:val="24"/>
          <w:szCs w:val="24"/>
          <w:shd w:val="clear" w:color="auto" w:fill="FFFFFF"/>
        </w:rPr>
        <w:t>labels.size</w:t>
      </w:r>
      <w:proofErr w:type="spellEnd"/>
      <w:proofErr w:type="gramEnd"/>
      <w:r w:rsidRPr="00182E2A">
        <w:rPr>
          <w:rFonts w:ascii="宋体" w:eastAsia="宋体" w:hAnsi="宋体" w:cs="宋体"/>
          <w:color w:val="000000"/>
          <w:kern w:val="0"/>
          <w:sz w:val="24"/>
          <w:szCs w:val="24"/>
          <w:shd w:val="clear" w:color="auto" w:fill="FFFFFF"/>
        </w:rPr>
        <w:t>(0)</w:t>
      </w:r>
    </w:p>
    <w:p w14:paraId="21641D13" w14:textId="1BBA15E9"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hint="eastAsia"/>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correct += (predicted == labels</w:t>
      </w:r>
      <w:proofErr w:type="gramStart"/>
      <w:r w:rsidRPr="00182E2A">
        <w:rPr>
          <w:rFonts w:ascii="宋体" w:eastAsia="宋体" w:hAnsi="宋体" w:cs="宋体"/>
          <w:color w:val="000000"/>
          <w:kern w:val="0"/>
          <w:sz w:val="24"/>
          <w:szCs w:val="24"/>
          <w:shd w:val="clear" w:color="auto" w:fill="FFFFFF"/>
        </w:rPr>
        <w:t>).sum</w:t>
      </w:r>
      <w:proofErr w:type="gramEnd"/>
      <w:r w:rsidRPr="00182E2A">
        <w:rPr>
          <w:rFonts w:ascii="宋体" w:eastAsia="宋体" w:hAnsi="宋体" w:cs="宋体"/>
          <w:color w:val="000000"/>
          <w:kern w:val="0"/>
          <w:sz w:val="24"/>
          <w:szCs w:val="24"/>
          <w:shd w:val="clear" w:color="auto" w:fill="FFFFFF"/>
        </w:rPr>
        <w:t>().item()</w:t>
      </w:r>
    </w:p>
    <w:p w14:paraId="18BC33A7"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proofErr w:type="gramStart"/>
      <w:r w:rsidRPr="00182E2A">
        <w:rPr>
          <w:rFonts w:ascii="宋体" w:eastAsia="宋体" w:hAnsi="宋体" w:cs="宋体"/>
          <w:color w:val="000000"/>
          <w:kern w:val="0"/>
          <w:sz w:val="24"/>
          <w:szCs w:val="24"/>
          <w:shd w:val="clear" w:color="auto" w:fill="FFFFFF"/>
        </w:rPr>
        <w:t>print(</w:t>
      </w:r>
      <w:proofErr w:type="gramEnd"/>
      <w:r w:rsidRPr="00182E2A">
        <w:rPr>
          <w:rFonts w:ascii="宋体" w:eastAsia="宋体" w:hAnsi="宋体" w:cs="宋体"/>
          <w:color w:val="A31515"/>
          <w:kern w:val="0"/>
          <w:sz w:val="24"/>
          <w:szCs w:val="24"/>
          <w:shd w:val="clear" w:color="auto" w:fill="FFFFFF"/>
        </w:rPr>
        <w:t>'Accuracy of the network on the 10000 test images: %d %%'</w:t>
      </w:r>
      <w:r w:rsidRPr="00182E2A">
        <w:rPr>
          <w:rFonts w:ascii="宋体" w:eastAsia="宋体" w:hAnsi="宋体" w:cs="宋体"/>
          <w:color w:val="000000"/>
          <w:kern w:val="0"/>
          <w:sz w:val="24"/>
          <w:szCs w:val="24"/>
          <w:shd w:val="clear" w:color="auto" w:fill="FFFFFF"/>
        </w:rPr>
        <w:t xml:space="preserve"> % (</w:t>
      </w:r>
    </w:p>
    <w:p w14:paraId="071647AB" w14:textId="77777777" w:rsidR="00182E2A" w:rsidRPr="00182E2A" w:rsidRDefault="00182E2A" w:rsidP="00182E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182E2A">
        <w:rPr>
          <w:rFonts w:ascii="宋体" w:eastAsia="宋体" w:hAnsi="宋体" w:cs="宋体"/>
          <w:color w:val="000000"/>
          <w:kern w:val="0"/>
          <w:sz w:val="24"/>
          <w:szCs w:val="24"/>
          <w:shd w:val="clear" w:color="auto" w:fill="FFFFFF"/>
        </w:rPr>
        <w:t xml:space="preserve">    100 * correct / total))</w:t>
      </w:r>
    </w:p>
    <w:p w14:paraId="7CC80EDC" w14:textId="77777777" w:rsidR="00182E2A" w:rsidRPr="00182E2A" w:rsidRDefault="00182E2A" w:rsidP="00182E2A">
      <w:pPr>
        <w:widowControl/>
        <w:shd w:val="clear" w:color="auto" w:fill="FFFFFF"/>
        <w:spacing w:before="150"/>
        <w:jc w:val="left"/>
        <w:rPr>
          <w:rFonts w:ascii="Verdana" w:eastAsia="宋体" w:hAnsi="Verdana" w:cs="宋体"/>
          <w:color w:val="000000"/>
          <w:kern w:val="0"/>
          <w:sz w:val="20"/>
          <w:szCs w:val="20"/>
        </w:rPr>
      </w:pPr>
      <w:r w:rsidRPr="00182E2A">
        <w:rPr>
          <w:rFonts w:ascii="Verdana" w:eastAsia="宋体" w:hAnsi="Verdana" w:cs="宋体"/>
          <w:noProof/>
          <w:color w:val="000000"/>
          <w:kern w:val="0"/>
          <w:sz w:val="20"/>
          <w:szCs w:val="20"/>
        </w:rPr>
        <w:lastRenderedPageBreak/>
        <w:drawing>
          <wp:inline distT="0" distB="0" distL="0" distR="0" wp14:anchorId="6F63D5D6" wp14:editId="640F5CEA">
            <wp:extent cx="6096000" cy="2057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0" cy="2057400"/>
                    </a:xfrm>
                    <a:prstGeom prst="rect">
                      <a:avLst/>
                    </a:prstGeom>
                    <a:noFill/>
                    <a:ln>
                      <a:noFill/>
                    </a:ln>
                  </pic:spPr>
                </pic:pic>
              </a:graphicData>
            </a:graphic>
          </wp:inline>
        </w:drawing>
      </w:r>
    </w:p>
    <w:p w14:paraId="73975209" w14:textId="49A00A5B" w:rsidR="005D7785" w:rsidRPr="00182E2A" w:rsidRDefault="00182E2A" w:rsidP="00182E2A">
      <w:pPr>
        <w:widowControl/>
        <w:shd w:val="clear" w:color="auto" w:fill="FFFFFF"/>
        <w:jc w:val="left"/>
        <w:rPr>
          <w:rFonts w:ascii="Verdana" w:eastAsia="宋体" w:hAnsi="Verdana" w:cs="宋体" w:hint="eastAsia"/>
          <w:color w:val="000000"/>
          <w:kern w:val="0"/>
          <w:sz w:val="20"/>
          <w:szCs w:val="20"/>
        </w:rPr>
      </w:pPr>
      <w:r w:rsidRPr="00182E2A">
        <w:rPr>
          <w:rFonts w:ascii="Verdana" w:eastAsia="宋体" w:hAnsi="Verdana" w:cs="宋体"/>
          <w:color w:val="000000"/>
          <w:kern w:val="0"/>
          <w:sz w:val="20"/>
          <w:szCs w:val="20"/>
        </w:rPr>
        <w:t>分类</w:t>
      </w:r>
      <w:r w:rsidRPr="00182E2A">
        <w:rPr>
          <w:rFonts w:ascii="Verdana" w:eastAsia="宋体" w:hAnsi="Verdana" w:cs="宋体"/>
          <w:color w:val="000000"/>
          <w:kern w:val="0"/>
          <w:sz w:val="20"/>
          <w:szCs w:val="20"/>
        </w:rPr>
        <w:t>: </w:t>
      </w:r>
      <w:proofErr w:type="spellStart"/>
      <w:r w:rsidRPr="00182E2A">
        <w:rPr>
          <w:rFonts w:ascii="Verdana" w:eastAsia="宋体" w:hAnsi="Verdana" w:cs="宋体"/>
          <w:color w:val="000000"/>
          <w:kern w:val="0"/>
          <w:sz w:val="20"/>
          <w:szCs w:val="20"/>
        </w:rPr>
        <w:fldChar w:fldCharType="begin"/>
      </w:r>
      <w:r w:rsidRPr="00182E2A">
        <w:rPr>
          <w:rFonts w:ascii="Verdana" w:eastAsia="宋体" w:hAnsi="Verdana" w:cs="宋体"/>
          <w:color w:val="000000"/>
          <w:kern w:val="0"/>
          <w:sz w:val="20"/>
          <w:szCs w:val="20"/>
        </w:rPr>
        <w:instrText xml:space="preserve"> HYPERLINK "https://www.cnblogs.com/lky520hs/category/1461693.html" \t "_blank" </w:instrText>
      </w:r>
      <w:r w:rsidRPr="00182E2A">
        <w:rPr>
          <w:rFonts w:ascii="Verdana" w:eastAsia="宋体" w:hAnsi="Verdana" w:cs="宋体"/>
          <w:color w:val="000000"/>
          <w:kern w:val="0"/>
          <w:sz w:val="20"/>
          <w:szCs w:val="20"/>
        </w:rPr>
        <w:fldChar w:fldCharType="separate"/>
      </w:r>
      <w:r w:rsidRPr="00182E2A">
        <w:rPr>
          <w:rFonts w:ascii="Verdana" w:eastAsia="宋体" w:hAnsi="Verdana" w:cs="宋体"/>
          <w:color w:val="333333"/>
          <w:kern w:val="0"/>
          <w:sz w:val="20"/>
          <w:szCs w:val="20"/>
          <w:u w:val="single"/>
        </w:rPr>
        <w:t>Pytorch</w:t>
      </w:r>
      <w:proofErr w:type="spellEnd"/>
      <w:r w:rsidRPr="00182E2A">
        <w:rPr>
          <w:rFonts w:ascii="Verdana" w:eastAsia="宋体" w:hAnsi="Verdana" w:cs="宋体"/>
          <w:color w:val="000000"/>
          <w:kern w:val="0"/>
          <w:sz w:val="20"/>
          <w:szCs w:val="20"/>
        </w:rPr>
        <w:fldChar w:fldCharType="end"/>
      </w:r>
    </w:p>
    <w:sectPr w:rsidR="005D7785" w:rsidRPr="00182E2A" w:rsidSect="00282661">
      <w:pgSz w:w="16838" w:h="11906" w:orient="landscape"/>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2630D"/>
    <w:multiLevelType w:val="multilevel"/>
    <w:tmpl w:val="5442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D554E"/>
    <w:multiLevelType w:val="multilevel"/>
    <w:tmpl w:val="CCC6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F16BD"/>
    <w:multiLevelType w:val="multilevel"/>
    <w:tmpl w:val="2A3C9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F62FCC"/>
    <w:multiLevelType w:val="multilevel"/>
    <w:tmpl w:val="DF86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324C1"/>
    <w:multiLevelType w:val="multilevel"/>
    <w:tmpl w:val="9296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F52222"/>
    <w:multiLevelType w:val="multilevel"/>
    <w:tmpl w:val="50E84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D02C2A"/>
    <w:multiLevelType w:val="multilevel"/>
    <w:tmpl w:val="EBE8E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857469"/>
    <w:multiLevelType w:val="multilevel"/>
    <w:tmpl w:val="87682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0B332E"/>
    <w:multiLevelType w:val="multilevel"/>
    <w:tmpl w:val="2C70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6134C6"/>
    <w:multiLevelType w:val="multilevel"/>
    <w:tmpl w:val="9286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FB1146"/>
    <w:multiLevelType w:val="multilevel"/>
    <w:tmpl w:val="C8DE9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C75D31"/>
    <w:multiLevelType w:val="multilevel"/>
    <w:tmpl w:val="D850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0A4142"/>
    <w:multiLevelType w:val="multilevel"/>
    <w:tmpl w:val="7D7E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267C65"/>
    <w:multiLevelType w:val="multilevel"/>
    <w:tmpl w:val="0272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760EE0"/>
    <w:multiLevelType w:val="multilevel"/>
    <w:tmpl w:val="B1AC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4E002B"/>
    <w:multiLevelType w:val="multilevel"/>
    <w:tmpl w:val="37BE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2C0937"/>
    <w:multiLevelType w:val="multilevel"/>
    <w:tmpl w:val="5032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4B4DFF"/>
    <w:multiLevelType w:val="multilevel"/>
    <w:tmpl w:val="DF66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8A1685"/>
    <w:multiLevelType w:val="multilevel"/>
    <w:tmpl w:val="23863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1E7DF6"/>
    <w:multiLevelType w:val="multilevel"/>
    <w:tmpl w:val="2D4AE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0"/>
  </w:num>
  <w:num w:numId="3">
    <w:abstractNumId w:val="17"/>
  </w:num>
  <w:num w:numId="4">
    <w:abstractNumId w:val="2"/>
  </w:num>
  <w:num w:numId="5">
    <w:abstractNumId w:val="13"/>
  </w:num>
  <w:num w:numId="6">
    <w:abstractNumId w:val="14"/>
  </w:num>
  <w:num w:numId="7">
    <w:abstractNumId w:val="4"/>
  </w:num>
  <w:num w:numId="8">
    <w:abstractNumId w:val="3"/>
  </w:num>
  <w:num w:numId="9">
    <w:abstractNumId w:val="6"/>
  </w:num>
  <w:num w:numId="10">
    <w:abstractNumId w:val="5"/>
  </w:num>
  <w:num w:numId="11">
    <w:abstractNumId w:val="1"/>
  </w:num>
  <w:num w:numId="12">
    <w:abstractNumId w:val="10"/>
  </w:num>
  <w:num w:numId="13">
    <w:abstractNumId w:val="9"/>
  </w:num>
  <w:num w:numId="14">
    <w:abstractNumId w:val="8"/>
  </w:num>
  <w:num w:numId="15">
    <w:abstractNumId w:val="15"/>
  </w:num>
  <w:num w:numId="16">
    <w:abstractNumId w:val="19"/>
  </w:num>
  <w:num w:numId="17">
    <w:abstractNumId w:val="11"/>
  </w:num>
  <w:num w:numId="18">
    <w:abstractNumId w:val="16"/>
  </w:num>
  <w:num w:numId="19">
    <w:abstractNumId w:val="7"/>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69"/>
    <w:rsid w:val="00182E2A"/>
    <w:rsid w:val="00282661"/>
    <w:rsid w:val="00306E7A"/>
    <w:rsid w:val="00323469"/>
    <w:rsid w:val="005D7785"/>
    <w:rsid w:val="006200EF"/>
    <w:rsid w:val="00944F54"/>
    <w:rsid w:val="00A4055E"/>
    <w:rsid w:val="00AF53F3"/>
    <w:rsid w:val="00E32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4F399"/>
  <w15:chartTrackingRefBased/>
  <w15:docId w15:val="{E2F1C799-73B0-4D99-BDAE-5D46E6C28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AF53F3"/>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0"/>
    <w:uiPriority w:val="9"/>
    <w:unhideWhenUsed/>
    <w:qFormat/>
    <w:rsid w:val="00AF53F3"/>
    <w:pPr>
      <w:keepNext/>
      <w:keepLines/>
      <w:spacing w:before="260" w:after="260" w:line="416" w:lineRule="auto"/>
      <w:outlineLvl w:val="2"/>
    </w:pPr>
    <w:rPr>
      <w:b/>
      <w:bCs/>
      <w:sz w:val="32"/>
      <w:szCs w:val="32"/>
    </w:rPr>
  </w:style>
  <w:style w:type="paragraph" w:styleId="5">
    <w:name w:val="heading 5"/>
    <w:basedOn w:val="a"/>
    <w:next w:val="a"/>
    <w:link w:val="50"/>
    <w:uiPriority w:val="9"/>
    <w:unhideWhenUsed/>
    <w:qFormat/>
    <w:rsid w:val="00AF53F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F53F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F53F3"/>
    <w:rPr>
      <w:rFonts w:ascii="宋体" w:eastAsia="宋体" w:hAnsi="宋体" w:cs="宋体"/>
      <w:b/>
      <w:bCs/>
      <w:kern w:val="36"/>
      <w:sz w:val="48"/>
      <w:szCs w:val="48"/>
    </w:rPr>
  </w:style>
  <w:style w:type="character" w:customStyle="1" w:styleId="30">
    <w:name w:val="标题 3 字符"/>
    <w:basedOn w:val="a0"/>
    <w:link w:val="3"/>
    <w:uiPriority w:val="9"/>
    <w:rsid w:val="00AF53F3"/>
    <w:rPr>
      <w:b/>
      <w:bCs/>
      <w:sz w:val="32"/>
      <w:szCs w:val="32"/>
    </w:rPr>
  </w:style>
  <w:style w:type="character" w:customStyle="1" w:styleId="50">
    <w:name w:val="标题 5 字符"/>
    <w:basedOn w:val="a0"/>
    <w:link w:val="5"/>
    <w:uiPriority w:val="9"/>
    <w:rsid w:val="00AF53F3"/>
    <w:rPr>
      <w:b/>
      <w:bCs/>
      <w:sz w:val="28"/>
      <w:szCs w:val="28"/>
    </w:rPr>
  </w:style>
  <w:style w:type="character" w:customStyle="1" w:styleId="60">
    <w:name w:val="标题 6 字符"/>
    <w:basedOn w:val="a0"/>
    <w:link w:val="6"/>
    <w:uiPriority w:val="9"/>
    <w:rsid w:val="00AF53F3"/>
    <w:rPr>
      <w:rFonts w:asciiTheme="majorHAnsi" w:eastAsiaTheme="majorEastAsia" w:hAnsiTheme="majorHAnsi" w:cstheme="majorBidi"/>
      <w:b/>
      <w:bCs/>
      <w:sz w:val="24"/>
      <w:szCs w:val="24"/>
    </w:rPr>
  </w:style>
  <w:style w:type="numbering" w:customStyle="1" w:styleId="11">
    <w:name w:val="无列表1"/>
    <w:next w:val="a2"/>
    <w:uiPriority w:val="99"/>
    <w:semiHidden/>
    <w:unhideWhenUsed/>
    <w:rsid w:val="00AF53F3"/>
  </w:style>
  <w:style w:type="paragraph" w:customStyle="1" w:styleId="msonormal0">
    <w:name w:val="msonormal"/>
    <w:basedOn w:val="a"/>
    <w:rsid w:val="00AF53F3"/>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AF53F3"/>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AF53F3"/>
    <w:rPr>
      <w:color w:val="0000FF"/>
      <w:u w:val="single"/>
    </w:rPr>
  </w:style>
  <w:style w:type="character" w:styleId="a5">
    <w:name w:val="FollowedHyperlink"/>
    <w:basedOn w:val="a0"/>
    <w:uiPriority w:val="99"/>
    <w:semiHidden/>
    <w:unhideWhenUsed/>
    <w:rsid w:val="00AF53F3"/>
    <w:rPr>
      <w:color w:val="800080"/>
      <w:u w:val="single"/>
    </w:rPr>
  </w:style>
  <w:style w:type="character" w:styleId="a6">
    <w:name w:val="Strong"/>
    <w:basedOn w:val="a0"/>
    <w:uiPriority w:val="22"/>
    <w:qFormat/>
    <w:rsid w:val="00AF53F3"/>
    <w:rPr>
      <w:b/>
      <w:bCs/>
    </w:rPr>
  </w:style>
  <w:style w:type="character" w:styleId="HTML">
    <w:name w:val="HTML Code"/>
    <w:basedOn w:val="a0"/>
    <w:uiPriority w:val="99"/>
    <w:semiHidden/>
    <w:unhideWhenUsed/>
    <w:rsid w:val="00AF53F3"/>
    <w:rPr>
      <w:rFonts w:ascii="宋体" w:eastAsia="宋体" w:hAnsi="宋体" w:cs="宋体"/>
      <w:sz w:val="24"/>
      <w:szCs w:val="24"/>
    </w:rPr>
  </w:style>
  <w:style w:type="paragraph" w:styleId="HTML0">
    <w:name w:val="HTML Preformatted"/>
    <w:basedOn w:val="a"/>
    <w:link w:val="HTML1"/>
    <w:uiPriority w:val="99"/>
    <w:semiHidden/>
    <w:unhideWhenUsed/>
    <w:rsid w:val="00AF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AF53F3"/>
    <w:rPr>
      <w:rFonts w:ascii="宋体" w:eastAsia="宋体" w:hAnsi="宋体" w:cs="宋体"/>
      <w:kern w:val="0"/>
      <w:sz w:val="24"/>
      <w:szCs w:val="24"/>
    </w:rPr>
  </w:style>
  <w:style w:type="character" w:customStyle="1" w:styleId="token">
    <w:name w:val="token"/>
    <w:basedOn w:val="a0"/>
    <w:rsid w:val="00AF53F3"/>
  </w:style>
  <w:style w:type="character" w:customStyle="1" w:styleId="line-numbers-rows">
    <w:name w:val="line-numbers-rows"/>
    <w:basedOn w:val="a0"/>
    <w:rsid w:val="00AF53F3"/>
  </w:style>
  <w:style w:type="character" w:customStyle="1" w:styleId="1loh5">
    <w:name w:val="_1loh_5"/>
    <w:basedOn w:val="a0"/>
    <w:rsid w:val="00AF53F3"/>
  </w:style>
  <w:style w:type="numbering" w:customStyle="1" w:styleId="2">
    <w:name w:val="无列表2"/>
    <w:next w:val="a2"/>
    <w:uiPriority w:val="99"/>
    <w:semiHidden/>
    <w:unhideWhenUsed/>
    <w:rsid w:val="00E32EF6"/>
  </w:style>
  <w:style w:type="character" w:customStyle="1" w:styleId="yzljon">
    <w:name w:val="yzljon"/>
    <w:basedOn w:val="a0"/>
    <w:rsid w:val="00E32EF6"/>
  </w:style>
  <w:style w:type="character" w:customStyle="1" w:styleId="2wej6j">
    <w:name w:val="_2wej6j"/>
    <w:basedOn w:val="a0"/>
    <w:rsid w:val="00E32EF6"/>
  </w:style>
  <w:style w:type="character" w:customStyle="1" w:styleId="2r7vbo">
    <w:name w:val="_2r7vbo"/>
    <w:basedOn w:val="a0"/>
    <w:rsid w:val="00E32EF6"/>
  </w:style>
  <w:style w:type="character" w:customStyle="1" w:styleId="1dvmvz">
    <w:name w:val="_1dvmvz"/>
    <w:basedOn w:val="a0"/>
    <w:rsid w:val="00E32EF6"/>
  </w:style>
  <w:style w:type="character" w:customStyle="1" w:styleId="2gxd2v">
    <w:name w:val="_2gxd2v"/>
    <w:basedOn w:val="a0"/>
    <w:rsid w:val="00E32EF6"/>
  </w:style>
  <w:style w:type="character" w:customStyle="1" w:styleId="1jvkh4">
    <w:name w:val="_1jvkh4"/>
    <w:basedOn w:val="a0"/>
    <w:rsid w:val="00E32EF6"/>
  </w:style>
  <w:style w:type="character" w:customStyle="1" w:styleId="3pyyxb">
    <w:name w:val="_3pyyxb"/>
    <w:basedOn w:val="a0"/>
    <w:rsid w:val="00E32EF6"/>
  </w:style>
  <w:style w:type="character" w:customStyle="1" w:styleId="2-djqu">
    <w:name w:val="_2-djqu"/>
    <w:basedOn w:val="a0"/>
    <w:rsid w:val="00E32EF6"/>
  </w:style>
  <w:style w:type="paragraph" w:customStyle="1" w:styleId="11jppn">
    <w:name w:val="_11jppn"/>
    <w:basedOn w:val="a"/>
    <w:rsid w:val="00E32EF6"/>
    <w:pPr>
      <w:widowControl/>
      <w:spacing w:before="100" w:beforeAutospacing="1" w:after="100" w:afterAutospacing="1"/>
      <w:jc w:val="left"/>
    </w:pPr>
    <w:rPr>
      <w:rFonts w:ascii="宋体" w:eastAsia="宋体" w:hAnsi="宋体" w:cs="宋体"/>
      <w:kern w:val="0"/>
      <w:sz w:val="24"/>
      <w:szCs w:val="24"/>
    </w:rPr>
  </w:style>
  <w:style w:type="character" w:customStyle="1" w:styleId="3tpsl6">
    <w:name w:val="_3tpsl6"/>
    <w:basedOn w:val="a0"/>
    <w:rsid w:val="00E32EF6"/>
  </w:style>
  <w:style w:type="character" w:customStyle="1" w:styleId="31hjbo">
    <w:name w:val="_31hjbo"/>
    <w:basedOn w:val="a0"/>
    <w:rsid w:val="00E32EF6"/>
  </w:style>
  <w:style w:type="character" w:customStyle="1" w:styleId="22ksid">
    <w:name w:val="_22ksid"/>
    <w:basedOn w:val="a0"/>
    <w:rsid w:val="00E32EF6"/>
  </w:style>
  <w:style w:type="character" w:customStyle="1" w:styleId="2vh4fr">
    <w:name w:val="_2vh4fr"/>
    <w:basedOn w:val="a0"/>
    <w:rsid w:val="00E32E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21121">
      <w:bodyDiv w:val="1"/>
      <w:marLeft w:val="0"/>
      <w:marRight w:val="0"/>
      <w:marTop w:val="0"/>
      <w:marBottom w:val="0"/>
      <w:divBdr>
        <w:top w:val="none" w:sz="0" w:space="0" w:color="auto"/>
        <w:left w:val="none" w:sz="0" w:space="0" w:color="auto"/>
        <w:bottom w:val="none" w:sz="0" w:space="0" w:color="auto"/>
        <w:right w:val="none" w:sz="0" w:space="0" w:color="auto"/>
      </w:divBdr>
    </w:div>
    <w:div w:id="268853204">
      <w:bodyDiv w:val="1"/>
      <w:marLeft w:val="0"/>
      <w:marRight w:val="0"/>
      <w:marTop w:val="0"/>
      <w:marBottom w:val="0"/>
      <w:divBdr>
        <w:top w:val="none" w:sz="0" w:space="0" w:color="auto"/>
        <w:left w:val="none" w:sz="0" w:space="0" w:color="auto"/>
        <w:bottom w:val="none" w:sz="0" w:space="0" w:color="auto"/>
        <w:right w:val="none" w:sz="0" w:space="0" w:color="auto"/>
      </w:divBdr>
      <w:divsChild>
        <w:div w:id="436172495">
          <w:marLeft w:val="0"/>
          <w:marRight w:val="0"/>
          <w:marTop w:val="0"/>
          <w:marBottom w:val="0"/>
          <w:divBdr>
            <w:top w:val="none" w:sz="0" w:space="0" w:color="auto"/>
            <w:left w:val="none" w:sz="0" w:space="0" w:color="auto"/>
            <w:bottom w:val="none" w:sz="0" w:space="0" w:color="auto"/>
            <w:right w:val="none" w:sz="0" w:space="0" w:color="auto"/>
          </w:divBdr>
          <w:divsChild>
            <w:div w:id="663436753">
              <w:marLeft w:val="0"/>
              <w:marRight w:val="0"/>
              <w:marTop w:val="0"/>
              <w:marBottom w:val="0"/>
              <w:divBdr>
                <w:top w:val="none" w:sz="0" w:space="0" w:color="auto"/>
                <w:left w:val="none" w:sz="0" w:space="0" w:color="auto"/>
                <w:bottom w:val="none" w:sz="0" w:space="0" w:color="auto"/>
                <w:right w:val="none" w:sz="0" w:space="0" w:color="auto"/>
              </w:divBdr>
              <w:divsChild>
                <w:div w:id="1843349645">
                  <w:marLeft w:val="0"/>
                  <w:marRight w:val="0"/>
                  <w:marTop w:val="0"/>
                  <w:marBottom w:val="0"/>
                  <w:divBdr>
                    <w:top w:val="none" w:sz="0" w:space="0" w:color="auto"/>
                    <w:left w:val="none" w:sz="0" w:space="0" w:color="auto"/>
                    <w:bottom w:val="none" w:sz="0" w:space="0" w:color="auto"/>
                    <w:right w:val="none" w:sz="0" w:space="0" w:color="auto"/>
                  </w:divBdr>
                  <w:divsChild>
                    <w:div w:id="578179704">
                      <w:marLeft w:val="0"/>
                      <w:marRight w:val="0"/>
                      <w:marTop w:val="0"/>
                      <w:marBottom w:val="0"/>
                      <w:divBdr>
                        <w:top w:val="none" w:sz="0" w:space="0" w:color="auto"/>
                        <w:left w:val="none" w:sz="0" w:space="0" w:color="auto"/>
                        <w:bottom w:val="none" w:sz="0" w:space="0" w:color="auto"/>
                        <w:right w:val="none" w:sz="0" w:space="0" w:color="auto"/>
                      </w:divBdr>
                      <w:divsChild>
                        <w:div w:id="125077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26973">
                  <w:marLeft w:val="0"/>
                  <w:marRight w:val="0"/>
                  <w:marTop w:val="0"/>
                  <w:marBottom w:val="0"/>
                  <w:divBdr>
                    <w:top w:val="none" w:sz="0" w:space="0" w:color="auto"/>
                    <w:left w:val="none" w:sz="0" w:space="0" w:color="auto"/>
                    <w:bottom w:val="none" w:sz="0" w:space="0" w:color="auto"/>
                    <w:right w:val="none" w:sz="0" w:space="0" w:color="auto"/>
                  </w:divBdr>
                  <w:divsChild>
                    <w:div w:id="1689797089">
                      <w:marLeft w:val="0"/>
                      <w:marRight w:val="0"/>
                      <w:marTop w:val="0"/>
                      <w:marBottom w:val="0"/>
                      <w:divBdr>
                        <w:top w:val="none" w:sz="0" w:space="0" w:color="auto"/>
                        <w:left w:val="none" w:sz="0" w:space="0" w:color="auto"/>
                        <w:bottom w:val="none" w:sz="0" w:space="0" w:color="auto"/>
                        <w:right w:val="none" w:sz="0" w:space="0" w:color="auto"/>
                      </w:divBdr>
                      <w:divsChild>
                        <w:div w:id="16186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6411">
                  <w:marLeft w:val="0"/>
                  <w:marRight w:val="0"/>
                  <w:marTop w:val="0"/>
                  <w:marBottom w:val="0"/>
                  <w:divBdr>
                    <w:top w:val="none" w:sz="0" w:space="0" w:color="auto"/>
                    <w:left w:val="none" w:sz="0" w:space="0" w:color="auto"/>
                    <w:bottom w:val="none" w:sz="0" w:space="0" w:color="auto"/>
                    <w:right w:val="none" w:sz="0" w:space="0" w:color="auto"/>
                  </w:divBdr>
                  <w:divsChild>
                    <w:div w:id="1981763563">
                      <w:marLeft w:val="0"/>
                      <w:marRight w:val="0"/>
                      <w:marTop w:val="0"/>
                      <w:marBottom w:val="0"/>
                      <w:divBdr>
                        <w:top w:val="none" w:sz="0" w:space="0" w:color="auto"/>
                        <w:left w:val="none" w:sz="0" w:space="0" w:color="auto"/>
                        <w:bottom w:val="none" w:sz="0" w:space="0" w:color="auto"/>
                        <w:right w:val="none" w:sz="0" w:space="0" w:color="auto"/>
                      </w:divBdr>
                      <w:divsChild>
                        <w:div w:id="13363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17072">
                  <w:marLeft w:val="0"/>
                  <w:marRight w:val="0"/>
                  <w:marTop w:val="0"/>
                  <w:marBottom w:val="0"/>
                  <w:divBdr>
                    <w:top w:val="none" w:sz="0" w:space="0" w:color="auto"/>
                    <w:left w:val="none" w:sz="0" w:space="0" w:color="auto"/>
                    <w:bottom w:val="none" w:sz="0" w:space="0" w:color="auto"/>
                    <w:right w:val="none" w:sz="0" w:space="0" w:color="auto"/>
                  </w:divBdr>
                  <w:divsChild>
                    <w:div w:id="2074355854">
                      <w:marLeft w:val="0"/>
                      <w:marRight w:val="0"/>
                      <w:marTop w:val="0"/>
                      <w:marBottom w:val="0"/>
                      <w:divBdr>
                        <w:top w:val="none" w:sz="0" w:space="0" w:color="auto"/>
                        <w:left w:val="none" w:sz="0" w:space="0" w:color="auto"/>
                        <w:bottom w:val="none" w:sz="0" w:space="0" w:color="auto"/>
                        <w:right w:val="none" w:sz="0" w:space="0" w:color="auto"/>
                      </w:divBdr>
                      <w:divsChild>
                        <w:div w:id="207665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6297">
                  <w:marLeft w:val="0"/>
                  <w:marRight w:val="0"/>
                  <w:marTop w:val="0"/>
                  <w:marBottom w:val="0"/>
                  <w:divBdr>
                    <w:top w:val="none" w:sz="0" w:space="0" w:color="auto"/>
                    <w:left w:val="none" w:sz="0" w:space="0" w:color="auto"/>
                    <w:bottom w:val="none" w:sz="0" w:space="0" w:color="auto"/>
                    <w:right w:val="none" w:sz="0" w:space="0" w:color="auto"/>
                  </w:divBdr>
                  <w:divsChild>
                    <w:div w:id="1406104302">
                      <w:marLeft w:val="0"/>
                      <w:marRight w:val="0"/>
                      <w:marTop w:val="0"/>
                      <w:marBottom w:val="0"/>
                      <w:divBdr>
                        <w:top w:val="none" w:sz="0" w:space="0" w:color="auto"/>
                        <w:left w:val="none" w:sz="0" w:space="0" w:color="auto"/>
                        <w:bottom w:val="none" w:sz="0" w:space="0" w:color="auto"/>
                        <w:right w:val="none" w:sz="0" w:space="0" w:color="auto"/>
                      </w:divBdr>
                      <w:divsChild>
                        <w:div w:id="40569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7299">
                  <w:marLeft w:val="0"/>
                  <w:marRight w:val="0"/>
                  <w:marTop w:val="0"/>
                  <w:marBottom w:val="0"/>
                  <w:divBdr>
                    <w:top w:val="none" w:sz="0" w:space="0" w:color="auto"/>
                    <w:left w:val="none" w:sz="0" w:space="0" w:color="auto"/>
                    <w:bottom w:val="none" w:sz="0" w:space="0" w:color="auto"/>
                    <w:right w:val="none" w:sz="0" w:space="0" w:color="auto"/>
                  </w:divBdr>
                  <w:divsChild>
                    <w:div w:id="1937328324">
                      <w:marLeft w:val="0"/>
                      <w:marRight w:val="0"/>
                      <w:marTop w:val="0"/>
                      <w:marBottom w:val="0"/>
                      <w:divBdr>
                        <w:top w:val="none" w:sz="0" w:space="0" w:color="auto"/>
                        <w:left w:val="none" w:sz="0" w:space="0" w:color="auto"/>
                        <w:bottom w:val="none" w:sz="0" w:space="0" w:color="auto"/>
                        <w:right w:val="none" w:sz="0" w:space="0" w:color="auto"/>
                      </w:divBdr>
                      <w:divsChild>
                        <w:div w:id="212260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57797">
                  <w:marLeft w:val="0"/>
                  <w:marRight w:val="0"/>
                  <w:marTop w:val="0"/>
                  <w:marBottom w:val="0"/>
                  <w:divBdr>
                    <w:top w:val="none" w:sz="0" w:space="0" w:color="auto"/>
                    <w:left w:val="none" w:sz="0" w:space="0" w:color="auto"/>
                    <w:bottom w:val="none" w:sz="0" w:space="0" w:color="auto"/>
                    <w:right w:val="none" w:sz="0" w:space="0" w:color="auto"/>
                  </w:divBdr>
                  <w:divsChild>
                    <w:div w:id="1910118364">
                      <w:marLeft w:val="0"/>
                      <w:marRight w:val="0"/>
                      <w:marTop w:val="0"/>
                      <w:marBottom w:val="0"/>
                      <w:divBdr>
                        <w:top w:val="none" w:sz="0" w:space="0" w:color="auto"/>
                        <w:left w:val="none" w:sz="0" w:space="0" w:color="auto"/>
                        <w:bottom w:val="none" w:sz="0" w:space="0" w:color="auto"/>
                        <w:right w:val="none" w:sz="0" w:space="0" w:color="auto"/>
                      </w:divBdr>
                      <w:divsChild>
                        <w:div w:id="208779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8681">
                  <w:marLeft w:val="0"/>
                  <w:marRight w:val="0"/>
                  <w:marTop w:val="0"/>
                  <w:marBottom w:val="0"/>
                  <w:divBdr>
                    <w:top w:val="none" w:sz="0" w:space="0" w:color="auto"/>
                    <w:left w:val="none" w:sz="0" w:space="0" w:color="auto"/>
                    <w:bottom w:val="none" w:sz="0" w:space="0" w:color="auto"/>
                    <w:right w:val="none" w:sz="0" w:space="0" w:color="auto"/>
                  </w:divBdr>
                  <w:divsChild>
                    <w:div w:id="438379497">
                      <w:marLeft w:val="0"/>
                      <w:marRight w:val="0"/>
                      <w:marTop w:val="0"/>
                      <w:marBottom w:val="0"/>
                      <w:divBdr>
                        <w:top w:val="none" w:sz="0" w:space="0" w:color="auto"/>
                        <w:left w:val="none" w:sz="0" w:space="0" w:color="auto"/>
                        <w:bottom w:val="none" w:sz="0" w:space="0" w:color="auto"/>
                        <w:right w:val="none" w:sz="0" w:space="0" w:color="auto"/>
                      </w:divBdr>
                      <w:divsChild>
                        <w:div w:id="4318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6155">
                  <w:marLeft w:val="0"/>
                  <w:marRight w:val="0"/>
                  <w:marTop w:val="0"/>
                  <w:marBottom w:val="0"/>
                  <w:divBdr>
                    <w:top w:val="none" w:sz="0" w:space="0" w:color="auto"/>
                    <w:left w:val="none" w:sz="0" w:space="0" w:color="auto"/>
                    <w:bottom w:val="none" w:sz="0" w:space="0" w:color="auto"/>
                    <w:right w:val="none" w:sz="0" w:space="0" w:color="auto"/>
                  </w:divBdr>
                  <w:divsChild>
                    <w:div w:id="1807969514">
                      <w:marLeft w:val="0"/>
                      <w:marRight w:val="0"/>
                      <w:marTop w:val="0"/>
                      <w:marBottom w:val="0"/>
                      <w:divBdr>
                        <w:top w:val="none" w:sz="0" w:space="0" w:color="auto"/>
                        <w:left w:val="none" w:sz="0" w:space="0" w:color="auto"/>
                        <w:bottom w:val="none" w:sz="0" w:space="0" w:color="auto"/>
                        <w:right w:val="none" w:sz="0" w:space="0" w:color="auto"/>
                      </w:divBdr>
                      <w:divsChild>
                        <w:div w:id="5491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10903">
                  <w:marLeft w:val="0"/>
                  <w:marRight w:val="0"/>
                  <w:marTop w:val="0"/>
                  <w:marBottom w:val="0"/>
                  <w:divBdr>
                    <w:top w:val="none" w:sz="0" w:space="0" w:color="auto"/>
                    <w:left w:val="none" w:sz="0" w:space="0" w:color="auto"/>
                    <w:bottom w:val="none" w:sz="0" w:space="0" w:color="auto"/>
                    <w:right w:val="none" w:sz="0" w:space="0" w:color="auto"/>
                  </w:divBdr>
                  <w:divsChild>
                    <w:div w:id="508106198">
                      <w:marLeft w:val="0"/>
                      <w:marRight w:val="0"/>
                      <w:marTop w:val="0"/>
                      <w:marBottom w:val="0"/>
                      <w:divBdr>
                        <w:top w:val="none" w:sz="0" w:space="0" w:color="auto"/>
                        <w:left w:val="none" w:sz="0" w:space="0" w:color="auto"/>
                        <w:bottom w:val="none" w:sz="0" w:space="0" w:color="auto"/>
                        <w:right w:val="none" w:sz="0" w:space="0" w:color="auto"/>
                      </w:divBdr>
                      <w:divsChild>
                        <w:div w:id="194074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18229">
                  <w:marLeft w:val="0"/>
                  <w:marRight w:val="0"/>
                  <w:marTop w:val="0"/>
                  <w:marBottom w:val="0"/>
                  <w:divBdr>
                    <w:top w:val="none" w:sz="0" w:space="0" w:color="auto"/>
                    <w:left w:val="none" w:sz="0" w:space="0" w:color="auto"/>
                    <w:bottom w:val="none" w:sz="0" w:space="0" w:color="auto"/>
                    <w:right w:val="none" w:sz="0" w:space="0" w:color="auto"/>
                  </w:divBdr>
                  <w:divsChild>
                    <w:div w:id="895358327">
                      <w:marLeft w:val="0"/>
                      <w:marRight w:val="0"/>
                      <w:marTop w:val="0"/>
                      <w:marBottom w:val="0"/>
                      <w:divBdr>
                        <w:top w:val="none" w:sz="0" w:space="0" w:color="auto"/>
                        <w:left w:val="none" w:sz="0" w:space="0" w:color="auto"/>
                        <w:bottom w:val="none" w:sz="0" w:space="0" w:color="auto"/>
                        <w:right w:val="none" w:sz="0" w:space="0" w:color="auto"/>
                      </w:divBdr>
                      <w:divsChild>
                        <w:div w:id="911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62184">
                  <w:marLeft w:val="0"/>
                  <w:marRight w:val="0"/>
                  <w:marTop w:val="0"/>
                  <w:marBottom w:val="0"/>
                  <w:divBdr>
                    <w:top w:val="none" w:sz="0" w:space="0" w:color="auto"/>
                    <w:left w:val="none" w:sz="0" w:space="0" w:color="auto"/>
                    <w:bottom w:val="none" w:sz="0" w:space="0" w:color="auto"/>
                    <w:right w:val="none" w:sz="0" w:space="0" w:color="auto"/>
                  </w:divBdr>
                  <w:divsChild>
                    <w:div w:id="1328750405">
                      <w:marLeft w:val="0"/>
                      <w:marRight w:val="0"/>
                      <w:marTop w:val="0"/>
                      <w:marBottom w:val="0"/>
                      <w:divBdr>
                        <w:top w:val="none" w:sz="0" w:space="0" w:color="auto"/>
                        <w:left w:val="none" w:sz="0" w:space="0" w:color="auto"/>
                        <w:bottom w:val="none" w:sz="0" w:space="0" w:color="auto"/>
                        <w:right w:val="none" w:sz="0" w:space="0" w:color="auto"/>
                      </w:divBdr>
                      <w:divsChild>
                        <w:div w:id="3076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94358">
                  <w:marLeft w:val="0"/>
                  <w:marRight w:val="0"/>
                  <w:marTop w:val="0"/>
                  <w:marBottom w:val="0"/>
                  <w:divBdr>
                    <w:top w:val="none" w:sz="0" w:space="0" w:color="auto"/>
                    <w:left w:val="none" w:sz="0" w:space="0" w:color="auto"/>
                    <w:bottom w:val="none" w:sz="0" w:space="0" w:color="auto"/>
                    <w:right w:val="none" w:sz="0" w:space="0" w:color="auto"/>
                  </w:divBdr>
                  <w:divsChild>
                    <w:div w:id="2101174691">
                      <w:marLeft w:val="0"/>
                      <w:marRight w:val="0"/>
                      <w:marTop w:val="0"/>
                      <w:marBottom w:val="0"/>
                      <w:divBdr>
                        <w:top w:val="none" w:sz="0" w:space="0" w:color="auto"/>
                        <w:left w:val="none" w:sz="0" w:space="0" w:color="auto"/>
                        <w:bottom w:val="none" w:sz="0" w:space="0" w:color="auto"/>
                        <w:right w:val="none" w:sz="0" w:space="0" w:color="auto"/>
                      </w:divBdr>
                      <w:divsChild>
                        <w:div w:id="64539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00155">
                  <w:marLeft w:val="0"/>
                  <w:marRight w:val="0"/>
                  <w:marTop w:val="0"/>
                  <w:marBottom w:val="0"/>
                  <w:divBdr>
                    <w:top w:val="none" w:sz="0" w:space="0" w:color="auto"/>
                    <w:left w:val="none" w:sz="0" w:space="0" w:color="auto"/>
                    <w:bottom w:val="none" w:sz="0" w:space="0" w:color="auto"/>
                    <w:right w:val="none" w:sz="0" w:space="0" w:color="auto"/>
                  </w:divBdr>
                  <w:divsChild>
                    <w:div w:id="1841892125">
                      <w:marLeft w:val="0"/>
                      <w:marRight w:val="0"/>
                      <w:marTop w:val="0"/>
                      <w:marBottom w:val="0"/>
                      <w:divBdr>
                        <w:top w:val="none" w:sz="0" w:space="0" w:color="auto"/>
                        <w:left w:val="none" w:sz="0" w:space="0" w:color="auto"/>
                        <w:bottom w:val="none" w:sz="0" w:space="0" w:color="auto"/>
                        <w:right w:val="none" w:sz="0" w:space="0" w:color="auto"/>
                      </w:divBdr>
                      <w:divsChild>
                        <w:div w:id="199078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2127">
                  <w:marLeft w:val="0"/>
                  <w:marRight w:val="0"/>
                  <w:marTop w:val="0"/>
                  <w:marBottom w:val="0"/>
                  <w:divBdr>
                    <w:top w:val="none" w:sz="0" w:space="0" w:color="auto"/>
                    <w:left w:val="none" w:sz="0" w:space="0" w:color="auto"/>
                    <w:bottom w:val="none" w:sz="0" w:space="0" w:color="auto"/>
                    <w:right w:val="none" w:sz="0" w:space="0" w:color="auto"/>
                  </w:divBdr>
                  <w:divsChild>
                    <w:div w:id="304166622">
                      <w:marLeft w:val="0"/>
                      <w:marRight w:val="0"/>
                      <w:marTop w:val="0"/>
                      <w:marBottom w:val="0"/>
                      <w:divBdr>
                        <w:top w:val="none" w:sz="0" w:space="0" w:color="auto"/>
                        <w:left w:val="none" w:sz="0" w:space="0" w:color="auto"/>
                        <w:bottom w:val="none" w:sz="0" w:space="0" w:color="auto"/>
                        <w:right w:val="none" w:sz="0" w:space="0" w:color="auto"/>
                      </w:divBdr>
                      <w:divsChild>
                        <w:div w:id="5551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1023">
                  <w:marLeft w:val="0"/>
                  <w:marRight w:val="0"/>
                  <w:marTop w:val="0"/>
                  <w:marBottom w:val="0"/>
                  <w:divBdr>
                    <w:top w:val="none" w:sz="0" w:space="0" w:color="auto"/>
                    <w:left w:val="none" w:sz="0" w:space="0" w:color="auto"/>
                    <w:bottom w:val="none" w:sz="0" w:space="0" w:color="auto"/>
                    <w:right w:val="none" w:sz="0" w:space="0" w:color="auto"/>
                  </w:divBdr>
                  <w:divsChild>
                    <w:div w:id="1230459536">
                      <w:marLeft w:val="0"/>
                      <w:marRight w:val="0"/>
                      <w:marTop w:val="0"/>
                      <w:marBottom w:val="0"/>
                      <w:divBdr>
                        <w:top w:val="none" w:sz="0" w:space="0" w:color="auto"/>
                        <w:left w:val="none" w:sz="0" w:space="0" w:color="auto"/>
                        <w:bottom w:val="none" w:sz="0" w:space="0" w:color="auto"/>
                        <w:right w:val="none" w:sz="0" w:space="0" w:color="auto"/>
                      </w:divBdr>
                      <w:divsChild>
                        <w:div w:id="17879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85048">
                  <w:marLeft w:val="0"/>
                  <w:marRight w:val="0"/>
                  <w:marTop w:val="0"/>
                  <w:marBottom w:val="0"/>
                  <w:divBdr>
                    <w:top w:val="none" w:sz="0" w:space="0" w:color="auto"/>
                    <w:left w:val="none" w:sz="0" w:space="0" w:color="auto"/>
                    <w:bottom w:val="none" w:sz="0" w:space="0" w:color="auto"/>
                    <w:right w:val="none" w:sz="0" w:space="0" w:color="auto"/>
                  </w:divBdr>
                  <w:divsChild>
                    <w:div w:id="1153640622">
                      <w:marLeft w:val="0"/>
                      <w:marRight w:val="0"/>
                      <w:marTop w:val="0"/>
                      <w:marBottom w:val="0"/>
                      <w:divBdr>
                        <w:top w:val="none" w:sz="0" w:space="0" w:color="auto"/>
                        <w:left w:val="none" w:sz="0" w:space="0" w:color="auto"/>
                        <w:bottom w:val="none" w:sz="0" w:space="0" w:color="auto"/>
                        <w:right w:val="none" w:sz="0" w:space="0" w:color="auto"/>
                      </w:divBdr>
                      <w:divsChild>
                        <w:div w:id="203214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1620">
                  <w:marLeft w:val="0"/>
                  <w:marRight w:val="0"/>
                  <w:marTop w:val="0"/>
                  <w:marBottom w:val="0"/>
                  <w:divBdr>
                    <w:top w:val="none" w:sz="0" w:space="0" w:color="auto"/>
                    <w:left w:val="none" w:sz="0" w:space="0" w:color="auto"/>
                    <w:bottom w:val="none" w:sz="0" w:space="0" w:color="auto"/>
                    <w:right w:val="none" w:sz="0" w:space="0" w:color="auto"/>
                  </w:divBdr>
                  <w:divsChild>
                    <w:div w:id="1904827065">
                      <w:marLeft w:val="0"/>
                      <w:marRight w:val="0"/>
                      <w:marTop w:val="0"/>
                      <w:marBottom w:val="0"/>
                      <w:divBdr>
                        <w:top w:val="none" w:sz="0" w:space="0" w:color="auto"/>
                        <w:left w:val="none" w:sz="0" w:space="0" w:color="auto"/>
                        <w:bottom w:val="none" w:sz="0" w:space="0" w:color="auto"/>
                        <w:right w:val="none" w:sz="0" w:space="0" w:color="auto"/>
                      </w:divBdr>
                      <w:divsChild>
                        <w:div w:id="2018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742">
                  <w:marLeft w:val="0"/>
                  <w:marRight w:val="0"/>
                  <w:marTop w:val="0"/>
                  <w:marBottom w:val="0"/>
                  <w:divBdr>
                    <w:top w:val="none" w:sz="0" w:space="0" w:color="auto"/>
                    <w:left w:val="none" w:sz="0" w:space="0" w:color="auto"/>
                    <w:bottom w:val="none" w:sz="0" w:space="0" w:color="auto"/>
                    <w:right w:val="none" w:sz="0" w:space="0" w:color="auto"/>
                  </w:divBdr>
                  <w:divsChild>
                    <w:div w:id="1522817195">
                      <w:marLeft w:val="0"/>
                      <w:marRight w:val="0"/>
                      <w:marTop w:val="0"/>
                      <w:marBottom w:val="0"/>
                      <w:divBdr>
                        <w:top w:val="none" w:sz="0" w:space="0" w:color="auto"/>
                        <w:left w:val="none" w:sz="0" w:space="0" w:color="auto"/>
                        <w:bottom w:val="none" w:sz="0" w:space="0" w:color="auto"/>
                        <w:right w:val="none" w:sz="0" w:space="0" w:color="auto"/>
                      </w:divBdr>
                      <w:divsChild>
                        <w:div w:id="26994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3647">
                  <w:marLeft w:val="0"/>
                  <w:marRight w:val="0"/>
                  <w:marTop w:val="0"/>
                  <w:marBottom w:val="0"/>
                  <w:divBdr>
                    <w:top w:val="none" w:sz="0" w:space="0" w:color="auto"/>
                    <w:left w:val="none" w:sz="0" w:space="0" w:color="auto"/>
                    <w:bottom w:val="none" w:sz="0" w:space="0" w:color="auto"/>
                    <w:right w:val="none" w:sz="0" w:space="0" w:color="auto"/>
                  </w:divBdr>
                  <w:divsChild>
                    <w:div w:id="1140997115">
                      <w:marLeft w:val="0"/>
                      <w:marRight w:val="0"/>
                      <w:marTop w:val="0"/>
                      <w:marBottom w:val="0"/>
                      <w:divBdr>
                        <w:top w:val="none" w:sz="0" w:space="0" w:color="auto"/>
                        <w:left w:val="none" w:sz="0" w:space="0" w:color="auto"/>
                        <w:bottom w:val="none" w:sz="0" w:space="0" w:color="auto"/>
                        <w:right w:val="none" w:sz="0" w:space="0" w:color="auto"/>
                      </w:divBdr>
                      <w:divsChild>
                        <w:div w:id="145791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7146">
                  <w:marLeft w:val="0"/>
                  <w:marRight w:val="0"/>
                  <w:marTop w:val="0"/>
                  <w:marBottom w:val="0"/>
                  <w:divBdr>
                    <w:top w:val="none" w:sz="0" w:space="0" w:color="auto"/>
                    <w:left w:val="none" w:sz="0" w:space="0" w:color="auto"/>
                    <w:bottom w:val="none" w:sz="0" w:space="0" w:color="auto"/>
                    <w:right w:val="none" w:sz="0" w:space="0" w:color="auto"/>
                  </w:divBdr>
                  <w:divsChild>
                    <w:div w:id="1354378557">
                      <w:marLeft w:val="0"/>
                      <w:marRight w:val="0"/>
                      <w:marTop w:val="0"/>
                      <w:marBottom w:val="0"/>
                      <w:divBdr>
                        <w:top w:val="none" w:sz="0" w:space="0" w:color="auto"/>
                        <w:left w:val="none" w:sz="0" w:space="0" w:color="auto"/>
                        <w:bottom w:val="none" w:sz="0" w:space="0" w:color="auto"/>
                        <w:right w:val="none" w:sz="0" w:space="0" w:color="auto"/>
                      </w:divBdr>
                      <w:divsChild>
                        <w:div w:id="20443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83761">
                  <w:marLeft w:val="0"/>
                  <w:marRight w:val="0"/>
                  <w:marTop w:val="0"/>
                  <w:marBottom w:val="0"/>
                  <w:divBdr>
                    <w:top w:val="none" w:sz="0" w:space="0" w:color="auto"/>
                    <w:left w:val="none" w:sz="0" w:space="0" w:color="auto"/>
                    <w:bottom w:val="none" w:sz="0" w:space="0" w:color="auto"/>
                    <w:right w:val="none" w:sz="0" w:space="0" w:color="auto"/>
                  </w:divBdr>
                  <w:divsChild>
                    <w:div w:id="652374962">
                      <w:marLeft w:val="0"/>
                      <w:marRight w:val="0"/>
                      <w:marTop w:val="0"/>
                      <w:marBottom w:val="0"/>
                      <w:divBdr>
                        <w:top w:val="none" w:sz="0" w:space="0" w:color="auto"/>
                        <w:left w:val="none" w:sz="0" w:space="0" w:color="auto"/>
                        <w:bottom w:val="none" w:sz="0" w:space="0" w:color="auto"/>
                        <w:right w:val="none" w:sz="0" w:space="0" w:color="auto"/>
                      </w:divBdr>
                      <w:divsChild>
                        <w:div w:id="9475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28397">
                  <w:marLeft w:val="0"/>
                  <w:marRight w:val="0"/>
                  <w:marTop w:val="0"/>
                  <w:marBottom w:val="0"/>
                  <w:divBdr>
                    <w:top w:val="none" w:sz="0" w:space="0" w:color="auto"/>
                    <w:left w:val="none" w:sz="0" w:space="0" w:color="auto"/>
                    <w:bottom w:val="none" w:sz="0" w:space="0" w:color="auto"/>
                    <w:right w:val="none" w:sz="0" w:space="0" w:color="auto"/>
                  </w:divBdr>
                  <w:divsChild>
                    <w:div w:id="1755741050">
                      <w:marLeft w:val="0"/>
                      <w:marRight w:val="0"/>
                      <w:marTop w:val="0"/>
                      <w:marBottom w:val="0"/>
                      <w:divBdr>
                        <w:top w:val="none" w:sz="0" w:space="0" w:color="auto"/>
                        <w:left w:val="none" w:sz="0" w:space="0" w:color="auto"/>
                        <w:bottom w:val="none" w:sz="0" w:space="0" w:color="auto"/>
                        <w:right w:val="none" w:sz="0" w:space="0" w:color="auto"/>
                      </w:divBdr>
                      <w:divsChild>
                        <w:div w:id="2433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9227">
                  <w:marLeft w:val="0"/>
                  <w:marRight w:val="0"/>
                  <w:marTop w:val="0"/>
                  <w:marBottom w:val="0"/>
                  <w:divBdr>
                    <w:top w:val="none" w:sz="0" w:space="0" w:color="auto"/>
                    <w:left w:val="none" w:sz="0" w:space="0" w:color="auto"/>
                    <w:bottom w:val="none" w:sz="0" w:space="0" w:color="auto"/>
                    <w:right w:val="none" w:sz="0" w:space="0" w:color="auto"/>
                  </w:divBdr>
                  <w:divsChild>
                    <w:div w:id="626743829">
                      <w:marLeft w:val="0"/>
                      <w:marRight w:val="0"/>
                      <w:marTop w:val="0"/>
                      <w:marBottom w:val="0"/>
                      <w:divBdr>
                        <w:top w:val="none" w:sz="0" w:space="0" w:color="auto"/>
                        <w:left w:val="none" w:sz="0" w:space="0" w:color="auto"/>
                        <w:bottom w:val="none" w:sz="0" w:space="0" w:color="auto"/>
                        <w:right w:val="none" w:sz="0" w:space="0" w:color="auto"/>
                      </w:divBdr>
                      <w:divsChild>
                        <w:div w:id="161023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31383">
                  <w:marLeft w:val="0"/>
                  <w:marRight w:val="0"/>
                  <w:marTop w:val="0"/>
                  <w:marBottom w:val="0"/>
                  <w:divBdr>
                    <w:top w:val="none" w:sz="0" w:space="0" w:color="auto"/>
                    <w:left w:val="none" w:sz="0" w:space="0" w:color="auto"/>
                    <w:bottom w:val="none" w:sz="0" w:space="0" w:color="auto"/>
                    <w:right w:val="none" w:sz="0" w:space="0" w:color="auto"/>
                  </w:divBdr>
                  <w:divsChild>
                    <w:div w:id="1535771633">
                      <w:marLeft w:val="0"/>
                      <w:marRight w:val="0"/>
                      <w:marTop w:val="0"/>
                      <w:marBottom w:val="0"/>
                      <w:divBdr>
                        <w:top w:val="none" w:sz="0" w:space="0" w:color="auto"/>
                        <w:left w:val="none" w:sz="0" w:space="0" w:color="auto"/>
                        <w:bottom w:val="none" w:sz="0" w:space="0" w:color="auto"/>
                        <w:right w:val="none" w:sz="0" w:space="0" w:color="auto"/>
                      </w:divBdr>
                      <w:divsChild>
                        <w:div w:id="5108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87234">
                  <w:marLeft w:val="0"/>
                  <w:marRight w:val="0"/>
                  <w:marTop w:val="0"/>
                  <w:marBottom w:val="0"/>
                  <w:divBdr>
                    <w:top w:val="none" w:sz="0" w:space="0" w:color="auto"/>
                    <w:left w:val="none" w:sz="0" w:space="0" w:color="auto"/>
                    <w:bottom w:val="none" w:sz="0" w:space="0" w:color="auto"/>
                    <w:right w:val="none" w:sz="0" w:space="0" w:color="auto"/>
                  </w:divBdr>
                  <w:divsChild>
                    <w:div w:id="25639850">
                      <w:marLeft w:val="0"/>
                      <w:marRight w:val="0"/>
                      <w:marTop w:val="0"/>
                      <w:marBottom w:val="0"/>
                      <w:divBdr>
                        <w:top w:val="none" w:sz="0" w:space="0" w:color="auto"/>
                        <w:left w:val="none" w:sz="0" w:space="0" w:color="auto"/>
                        <w:bottom w:val="none" w:sz="0" w:space="0" w:color="auto"/>
                        <w:right w:val="none" w:sz="0" w:space="0" w:color="auto"/>
                      </w:divBdr>
                      <w:divsChild>
                        <w:div w:id="8454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80966">
                  <w:marLeft w:val="0"/>
                  <w:marRight w:val="0"/>
                  <w:marTop w:val="0"/>
                  <w:marBottom w:val="0"/>
                  <w:divBdr>
                    <w:top w:val="none" w:sz="0" w:space="0" w:color="auto"/>
                    <w:left w:val="none" w:sz="0" w:space="0" w:color="auto"/>
                    <w:bottom w:val="none" w:sz="0" w:space="0" w:color="auto"/>
                    <w:right w:val="none" w:sz="0" w:space="0" w:color="auto"/>
                  </w:divBdr>
                  <w:divsChild>
                    <w:div w:id="1055084144">
                      <w:marLeft w:val="0"/>
                      <w:marRight w:val="0"/>
                      <w:marTop w:val="0"/>
                      <w:marBottom w:val="0"/>
                      <w:divBdr>
                        <w:top w:val="none" w:sz="0" w:space="0" w:color="auto"/>
                        <w:left w:val="none" w:sz="0" w:space="0" w:color="auto"/>
                        <w:bottom w:val="none" w:sz="0" w:space="0" w:color="auto"/>
                        <w:right w:val="none" w:sz="0" w:space="0" w:color="auto"/>
                      </w:divBdr>
                      <w:divsChild>
                        <w:div w:id="3863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6394">
                  <w:marLeft w:val="0"/>
                  <w:marRight w:val="0"/>
                  <w:marTop w:val="0"/>
                  <w:marBottom w:val="0"/>
                  <w:divBdr>
                    <w:top w:val="none" w:sz="0" w:space="0" w:color="auto"/>
                    <w:left w:val="none" w:sz="0" w:space="0" w:color="auto"/>
                    <w:bottom w:val="none" w:sz="0" w:space="0" w:color="auto"/>
                    <w:right w:val="none" w:sz="0" w:space="0" w:color="auto"/>
                  </w:divBdr>
                  <w:divsChild>
                    <w:div w:id="1085032129">
                      <w:marLeft w:val="0"/>
                      <w:marRight w:val="0"/>
                      <w:marTop w:val="0"/>
                      <w:marBottom w:val="0"/>
                      <w:divBdr>
                        <w:top w:val="none" w:sz="0" w:space="0" w:color="auto"/>
                        <w:left w:val="none" w:sz="0" w:space="0" w:color="auto"/>
                        <w:bottom w:val="none" w:sz="0" w:space="0" w:color="auto"/>
                        <w:right w:val="none" w:sz="0" w:space="0" w:color="auto"/>
                      </w:divBdr>
                      <w:divsChild>
                        <w:div w:id="17186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4665">
                  <w:marLeft w:val="0"/>
                  <w:marRight w:val="0"/>
                  <w:marTop w:val="0"/>
                  <w:marBottom w:val="0"/>
                  <w:divBdr>
                    <w:top w:val="none" w:sz="0" w:space="0" w:color="auto"/>
                    <w:left w:val="none" w:sz="0" w:space="0" w:color="auto"/>
                    <w:bottom w:val="none" w:sz="0" w:space="0" w:color="auto"/>
                    <w:right w:val="none" w:sz="0" w:space="0" w:color="auto"/>
                  </w:divBdr>
                  <w:divsChild>
                    <w:div w:id="1538929513">
                      <w:marLeft w:val="0"/>
                      <w:marRight w:val="0"/>
                      <w:marTop w:val="0"/>
                      <w:marBottom w:val="0"/>
                      <w:divBdr>
                        <w:top w:val="none" w:sz="0" w:space="0" w:color="auto"/>
                        <w:left w:val="none" w:sz="0" w:space="0" w:color="auto"/>
                        <w:bottom w:val="none" w:sz="0" w:space="0" w:color="auto"/>
                        <w:right w:val="none" w:sz="0" w:space="0" w:color="auto"/>
                      </w:divBdr>
                      <w:divsChild>
                        <w:div w:id="238952032">
                          <w:marLeft w:val="0"/>
                          <w:marRight w:val="0"/>
                          <w:marTop w:val="0"/>
                          <w:marBottom w:val="0"/>
                          <w:divBdr>
                            <w:top w:val="none" w:sz="0" w:space="0" w:color="auto"/>
                            <w:left w:val="none" w:sz="0" w:space="0" w:color="auto"/>
                            <w:bottom w:val="none" w:sz="0" w:space="0" w:color="auto"/>
                            <w:right w:val="none" w:sz="0" w:space="0" w:color="auto"/>
                          </w:divBdr>
                        </w:div>
                      </w:divsChild>
                    </w:div>
                    <w:div w:id="172309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511">
      <w:bodyDiv w:val="1"/>
      <w:marLeft w:val="0"/>
      <w:marRight w:val="0"/>
      <w:marTop w:val="0"/>
      <w:marBottom w:val="0"/>
      <w:divBdr>
        <w:top w:val="none" w:sz="0" w:space="0" w:color="auto"/>
        <w:left w:val="none" w:sz="0" w:space="0" w:color="auto"/>
        <w:bottom w:val="none" w:sz="0" w:space="0" w:color="auto"/>
        <w:right w:val="none" w:sz="0" w:space="0" w:color="auto"/>
      </w:divBdr>
      <w:divsChild>
        <w:div w:id="25328833">
          <w:marLeft w:val="0"/>
          <w:marRight w:val="0"/>
          <w:marTop w:val="0"/>
          <w:marBottom w:val="0"/>
          <w:divBdr>
            <w:top w:val="none" w:sz="0" w:space="0" w:color="auto"/>
            <w:left w:val="none" w:sz="0" w:space="0" w:color="auto"/>
            <w:bottom w:val="none" w:sz="0" w:space="0" w:color="auto"/>
            <w:right w:val="none" w:sz="0" w:space="0" w:color="auto"/>
          </w:divBdr>
          <w:divsChild>
            <w:div w:id="1350721032">
              <w:marLeft w:val="0"/>
              <w:marRight w:val="0"/>
              <w:marTop w:val="0"/>
              <w:marBottom w:val="0"/>
              <w:divBdr>
                <w:top w:val="none" w:sz="0" w:space="0" w:color="auto"/>
                <w:left w:val="none" w:sz="0" w:space="0" w:color="auto"/>
                <w:bottom w:val="none" w:sz="0" w:space="0" w:color="auto"/>
                <w:right w:val="none" w:sz="0" w:space="0" w:color="auto"/>
              </w:divBdr>
              <w:divsChild>
                <w:div w:id="15474250">
                  <w:marLeft w:val="0"/>
                  <w:marRight w:val="0"/>
                  <w:marTop w:val="0"/>
                  <w:marBottom w:val="0"/>
                  <w:divBdr>
                    <w:top w:val="none" w:sz="0" w:space="0" w:color="auto"/>
                    <w:left w:val="none" w:sz="0" w:space="0" w:color="auto"/>
                    <w:bottom w:val="none" w:sz="0" w:space="0" w:color="auto"/>
                    <w:right w:val="none" w:sz="0" w:space="0" w:color="auto"/>
                  </w:divBdr>
                  <w:divsChild>
                    <w:div w:id="529489977">
                      <w:marLeft w:val="0"/>
                      <w:marRight w:val="0"/>
                      <w:marTop w:val="0"/>
                      <w:marBottom w:val="0"/>
                      <w:divBdr>
                        <w:top w:val="none" w:sz="0" w:space="0" w:color="auto"/>
                        <w:left w:val="none" w:sz="0" w:space="0" w:color="auto"/>
                        <w:bottom w:val="none" w:sz="0" w:space="0" w:color="auto"/>
                        <w:right w:val="none" w:sz="0" w:space="0" w:color="auto"/>
                      </w:divBdr>
                      <w:divsChild>
                        <w:div w:id="133950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8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21897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986686">
                  <w:blockQuote w:val="1"/>
                  <w:marLeft w:val="720"/>
                  <w:marRight w:val="720"/>
                  <w:marTop w:val="100"/>
                  <w:marBottom w:val="100"/>
                  <w:divBdr>
                    <w:top w:val="none" w:sz="0" w:space="0" w:color="auto"/>
                    <w:left w:val="none" w:sz="0" w:space="0" w:color="auto"/>
                    <w:bottom w:val="none" w:sz="0" w:space="0" w:color="auto"/>
                    <w:right w:val="none" w:sz="0" w:space="0" w:color="auto"/>
                  </w:divBdr>
                </w:div>
                <w:div w:id="1929197242">
                  <w:marLeft w:val="0"/>
                  <w:marRight w:val="0"/>
                  <w:marTop w:val="0"/>
                  <w:marBottom w:val="0"/>
                  <w:divBdr>
                    <w:top w:val="none" w:sz="0" w:space="0" w:color="auto"/>
                    <w:left w:val="none" w:sz="0" w:space="0" w:color="auto"/>
                    <w:bottom w:val="none" w:sz="0" w:space="0" w:color="auto"/>
                    <w:right w:val="none" w:sz="0" w:space="0" w:color="auto"/>
                  </w:divBdr>
                </w:div>
                <w:div w:id="1194419956">
                  <w:marLeft w:val="0"/>
                  <w:marRight w:val="0"/>
                  <w:marTop w:val="0"/>
                  <w:marBottom w:val="0"/>
                  <w:divBdr>
                    <w:top w:val="none" w:sz="0" w:space="0" w:color="auto"/>
                    <w:left w:val="none" w:sz="0" w:space="0" w:color="auto"/>
                    <w:bottom w:val="none" w:sz="0" w:space="0" w:color="auto"/>
                    <w:right w:val="none" w:sz="0" w:space="0" w:color="auto"/>
                  </w:divBdr>
                  <w:divsChild>
                    <w:div w:id="1705328556">
                      <w:marLeft w:val="0"/>
                      <w:marRight w:val="0"/>
                      <w:marTop w:val="0"/>
                      <w:marBottom w:val="0"/>
                      <w:divBdr>
                        <w:top w:val="none" w:sz="0" w:space="0" w:color="auto"/>
                        <w:left w:val="none" w:sz="0" w:space="0" w:color="auto"/>
                        <w:bottom w:val="none" w:sz="0" w:space="0" w:color="auto"/>
                        <w:right w:val="none" w:sz="0" w:space="0" w:color="auto"/>
                      </w:divBdr>
                      <w:divsChild>
                        <w:div w:id="189511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5227">
                  <w:marLeft w:val="0"/>
                  <w:marRight w:val="0"/>
                  <w:marTop w:val="0"/>
                  <w:marBottom w:val="0"/>
                  <w:divBdr>
                    <w:top w:val="none" w:sz="0" w:space="0" w:color="auto"/>
                    <w:left w:val="none" w:sz="0" w:space="0" w:color="auto"/>
                    <w:bottom w:val="none" w:sz="0" w:space="0" w:color="auto"/>
                    <w:right w:val="none" w:sz="0" w:space="0" w:color="auto"/>
                  </w:divBdr>
                  <w:divsChild>
                    <w:div w:id="1677345238">
                      <w:marLeft w:val="0"/>
                      <w:marRight w:val="0"/>
                      <w:marTop w:val="0"/>
                      <w:marBottom w:val="0"/>
                      <w:divBdr>
                        <w:top w:val="none" w:sz="0" w:space="0" w:color="auto"/>
                        <w:left w:val="none" w:sz="0" w:space="0" w:color="auto"/>
                        <w:bottom w:val="none" w:sz="0" w:space="0" w:color="auto"/>
                        <w:right w:val="none" w:sz="0" w:space="0" w:color="auto"/>
                      </w:divBdr>
                      <w:divsChild>
                        <w:div w:id="86286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327">
                  <w:marLeft w:val="0"/>
                  <w:marRight w:val="0"/>
                  <w:marTop w:val="0"/>
                  <w:marBottom w:val="0"/>
                  <w:divBdr>
                    <w:top w:val="none" w:sz="0" w:space="0" w:color="auto"/>
                    <w:left w:val="none" w:sz="0" w:space="0" w:color="auto"/>
                    <w:bottom w:val="none" w:sz="0" w:space="0" w:color="auto"/>
                    <w:right w:val="none" w:sz="0" w:space="0" w:color="auto"/>
                  </w:divBdr>
                  <w:divsChild>
                    <w:div w:id="811679095">
                      <w:marLeft w:val="0"/>
                      <w:marRight w:val="0"/>
                      <w:marTop w:val="0"/>
                      <w:marBottom w:val="0"/>
                      <w:divBdr>
                        <w:top w:val="none" w:sz="0" w:space="0" w:color="auto"/>
                        <w:left w:val="none" w:sz="0" w:space="0" w:color="auto"/>
                        <w:bottom w:val="none" w:sz="0" w:space="0" w:color="auto"/>
                        <w:right w:val="none" w:sz="0" w:space="0" w:color="auto"/>
                      </w:divBdr>
                      <w:divsChild>
                        <w:div w:id="45876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00512">
                  <w:marLeft w:val="0"/>
                  <w:marRight w:val="0"/>
                  <w:marTop w:val="0"/>
                  <w:marBottom w:val="0"/>
                  <w:divBdr>
                    <w:top w:val="none" w:sz="0" w:space="0" w:color="auto"/>
                    <w:left w:val="none" w:sz="0" w:space="0" w:color="auto"/>
                    <w:bottom w:val="none" w:sz="0" w:space="0" w:color="auto"/>
                    <w:right w:val="none" w:sz="0" w:space="0" w:color="auto"/>
                  </w:divBdr>
                  <w:divsChild>
                    <w:div w:id="918366173">
                      <w:marLeft w:val="0"/>
                      <w:marRight w:val="0"/>
                      <w:marTop w:val="0"/>
                      <w:marBottom w:val="0"/>
                      <w:divBdr>
                        <w:top w:val="none" w:sz="0" w:space="0" w:color="auto"/>
                        <w:left w:val="none" w:sz="0" w:space="0" w:color="auto"/>
                        <w:bottom w:val="none" w:sz="0" w:space="0" w:color="auto"/>
                        <w:right w:val="none" w:sz="0" w:space="0" w:color="auto"/>
                      </w:divBdr>
                      <w:divsChild>
                        <w:div w:id="193871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60366">
                  <w:blockQuote w:val="1"/>
                  <w:marLeft w:val="720"/>
                  <w:marRight w:val="720"/>
                  <w:marTop w:val="100"/>
                  <w:marBottom w:val="100"/>
                  <w:divBdr>
                    <w:top w:val="none" w:sz="0" w:space="0" w:color="auto"/>
                    <w:left w:val="none" w:sz="0" w:space="0" w:color="auto"/>
                    <w:bottom w:val="none" w:sz="0" w:space="0" w:color="auto"/>
                    <w:right w:val="none" w:sz="0" w:space="0" w:color="auto"/>
                  </w:divBdr>
                </w:div>
                <w:div w:id="965087777">
                  <w:marLeft w:val="0"/>
                  <w:marRight w:val="0"/>
                  <w:marTop w:val="0"/>
                  <w:marBottom w:val="0"/>
                  <w:divBdr>
                    <w:top w:val="none" w:sz="0" w:space="0" w:color="auto"/>
                    <w:left w:val="none" w:sz="0" w:space="0" w:color="auto"/>
                    <w:bottom w:val="none" w:sz="0" w:space="0" w:color="auto"/>
                    <w:right w:val="none" w:sz="0" w:space="0" w:color="auto"/>
                  </w:divBdr>
                  <w:divsChild>
                    <w:div w:id="414983242">
                      <w:marLeft w:val="0"/>
                      <w:marRight w:val="0"/>
                      <w:marTop w:val="0"/>
                      <w:marBottom w:val="0"/>
                      <w:divBdr>
                        <w:top w:val="none" w:sz="0" w:space="0" w:color="auto"/>
                        <w:left w:val="none" w:sz="0" w:space="0" w:color="auto"/>
                        <w:bottom w:val="none" w:sz="0" w:space="0" w:color="auto"/>
                        <w:right w:val="none" w:sz="0" w:space="0" w:color="auto"/>
                      </w:divBdr>
                      <w:divsChild>
                        <w:div w:id="16043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29899">
                  <w:marLeft w:val="0"/>
                  <w:marRight w:val="0"/>
                  <w:marTop w:val="0"/>
                  <w:marBottom w:val="0"/>
                  <w:divBdr>
                    <w:top w:val="none" w:sz="0" w:space="0" w:color="auto"/>
                    <w:left w:val="none" w:sz="0" w:space="0" w:color="auto"/>
                    <w:bottom w:val="none" w:sz="0" w:space="0" w:color="auto"/>
                    <w:right w:val="none" w:sz="0" w:space="0" w:color="auto"/>
                  </w:divBdr>
                  <w:divsChild>
                    <w:div w:id="209464326">
                      <w:marLeft w:val="0"/>
                      <w:marRight w:val="0"/>
                      <w:marTop w:val="0"/>
                      <w:marBottom w:val="0"/>
                      <w:divBdr>
                        <w:top w:val="none" w:sz="0" w:space="0" w:color="auto"/>
                        <w:left w:val="none" w:sz="0" w:space="0" w:color="auto"/>
                        <w:bottom w:val="none" w:sz="0" w:space="0" w:color="auto"/>
                        <w:right w:val="none" w:sz="0" w:space="0" w:color="auto"/>
                      </w:divBdr>
                      <w:divsChild>
                        <w:div w:id="213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5091">
                  <w:marLeft w:val="0"/>
                  <w:marRight w:val="0"/>
                  <w:marTop w:val="0"/>
                  <w:marBottom w:val="0"/>
                  <w:divBdr>
                    <w:top w:val="none" w:sz="0" w:space="0" w:color="auto"/>
                    <w:left w:val="none" w:sz="0" w:space="0" w:color="auto"/>
                    <w:bottom w:val="none" w:sz="0" w:space="0" w:color="auto"/>
                    <w:right w:val="none" w:sz="0" w:space="0" w:color="auto"/>
                  </w:divBdr>
                  <w:divsChild>
                    <w:div w:id="959730263">
                      <w:marLeft w:val="0"/>
                      <w:marRight w:val="0"/>
                      <w:marTop w:val="0"/>
                      <w:marBottom w:val="0"/>
                      <w:divBdr>
                        <w:top w:val="none" w:sz="0" w:space="0" w:color="auto"/>
                        <w:left w:val="none" w:sz="0" w:space="0" w:color="auto"/>
                        <w:bottom w:val="none" w:sz="0" w:space="0" w:color="auto"/>
                        <w:right w:val="none" w:sz="0" w:space="0" w:color="auto"/>
                      </w:divBdr>
                      <w:divsChild>
                        <w:div w:id="20726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4899">
                  <w:marLeft w:val="0"/>
                  <w:marRight w:val="0"/>
                  <w:marTop w:val="0"/>
                  <w:marBottom w:val="0"/>
                  <w:divBdr>
                    <w:top w:val="none" w:sz="0" w:space="0" w:color="auto"/>
                    <w:left w:val="none" w:sz="0" w:space="0" w:color="auto"/>
                    <w:bottom w:val="none" w:sz="0" w:space="0" w:color="auto"/>
                    <w:right w:val="none" w:sz="0" w:space="0" w:color="auto"/>
                  </w:divBdr>
                  <w:divsChild>
                    <w:div w:id="421293783">
                      <w:marLeft w:val="0"/>
                      <w:marRight w:val="0"/>
                      <w:marTop w:val="0"/>
                      <w:marBottom w:val="0"/>
                      <w:divBdr>
                        <w:top w:val="none" w:sz="0" w:space="0" w:color="auto"/>
                        <w:left w:val="none" w:sz="0" w:space="0" w:color="auto"/>
                        <w:bottom w:val="none" w:sz="0" w:space="0" w:color="auto"/>
                        <w:right w:val="none" w:sz="0" w:space="0" w:color="auto"/>
                      </w:divBdr>
                      <w:divsChild>
                        <w:div w:id="95984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3634">
                  <w:marLeft w:val="0"/>
                  <w:marRight w:val="0"/>
                  <w:marTop w:val="0"/>
                  <w:marBottom w:val="0"/>
                  <w:divBdr>
                    <w:top w:val="none" w:sz="0" w:space="0" w:color="auto"/>
                    <w:left w:val="none" w:sz="0" w:space="0" w:color="auto"/>
                    <w:bottom w:val="none" w:sz="0" w:space="0" w:color="auto"/>
                    <w:right w:val="none" w:sz="0" w:space="0" w:color="auto"/>
                  </w:divBdr>
                  <w:divsChild>
                    <w:div w:id="1221750257">
                      <w:marLeft w:val="0"/>
                      <w:marRight w:val="0"/>
                      <w:marTop w:val="0"/>
                      <w:marBottom w:val="0"/>
                      <w:divBdr>
                        <w:top w:val="none" w:sz="0" w:space="0" w:color="auto"/>
                        <w:left w:val="none" w:sz="0" w:space="0" w:color="auto"/>
                        <w:bottom w:val="none" w:sz="0" w:space="0" w:color="auto"/>
                        <w:right w:val="none" w:sz="0" w:space="0" w:color="auto"/>
                      </w:divBdr>
                      <w:divsChild>
                        <w:div w:id="1835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6003">
                  <w:marLeft w:val="0"/>
                  <w:marRight w:val="0"/>
                  <w:marTop w:val="0"/>
                  <w:marBottom w:val="0"/>
                  <w:divBdr>
                    <w:top w:val="none" w:sz="0" w:space="0" w:color="auto"/>
                    <w:left w:val="none" w:sz="0" w:space="0" w:color="auto"/>
                    <w:bottom w:val="none" w:sz="0" w:space="0" w:color="auto"/>
                    <w:right w:val="none" w:sz="0" w:space="0" w:color="auto"/>
                  </w:divBdr>
                  <w:divsChild>
                    <w:div w:id="812908755">
                      <w:marLeft w:val="0"/>
                      <w:marRight w:val="0"/>
                      <w:marTop w:val="0"/>
                      <w:marBottom w:val="0"/>
                      <w:divBdr>
                        <w:top w:val="none" w:sz="0" w:space="0" w:color="auto"/>
                        <w:left w:val="none" w:sz="0" w:space="0" w:color="auto"/>
                        <w:bottom w:val="none" w:sz="0" w:space="0" w:color="auto"/>
                        <w:right w:val="none" w:sz="0" w:space="0" w:color="auto"/>
                      </w:divBdr>
                      <w:divsChild>
                        <w:div w:id="284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47603">
                  <w:marLeft w:val="0"/>
                  <w:marRight w:val="0"/>
                  <w:marTop w:val="0"/>
                  <w:marBottom w:val="0"/>
                  <w:divBdr>
                    <w:top w:val="none" w:sz="0" w:space="0" w:color="auto"/>
                    <w:left w:val="none" w:sz="0" w:space="0" w:color="auto"/>
                    <w:bottom w:val="none" w:sz="0" w:space="0" w:color="auto"/>
                    <w:right w:val="none" w:sz="0" w:space="0" w:color="auto"/>
                  </w:divBdr>
                  <w:divsChild>
                    <w:div w:id="1457601207">
                      <w:marLeft w:val="0"/>
                      <w:marRight w:val="0"/>
                      <w:marTop w:val="0"/>
                      <w:marBottom w:val="0"/>
                      <w:divBdr>
                        <w:top w:val="none" w:sz="0" w:space="0" w:color="auto"/>
                        <w:left w:val="none" w:sz="0" w:space="0" w:color="auto"/>
                        <w:bottom w:val="none" w:sz="0" w:space="0" w:color="auto"/>
                        <w:right w:val="none" w:sz="0" w:space="0" w:color="auto"/>
                      </w:divBdr>
                      <w:divsChild>
                        <w:div w:id="12567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069">
                  <w:marLeft w:val="0"/>
                  <w:marRight w:val="0"/>
                  <w:marTop w:val="0"/>
                  <w:marBottom w:val="0"/>
                  <w:divBdr>
                    <w:top w:val="none" w:sz="0" w:space="0" w:color="auto"/>
                    <w:left w:val="none" w:sz="0" w:space="0" w:color="auto"/>
                    <w:bottom w:val="none" w:sz="0" w:space="0" w:color="auto"/>
                    <w:right w:val="none" w:sz="0" w:space="0" w:color="auto"/>
                  </w:divBdr>
                  <w:divsChild>
                    <w:div w:id="1210458322">
                      <w:marLeft w:val="0"/>
                      <w:marRight w:val="0"/>
                      <w:marTop w:val="0"/>
                      <w:marBottom w:val="0"/>
                      <w:divBdr>
                        <w:top w:val="none" w:sz="0" w:space="0" w:color="auto"/>
                        <w:left w:val="none" w:sz="0" w:space="0" w:color="auto"/>
                        <w:bottom w:val="none" w:sz="0" w:space="0" w:color="auto"/>
                        <w:right w:val="none" w:sz="0" w:space="0" w:color="auto"/>
                      </w:divBdr>
                      <w:divsChild>
                        <w:div w:id="17131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27716">
                  <w:marLeft w:val="0"/>
                  <w:marRight w:val="0"/>
                  <w:marTop w:val="0"/>
                  <w:marBottom w:val="0"/>
                  <w:divBdr>
                    <w:top w:val="none" w:sz="0" w:space="0" w:color="auto"/>
                    <w:left w:val="none" w:sz="0" w:space="0" w:color="auto"/>
                    <w:bottom w:val="none" w:sz="0" w:space="0" w:color="auto"/>
                    <w:right w:val="none" w:sz="0" w:space="0" w:color="auto"/>
                  </w:divBdr>
                  <w:divsChild>
                    <w:div w:id="1613827680">
                      <w:marLeft w:val="0"/>
                      <w:marRight w:val="0"/>
                      <w:marTop w:val="0"/>
                      <w:marBottom w:val="0"/>
                      <w:divBdr>
                        <w:top w:val="none" w:sz="0" w:space="0" w:color="auto"/>
                        <w:left w:val="none" w:sz="0" w:space="0" w:color="auto"/>
                        <w:bottom w:val="none" w:sz="0" w:space="0" w:color="auto"/>
                        <w:right w:val="none" w:sz="0" w:space="0" w:color="auto"/>
                      </w:divBdr>
                      <w:divsChild>
                        <w:div w:id="36910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36029883">
      <w:bodyDiv w:val="1"/>
      <w:marLeft w:val="0"/>
      <w:marRight w:val="0"/>
      <w:marTop w:val="0"/>
      <w:marBottom w:val="0"/>
      <w:divBdr>
        <w:top w:val="none" w:sz="0" w:space="0" w:color="auto"/>
        <w:left w:val="none" w:sz="0" w:space="0" w:color="auto"/>
        <w:bottom w:val="none" w:sz="0" w:space="0" w:color="auto"/>
        <w:right w:val="none" w:sz="0" w:space="0" w:color="auto"/>
      </w:divBdr>
      <w:divsChild>
        <w:div w:id="2010521682">
          <w:marLeft w:val="0"/>
          <w:marRight w:val="0"/>
          <w:marTop w:val="0"/>
          <w:marBottom w:val="300"/>
          <w:divBdr>
            <w:top w:val="none" w:sz="0" w:space="0" w:color="auto"/>
            <w:left w:val="none" w:sz="0" w:space="0" w:color="auto"/>
            <w:bottom w:val="none" w:sz="0" w:space="0" w:color="auto"/>
            <w:right w:val="none" w:sz="0" w:space="0" w:color="auto"/>
          </w:divBdr>
        </w:div>
        <w:div w:id="2019506478">
          <w:marLeft w:val="0"/>
          <w:marRight w:val="0"/>
          <w:marTop w:val="300"/>
          <w:marBottom w:val="0"/>
          <w:divBdr>
            <w:top w:val="none" w:sz="0" w:space="0" w:color="auto"/>
            <w:left w:val="none" w:sz="0" w:space="0" w:color="auto"/>
            <w:bottom w:val="none" w:sz="0" w:space="0" w:color="auto"/>
            <w:right w:val="none" w:sz="0" w:space="0" w:color="auto"/>
          </w:divBdr>
          <w:divsChild>
            <w:div w:id="87777024">
              <w:marLeft w:val="0"/>
              <w:marRight w:val="0"/>
              <w:marTop w:val="0"/>
              <w:marBottom w:val="150"/>
              <w:divBdr>
                <w:top w:val="none" w:sz="0" w:space="0" w:color="auto"/>
                <w:left w:val="none" w:sz="0" w:space="0" w:color="auto"/>
                <w:bottom w:val="none" w:sz="0" w:space="0" w:color="auto"/>
                <w:right w:val="none" w:sz="0" w:space="0" w:color="auto"/>
              </w:divBdr>
            </w:div>
            <w:div w:id="600138939">
              <w:marLeft w:val="0"/>
              <w:marRight w:val="0"/>
              <w:marTop w:val="0"/>
              <w:marBottom w:val="0"/>
              <w:divBdr>
                <w:top w:val="none" w:sz="0" w:space="0" w:color="auto"/>
                <w:left w:val="none" w:sz="0" w:space="0" w:color="auto"/>
                <w:bottom w:val="none" w:sz="0" w:space="0" w:color="auto"/>
                <w:right w:val="none" w:sz="0" w:space="0" w:color="auto"/>
              </w:divBdr>
              <w:divsChild>
                <w:div w:id="681392019">
                  <w:marLeft w:val="0"/>
                  <w:marRight w:val="0"/>
                  <w:marTop w:val="150"/>
                  <w:marBottom w:val="150"/>
                  <w:divBdr>
                    <w:top w:val="dashed" w:sz="6" w:space="8" w:color="C0C0C0"/>
                    <w:left w:val="dashed" w:sz="6" w:space="0" w:color="C0C0C0"/>
                    <w:bottom w:val="dashed" w:sz="6" w:space="8" w:color="C0C0C0"/>
                    <w:right w:val="dashed" w:sz="6" w:space="0" w:color="C0C0C0"/>
                  </w:divBdr>
                </w:div>
              </w:divsChild>
            </w:div>
          </w:divsChild>
        </w:div>
      </w:divsChild>
    </w:div>
    <w:div w:id="1140537572">
      <w:bodyDiv w:val="1"/>
      <w:marLeft w:val="0"/>
      <w:marRight w:val="0"/>
      <w:marTop w:val="0"/>
      <w:marBottom w:val="0"/>
      <w:divBdr>
        <w:top w:val="none" w:sz="0" w:space="0" w:color="auto"/>
        <w:left w:val="none" w:sz="0" w:space="0" w:color="auto"/>
        <w:bottom w:val="none" w:sz="0" w:space="0" w:color="auto"/>
        <w:right w:val="none" w:sz="0" w:space="0" w:color="auto"/>
      </w:divBdr>
      <w:divsChild>
        <w:div w:id="606275666">
          <w:marLeft w:val="0"/>
          <w:marRight w:val="0"/>
          <w:marTop w:val="0"/>
          <w:marBottom w:val="0"/>
          <w:divBdr>
            <w:top w:val="none" w:sz="0" w:space="0" w:color="auto"/>
            <w:left w:val="none" w:sz="0" w:space="0" w:color="auto"/>
            <w:bottom w:val="none" w:sz="0" w:space="0" w:color="auto"/>
            <w:right w:val="none" w:sz="0" w:space="0" w:color="auto"/>
          </w:divBdr>
          <w:divsChild>
            <w:div w:id="29688860">
              <w:marLeft w:val="0"/>
              <w:marRight w:val="0"/>
              <w:marTop w:val="0"/>
              <w:marBottom w:val="0"/>
              <w:divBdr>
                <w:top w:val="none" w:sz="0" w:space="0" w:color="auto"/>
                <w:left w:val="none" w:sz="0" w:space="0" w:color="auto"/>
                <w:bottom w:val="none" w:sz="0" w:space="0" w:color="auto"/>
                <w:right w:val="none" w:sz="0" w:space="0" w:color="auto"/>
              </w:divBdr>
              <w:divsChild>
                <w:div w:id="326902638">
                  <w:marLeft w:val="0"/>
                  <w:marRight w:val="0"/>
                  <w:marTop w:val="0"/>
                  <w:marBottom w:val="0"/>
                  <w:divBdr>
                    <w:top w:val="none" w:sz="0" w:space="0" w:color="auto"/>
                    <w:left w:val="none" w:sz="0" w:space="0" w:color="auto"/>
                    <w:bottom w:val="none" w:sz="0" w:space="0" w:color="auto"/>
                    <w:right w:val="none" w:sz="0" w:space="0" w:color="auto"/>
                  </w:divBdr>
                  <w:divsChild>
                    <w:div w:id="2080637811">
                      <w:marLeft w:val="0"/>
                      <w:marRight w:val="0"/>
                      <w:marTop w:val="0"/>
                      <w:marBottom w:val="0"/>
                      <w:divBdr>
                        <w:top w:val="none" w:sz="0" w:space="0" w:color="auto"/>
                        <w:left w:val="none" w:sz="0" w:space="0" w:color="auto"/>
                        <w:bottom w:val="none" w:sz="0" w:space="0" w:color="auto"/>
                        <w:right w:val="none" w:sz="0" w:space="0" w:color="auto"/>
                      </w:divBdr>
                    </w:div>
                    <w:div w:id="1056975340">
                      <w:marLeft w:val="0"/>
                      <w:marRight w:val="0"/>
                      <w:marTop w:val="0"/>
                      <w:marBottom w:val="0"/>
                      <w:divBdr>
                        <w:top w:val="none" w:sz="0" w:space="0" w:color="auto"/>
                        <w:left w:val="none" w:sz="0" w:space="0" w:color="auto"/>
                        <w:bottom w:val="none" w:sz="0" w:space="0" w:color="auto"/>
                        <w:right w:val="none" w:sz="0" w:space="0" w:color="auto"/>
                      </w:divBdr>
                    </w:div>
                    <w:div w:id="1601839602">
                      <w:marLeft w:val="0"/>
                      <w:marRight w:val="0"/>
                      <w:marTop w:val="0"/>
                      <w:marBottom w:val="0"/>
                      <w:divBdr>
                        <w:top w:val="none" w:sz="0" w:space="0" w:color="auto"/>
                        <w:left w:val="none" w:sz="0" w:space="0" w:color="auto"/>
                        <w:bottom w:val="none" w:sz="0" w:space="0" w:color="auto"/>
                        <w:right w:val="none" w:sz="0" w:space="0" w:color="auto"/>
                      </w:divBdr>
                    </w:div>
                    <w:div w:id="1672634297">
                      <w:marLeft w:val="0"/>
                      <w:marRight w:val="0"/>
                      <w:marTop w:val="0"/>
                      <w:marBottom w:val="0"/>
                      <w:divBdr>
                        <w:top w:val="none" w:sz="0" w:space="0" w:color="auto"/>
                        <w:left w:val="none" w:sz="0" w:space="0" w:color="auto"/>
                        <w:bottom w:val="none" w:sz="0" w:space="0" w:color="auto"/>
                        <w:right w:val="none" w:sz="0" w:space="0" w:color="auto"/>
                      </w:divBdr>
                    </w:div>
                    <w:div w:id="1308240958">
                      <w:marLeft w:val="0"/>
                      <w:marRight w:val="0"/>
                      <w:marTop w:val="0"/>
                      <w:marBottom w:val="0"/>
                      <w:divBdr>
                        <w:top w:val="none" w:sz="0" w:space="0" w:color="auto"/>
                        <w:left w:val="none" w:sz="0" w:space="0" w:color="auto"/>
                        <w:bottom w:val="none" w:sz="0" w:space="0" w:color="auto"/>
                        <w:right w:val="none" w:sz="0" w:space="0" w:color="auto"/>
                      </w:divBdr>
                    </w:div>
                    <w:div w:id="1766535323">
                      <w:marLeft w:val="0"/>
                      <w:marRight w:val="0"/>
                      <w:marTop w:val="0"/>
                      <w:marBottom w:val="0"/>
                      <w:divBdr>
                        <w:top w:val="none" w:sz="0" w:space="0" w:color="auto"/>
                        <w:left w:val="none" w:sz="0" w:space="0" w:color="auto"/>
                        <w:bottom w:val="none" w:sz="0" w:space="0" w:color="auto"/>
                        <w:right w:val="none" w:sz="0" w:space="0" w:color="auto"/>
                      </w:divBdr>
                    </w:div>
                    <w:div w:id="914365102">
                      <w:marLeft w:val="0"/>
                      <w:marRight w:val="0"/>
                      <w:marTop w:val="0"/>
                      <w:marBottom w:val="0"/>
                      <w:divBdr>
                        <w:top w:val="none" w:sz="0" w:space="0" w:color="auto"/>
                        <w:left w:val="none" w:sz="0" w:space="0" w:color="auto"/>
                        <w:bottom w:val="none" w:sz="0" w:space="0" w:color="auto"/>
                        <w:right w:val="none" w:sz="0" w:space="0" w:color="auto"/>
                      </w:divBdr>
                    </w:div>
                    <w:div w:id="299114162">
                      <w:marLeft w:val="0"/>
                      <w:marRight w:val="0"/>
                      <w:marTop w:val="0"/>
                      <w:marBottom w:val="0"/>
                      <w:divBdr>
                        <w:top w:val="none" w:sz="0" w:space="0" w:color="auto"/>
                        <w:left w:val="none" w:sz="0" w:space="0" w:color="auto"/>
                        <w:bottom w:val="none" w:sz="0" w:space="0" w:color="auto"/>
                        <w:right w:val="none" w:sz="0" w:space="0" w:color="auto"/>
                      </w:divBdr>
                    </w:div>
                    <w:div w:id="604389543">
                      <w:marLeft w:val="0"/>
                      <w:marRight w:val="0"/>
                      <w:marTop w:val="0"/>
                      <w:marBottom w:val="0"/>
                      <w:divBdr>
                        <w:top w:val="none" w:sz="0" w:space="0" w:color="auto"/>
                        <w:left w:val="none" w:sz="0" w:space="0" w:color="auto"/>
                        <w:bottom w:val="none" w:sz="0" w:space="0" w:color="auto"/>
                        <w:right w:val="none" w:sz="0" w:space="0" w:color="auto"/>
                      </w:divBdr>
                    </w:div>
                    <w:div w:id="1625624277">
                      <w:marLeft w:val="0"/>
                      <w:marRight w:val="0"/>
                      <w:marTop w:val="0"/>
                      <w:marBottom w:val="0"/>
                      <w:divBdr>
                        <w:top w:val="none" w:sz="0" w:space="0" w:color="auto"/>
                        <w:left w:val="none" w:sz="0" w:space="0" w:color="auto"/>
                        <w:bottom w:val="none" w:sz="0" w:space="0" w:color="auto"/>
                        <w:right w:val="none" w:sz="0" w:space="0" w:color="auto"/>
                      </w:divBdr>
                    </w:div>
                    <w:div w:id="269119386">
                      <w:marLeft w:val="0"/>
                      <w:marRight w:val="0"/>
                      <w:marTop w:val="0"/>
                      <w:marBottom w:val="0"/>
                      <w:divBdr>
                        <w:top w:val="none" w:sz="0" w:space="0" w:color="auto"/>
                        <w:left w:val="none" w:sz="0" w:space="0" w:color="auto"/>
                        <w:bottom w:val="none" w:sz="0" w:space="0" w:color="auto"/>
                        <w:right w:val="none" w:sz="0" w:space="0" w:color="auto"/>
                      </w:divBdr>
                    </w:div>
                    <w:div w:id="2099671403">
                      <w:marLeft w:val="0"/>
                      <w:marRight w:val="0"/>
                      <w:marTop w:val="0"/>
                      <w:marBottom w:val="0"/>
                      <w:divBdr>
                        <w:top w:val="none" w:sz="0" w:space="0" w:color="auto"/>
                        <w:left w:val="none" w:sz="0" w:space="0" w:color="auto"/>
                        <w:bottom w:val="none" w:sz="0" w:space="0" w:color="auto"/>
                        <w:right w:val="none" w:sz="0" w:space="0" w:color="auto"/>
                      </w:divBdr>
                    </w:div>
                    <w:div w:id="993409922">
                      <w:marLeft w:val="0"/>
                      <w:marRight w:val="0"/>
                      <w:marTop w:val="0"/>
                      <w:marBottom w:val="0"/>
                      <w:divBdr>
                        <w:top w:val="none" w:sz="0" w:space="0" w:color="auto"/>
                        <w:left w:val="none" w:sz="0" w:space="0" w:color="auto"/>
                        <w:bottom w:val="none" w:sz="0" w:space="0" w:color="auto"/>
                        <w:right w:val="none" w:sz="0" w:space="0" w:color="auto"/>
                      </w:divBdr>
                    </w:div>
                    <w:div w:id="203712861">
                      <w:marLeft w:val="0"/>
                      <w:marRight w:val="0"/>
                      <w:marTop w:val="0"/>
                      <w:marBottom w:val="0"/>
                      <w:divBdr>
                        <w:top w:val="none" w:sz="0" w:space="0" w:color="auto"/>
                        <w:left w:val="none" w:sz="0" w:space="0" w:color="auto"/>
                        <w:bottom w:val="none" w:sz="0" w:space="0" w:color="auto"/>
                        <w:right w:val="none" w:sz="0" w:space="0" w:color="auto"/>
                      </w:divBdr>
                    </w:div>
                    <w:div w:id="1168446564">
                      <w:marLeft w:val="0"/>
                      <w:marRight w:val="0"/>
                      <w:marTop w:val="0"/>
                      <w:marBottom w:val="0"/>
                      <w:divBdr>
                        <w:top w:val="none" w:sz="0" w:space="0" w:color="auto"/>
                        <w:left w:val="none" w:sz="0" w:space="0" w:color="auto"/>
                        <w:bottom w:val="none" w:sz="0" w:space="0" w:color="auto"/>
                        <w:right w:val="none" w:sz="0" w:space="0" w:color="auto"/>
                      </w:divBdr>
                    </w:div>
                    <w:div w:id="997996802">
                      <w:marLeft w:val="0"/>
                      <w:marRight w:val="0"/>
                      <w:marTop w:val="0"/>
                      <w:marBottom w:val="0"/>
                      <w:divBdr>
                        <w:top w:val="none" w:sz="0" w:space="0" w:color="auto"/>
                        <w:left w:val="none" w:sz="0" w:space="0" w:color="auto"/>
                        <w:bottom w:val="none" w:sz="0" w:space="0" w:color="auto"/>
                        <w:right w:val="none" w:sz="0" w:space="0" w:color="auto"/>
                      </w:divBdr>
                    </w:div>
                    <w:div w:id="369427608">
                      <w:marLeft w:val="0"/>
                      <w:marRight w:val="0"/>
                      <w:marTop w:val="0"/>
                      <w:marBottom w:val="0"/>
                      <w:divBdr>
                        <w:top w:val="none" w:sz="0" w:space="0" w:color="auto"/>
                        <w:left w:val="none" w:sz="0" w:space="0" w:color="auto"/>
                        <w:bottom w:val="none" w:sz="0" w:space="0" w:color="auto"/>
                        <w:right w:val="none" w:sz="0" w:space="0" w:color="auto"/>
                      </w:divBdr>
                    </w:div>
                    <w:div w:id="1442457103">
                      <w:marLeft w:val="0"/>
                      <w:marRight w:val="0"/>
                      <w:marTop w:val="0"/>
                      <w:marBottom w:val="0"/>
                      <w:divBdr>
                        <w:top w:val="none" w:sz="0" w:space="0" w:color="auto"/>
                        <w:left w:val="none" w:sz="0" w:space="0" w:color="auto"/>
                        <w:bottom w:val="none" w:sz="0" w:space="0" w:color="auto"/>
                        <w:right w:val="none" w:sz="0" w:space="0" w:color="auto"/>
                      </w:divBdr>
                    </w:div>
                    <w:div w:id="605190490">
                      <w:marLeft w:val="0"/>
                      <w:marRight w:val="0"/>
                      <w:marTop w:val="0"/>
                      <w:marBottom w:val="0"/>
                      <w:divBdr>
                        <w:top w:val="none" w:sz="0" w:space="0" w:color="auto"/>
                        <w:left w:val="none" w:sz="0" w:space="0" w:color="auto"/>
                        <w:bottom w:val="none" w:sz="0" w:space="0" w:color="auto"/>
                        <w:right w:val="none" w:sz="0" w:space="0" w:color="auto"/>
                      </w:divBdr>
                    </w:div>
                    <w:div w:id="662666097">
                      <w:marLeft w:val="0"/>
                      <w:marRight w:val="0"/>
                      <w:marTop w:val="0"/>
                      <w:marBottom w:val="0"/>
                      <w:divBdr>
                        <w:top w:val="none" w:sz="0" w:space="0" w:color="auto"/>
                        <w:left w:val="none" w:sz="0" w:space="0" w:color="auto"/>
                        <w:bottom w:val="none" w:sz="0" w:space="0" w:color="auto"/>
                        <w:right w:val="none" w:sz="0" w:space="0" w:color="auto"/>
                      </w:divBdr>
                    </w:div>
                    <w:div w:id="1335381172">
                      <w:marLeft w:val="0"/>
                      <w:marRight w:val="0"/>
                      <w:marTop w:val="0"/>
                      <w:marBottom w:val="0"/>
                      <w:divBdr>
                        <w:top w:val="none" w:sz="0" w:space="0" w:color="auto"/>
                        <w:left w:val="none" w:sz="0" w:space="0" w:color="auto"/>
                        <w:bottom w:val="none" w:sz="0" w:space="0" w:color="auto"/>
                        <w:right w:val="none" w:sz="0" w:space="0" w:color="auto"/>
                      </w:divBdr>
                    </w:div>
                    <w:div w:id="789131422">
                      <w:marLeft w:val="0"/>
                      <w:marRight w:val="0"/>
                      <w:marTop w:val="0"/>
                      <w:marBottom w:val="0"/>
                      <w:divBdr>
                        <w:top w:val="none" w:sz="0" w:space="0" w:color="auto"/>
                        <w:left w:val="none" w:sz="0" w:space="0" w:color="auto"/>
                        <w:bottom w:val="none" w:sz="0" w:space="0" w:color="auto"/>
                        <w:right w:val="none" w:sz="0" w:space="0" w:color="auto"/>
                      </w:divBdr>
                    </w:div>
                    <w:div w:id="778599820">
                      <w:marLeft w:val="0"/>
                      <w:marRight w:val="0"/>
                      <w:marTop w:val="0"/>
                      <w:marBottom w:val="0"/>
                      <w:divBdr>
                        <w:top w:val="none" w:sz="0" w:space="0" w:color="auto"/>
                        <w:left w:val="none" w:sz="0" w:space="0" w:color="auto"/>
                        <w:bottom w:val="none" w:sz="0" w:space="0" w:color="auto"/>
                        <w:right w:val="none" w:sz="0" w:space="0" w:color="auto"/>
                      </w:divBdr>
                    </w:div>
                    <w:div w:id="303391031">
                      <w:marLeft w:val="0"/>
                      <w:marRight w:val="0"/>
                      <w:marTop w:val="0"/>
                      <w:marBottom w:val="0"/>
                      <w:divBdr>
                        <w:top w:val="none" w:sz="0" w:space="0" w:color="auto"/>
                        <w:left w:val="none" w:sz="0" w:space="0" w:color="auto"/>
                        <w:bottom w:val="none" w:sz="0" w:space="0" w:color="auto"/>
                        <w:right w:val="none" w:sz="0" w:space="0" w:color="auto"/>
                      </w:divBdr>
                    </w:div>
                    <w:div w:id="716852360">
                      <w:marLeft w:val="0"/>
                      <w:marRight w:val="0"/>
                      <w:marTop w:val="0"/>
                      <w:marBottom w:val="0"/>
                      <w:divBdr>
                        <w:top w:val="none" w:sz="0" w:space="0" w:color="auto"/>
                        <w:left w:val="none" w:sz="0" w:space="0" w:color="auto"/>
                        <w:bottom w:val="none" w:sz="0" w:space="0" w:color="auto"/>
                        <w:right w:val="none" w:sz="0" w:space="0" w:color="auto"/>
                      </w:divBdr>
                    </w:div>
                    <w:div w:id="538249371">
                      <w:marLeft w:val="0"/>
                      <w:marRight w:val="0"/>
                      <w:marTop w:val="0"/>
                      <w:marBottom w:val="0"/>
                      <w:divBdr>
                        <w:top w:val="none" w:sz="0" w:space="0" w:color="auto"/>
                        <w:left w:val="none" w:sz="0" w:space="0" w:color="auto"/>
                        <w:bottom w:val="none" w:sz="0" w:space="0" w:color="auto"/>
                        <w:right w:val="none" w:sz="0" w:space="0" w:color="auto"/>
                      </w:divBdr>
                    </w:div>
                    <w:div w:id="1060783953">
                      <w:marLeft w:val="0"/>
                      <w:marRight w:val="0"/>
                      <w:marTop w:val="0"/>
                      <w:marBottom w:val="0"/>
                      <w:divBdr>
                        <w:top w:val="none" w:sz="0" w:space="0" w:color="auto"/>
                        <w:left w:val="none" w:sz="0" w:space="0" w:color="auto"/>
                        <w:bottom w:val="none" w:sz="0" w:space="0" w:color="auto"/>
                        <w:right w:val="none" w:sz="0" w:space="0" w:color="auto"/>
                      </w:divBdr>
                    </w:div>
                    <w:div w:id="2064137748">
                      <w:marLeft w:val="0"/>
                      <w:marRight w:val="0"/>
                      <w:marTop w:val="0"/>
                      <w:marBottom w:val="0"/>
                      <w:divBdr>
                        <w:top w:val="none" w:sz="0" w:space="0" w:color="auto"/>
                        <w:left w:val="none" w:sz="0" w:space="0" w:color="auto"/>
                        <w:bottom w:val="none" w:sz="0" w:space="0" w:color="auto"/>
                        <w:right w:val="none" w:sz="0" w:space="0" w:color="auto"/>
                      </w:divBdr>
                    </w:div>
                    <w:div w:id="727922735">
                      <w:marLeft w:val="0"/>
                      <w:marRight w:val="0"/>
                      <w:marTop w:val="0"/>
                      <w:marBottom w:val="0"/>
                      <w:divBdr>
                        <w:top w:val="none" w:sz="0" w:space="0" w:color="auto"/>
                        <w:left w:val="none" w:sz="0" w:space="0" w:color="auto"/>
                        <w:bottom w:val="none" w:sz="0" w:space="0" w:color="auto"/>
                        <w:right w:val="none" w:sz="0" w:space="0" w:color="auto"/>
                      </w:divBdr>
                    </w:div>
                    <w:div w:id="2009749838">
                      <w:marLeft w:val="0"/>
                      <w:marRight w:val="0"/>
                      <w:marTop w:val="0"/>
                      <w:marBottom w:val="0"/>
                      <w:divBdr>
                        <w:top w:val="none" w:sz="0" w:space="0" w:color="auto"/>
                        <w:left w:val="none" w:sz="0" w:space="0" w:color="auto"/>
                        <w:bottom w:val="none" w:sz="0" w:space="0" w:color="auto"/>
                        <w:right w:val="none" w:sz="0" w:space="0" w:color="auto"/>
                      </w:divBdr>
                    </w:div>
                    <w:div w:id="957494757">
                      <w:marLeft w:val="0"/>
                      <w:marRight w:val="0"/>
                      <w:marTop w:val="0"/>
                      <w:marBottom w:val="0"/>
                      <w:divBdr>
                        <w:top w:val="none" w:sz="0" w:space="0" w:color="auto"/>
                        <w:left w:val="none" w:sz="0" w:space="0" w:color="auto"/>
                        <w:bottom w:val="none" w:sz="0" w:space="0" w:color="auto"/>
                        <w:right w:val="none" w:sz="0" w:space="0" w:color="auto"/>
                      </w:divBdr>
                    </w:div>
                    <w:div w:id="591857570">
                      <w:marLeft w:val="0"/>
                      <w:marRight w:val="0"/>
                      <w:marTop w:val="0"/>
                      <w:marBottom w:val="0"/>
                      <w:divBdr>
                        <w:top w:val="none" w:sz="0" w:space="0" w:color="auto"/>
                        <w:left w:val="none" w:sz="0" w:space="0" w:color="auto"/>
                        <w:bottom w:val="none" w:sz="0" w:space="0" w:color="auto"/>
                        <w:right w:val="none" w:sz="0" w:space="0" w:color="auto"/>
                      </w:divBdr>
                    </w:div>
                    <w:div w:id="1554542337">
                      <w:marLeft w:val="0"/>
                      <w:marRight w:val="0"/>
                      <w:marTop w:val="0"/>
                      <w:marBottom w:val="0"/>
                      <w:divBdr>
                        <w:top w:val="none" w:sz="0" w:space="0" w:color="auto"/>
                        <w:left w:val="none" w:sz="0" w:space="0" w:color="auto"/>
                        <w:bottom w:val="none" w:sz="0" w:space="0" w:color="auto"/>
                        <w:right w:val="none" w:sz="0" w:space="0" w:color="auto"/>
                      </w:divBdr>
                    </w:div>
                    <w:div w:id="262962264">
                      <w:marLeft w:val="0"/>
                      <w:marRight w:val="0"/>
                      <w:marTop w:val="0"/>
                      <w:marBottom w:val="0"/>
                      <w:divBdr>
                        <w:top w:val="none" w:sz="0" w:space="0" w:color="auto"/>
                        <w:left w:val="none" w:sz="0" w:space="0" w:color="auto"/>
                        <w:bottom w:val="none" w:sz="0" w:space="0" w:color="auto"/>
                        <w:right w:val="none" w:sz="0" w:space="0" w:color="auto"/>
                      </w:divBdr>
                    </w:div>
                    <w:div w:id="1736927110">
                      <w:marLeft w:val="0"/>
                      <w:marRight w:val="0"/>
                      <w:marTop w:val="0"/>
                      <w:marBottom w:val="0"/>
                      <w:divBdr>
                        <w:top w:val="none" w:sz="0" w:space="0" w:color="auto"/>
                        <w:left w:val="none" w:sz="0" w:space="0" w:color="auto"/>
                        <w:bottom w:val="none" w:sz="0" w:space="0" w:color="auto"/>
                        <w:right w:val="none" w:sz="0" w:space="0" w:color="auto"/>
                      </w:divBdr>
                    </w:div>
                    <w:div w:id="578902546">
                      <w:marLeft w:val="0"/>
                      <w:marRight w:val="0"/>
                      <w:marTop w:val="0"/>
                      <w:marBottom w:val="0"/>
                      <w:divBdr>
                        <w:top w:val="none" w:sz="0" w:space="0" w:color="auto"/>
                        <w:left w:val="none" w:sz="0" w:space="0" w:color="auto"/>
                        <w:bottom w:val="none" w:sz="0" w:space="0" w:color="auto"/>
                        <w:right w:val="none" w:sz="0" w:space="0" w:color="auto"/>
                      </w:divBdr>
                    </w:div>
                    <w:div w:id="173498386">
                      <w:marLeft w:val="0"/>
                      <w:marRight w:val="0"/>
                      <w:marTop w:val="0"/>
                      <w:marBottom w:val="0"/>
                      <w:divBdr>
                        <w:top w:val="none" w:sz="0" w:space="0" w:color="auto"/>
                        <w:left w:val="none" w:sz="0" w:space="0" w:color="auto"/>
                        <w:bottom w:val="none" w:sz="0" w:space="0" w:color="auto"/>
                        <w:right w:val="none" w:sz="0" w:space="0" w:color="auto"/>
                      </w:divBdr>
                    </w:div>
                    <w:div w:id="1025710417">
                      <w:marLeft w:val="0"/>
                      <w:marRight w:val="0"/>
                      <w:marTop w:val="0"/>
                      <w:marBottom w:val="0"/>
                      <w:divBdr>
                        <w:top w:val="none" w:sz="0" w:space="0" w:color="auto"/>
                        <w:left w:val="none" w:sz="0" w:space="0" w:color="auto"/>
                        <w:bottom w:val="none" w:sz="0" w:space="0" w:color="auto"/>
                        <w:right w:val="none" w:sz="0" w:space="0" w:color="auto"/>
                      </w:divBdr>
                    </w:div>
                    <w:div w:id="1247298596">
                      <w:marLeft w:val="0"/>
                      <w:marRight w:val="0"/>
                      <w:marTop w:val="0"/>
                      <w:marBottom w:val="0"/>
                      <w:divBdr>
                        <w:top w:val="none" w:sz="0" w:space="0" w:color="auto"/>
                        <w:left w:val="none" w:sz="0" w:space="0" w:color="auto"/>
                        <w:bottom w:val="none" w:sz="0" w:space="0" w:color="auto"/>
                        <w:right w:val="none" w:sz="0" w:space="0" w:color="auto"/>
                      </w:divBdr>
                    </w:div>
                    <w:div w:id="1083457024">
                      <w:marLeft w:val="0"/>
                      <w:marRight w:val="0"/>
                      <w:marTop w:val="0"/>
                      <w:marBottom w:val="0"/>
                      <w:divBdr>
                        <w:top w:val="none" w:sz="0" w:space="0" w:color="auto"/>
                        <w:left w:val="none" w:sz="0" w:space="0" w:color="auto"/>
                        <w:bottom w:val="none" w:sz="0" w:space="0" w:color="auto"/>
                        <w:right w:val="none" w:sz="0" w:space="0" w:color="auto"/>
                      </w:divBdr>
                    </w:div>
                    <w:div w:id="295769063">
                      <w:marLeft w:val="0"/>
                      <w:marRight w:val="0"/>
                      <w:marTop w:val="0"/>
                      <w:marBottom w:val="0"/>
                      <w:divBdr>
                        <w:top w:val="none" w:sz="0" w:space="0" w:color="auto"/>
                        <w:left w:val="none" w:sz="0" w:space="0" w:color="auto"/>
                        <w:bottom w:val="none" w:sz="0" w:space="0" w:color="auto"/>
                        <w:right w:val="none" w:sz="0" w:space="0" w:color="auto"/>
                      </w:divBdr>
                    </w:div>
                    <w:div w:id="386031421">
                      <w:marLeft w:val="0"/>
                      <w:marRight w:val="0"/>
                      <w:marTop w:val="0"/>
                      <w:marBottom w:val="0"/>
                      <w:divBdr>
                        <w:top w:val="none" w:sz="0" w:space="0" w:color="auto"/>
                        <w:left w:val="none" w:sz="0" w:space="0" w:color="auto"/>
                        <w:bottom w:val="none" w:sz="0" w:space="0" w:color="auto"/>
                        <w:right w:val="none" w:sz="0" w:space="0" w:color="auto"/>
                      </w:divBdr>
                    </w:div>
                    <w:div w:id="1362168204">
                      <w:marLeft w:val="0"/>
                      <w:marRight w:val="0"/>
                      <w:marTop w:val="0"/>
                      <w:marBottom w:val="0"/>
                      <w:divBdr>
                        <w:top w:val="none" w:sz="0" w:space="0" w:color="auto"/>
                        <w:left w:val="none" w:sz="0" w:space="0" w:color="auto"/>
                        <w:bottom w:val="none" w:sz="0" w:space="0" w:color="auto"/>
                        <w:right w:val="none" w:sz="0" w:space="0" w:color="auto"/>
                      </w:divBdr>
                    </w:div>
                    <w:div w:id="1473670470">
                      <w:marLeft w:val="0"/>
                      <w:marRight w:val="0"/>
                      <w:marTop w:val="0"/>
                      <w:marBottom w:val="0"/>
                      <w:divBdr>
                        <w:top w:val="none" w:sz="0" w:space="0" w:color="auto"/>
                        <w:left w:val="none" w:sz="0" w:space="0" w:color="auto"/>
                        <w:bottom w:val="none" w:sz="0" w:space="0" w:color="auto"/>
                        <w:right w:val="none" w:sz="0" w:space="0" w:color="auto"/>
                      </w:divBdr>
                    </w:div>
                    <w:div w:id="1093864392">
                      <w:marLeft w:val="0"/>
                      <w:marRight w:val="0"/>
                      <w:marTop w:val="0"/>
                      <w:marBottom w:val="0"/>
                      <w:divBdr>
                        <w:top w:val="none" w:sz="0" w:space="0" w:color="auto"/>
                        <w:left w:val="none" w:sz="0" w:space="0" w:color="auto"/>
                        <w:bottom w:val="none" w:sz="0" w:space="0" w:color="auto"/>
                        <w:right w:val="none" w:sz="0" w:space="0" w:color="auto"/>
                      </w:divBdr>
                    </w:div>
                    <w:div w:id="287473001">
                      <w:marLeft w:val="0"/>
                      <w:marRight w:val="0"/>
                      <w:marTop w:val="0"/>
                      <w:marBottom w:val="0"/>
                      <w:divBdr>
                        <w:top w:val="none" w:sz="0" w:space="0" w:color="auto"/>
                        <w:left w:val="none" w:sz="0" w:space="0" w:color="auto"/>
                        <w:bottom w:val="none" w:sz="0" w:space="0" w:color="auto"/>
                        <w:right w:val="none" w:sz="0" w:space="0" w:color="auto"/>
                      </w:divBdr>
                    </w:div>
                    <w:div w:id="1404450783">
                      <w:marLeft w:val="0"/>
                      <w:marRight w:val="0"/>
                      <w:marTop w:val="0"/>
                      <w:marBottom w:val="0"/>
                      <w:divBdr>
                        <w:top w:val="none" w:sz="0" w:space="0" w:color="auto"/>
                        <w:left w:val="none" w:sz="0" w:space="0" w:color="auto"/>
                        <w:bottom w:val="none" w:sz="0" w:space="0" w:color="auto"/>
                        <w:right w:val="none" w:sz="0" w:space="0" w:color="auto"/>
                      </w:divBdr>
                    </w:div>
                    <w:div w:id="2016614177">
                      <w:marLeft w:val="0"/>
                      <w:marRight w:val="0"/>
                      <w:marTop w:val="0"/>
                      <w:marBottom w:val="0"/>
                      <w:divBdr>
                        <w:top w:val="none" w:sz="0" w:space="0" w:color="auto"/>
                        <w:left w:val="none" w:sz="0" w:space="0" w:color="auto"/>
                        <w:bottom w:val="none" w:sz="0" w:space="0" w:color="auto"/>
                        <w:right w:val="none" w:sz="0" w:space="0" w:color="auto"/>
                      </w:divBdr>
                    </w:div>
                    <w:div w:id="1849711793">
                      <w:marLeft w:val="0"/>
                      <w:marRight w:val="0"/>
                      <w:marTop w:val="0"/>
                      <w:marBottom w:val="0"/>
                      <w:divBdr>
                        <w:top w:val="none" w:sz="0" w:space="0" w:color="auto"/>
                        <w:left w:val="none" w:sz="0" w:space="0" w:color="auto"/>
                        <w:bottom w:val="none" w:sz="0" w:space="0" w:color="auto"/>
                        <w:right w:val="none" w:sz="0" w:space="0" w:color="auto"/>
                      </w:divBdr>
                    </w:div>
                    <w:div w:id="657226710">
                      <w:marLeft w:val="0"/>
                      <w:marRight w:val="0"/>
                      <w:marTop w:val="0"/>
                      <w:marBottom w:val="0"/>
                      <w:divBdr>
                        <w:top w:val="none" w:sz="0" w:space="0" w:color="auto"/>
                        <w:left w:val="none" w:sz="0" w:space="0" w:color="auto"/>
                        <w:bottom w:val="none" w:sz="0" w:space="0" w:color="auto"/>
                        <w:right w:val="none" w:sz="0" w:space="0" w:color="auto"/>
                      </w:divBdr>
                    </w:div>
                    <w:div w:id="2146849961">
                      <w:marLeft w:val="0"/>
                      <w:marRight w:val="0"/>
                      <w:marTop w:val="0"/>
                      <w:marBottom w:val="0"/>
                      <w:divBdr>
                        <w:top w:val="none" w:sz="0" w:space="0" w:color="auto"/>
                        <w:left w:val="none" w:sz="0" w:space="0" w:color="auto"/>
                        <w:bottom w:val="none" w:sz="0" w:space="0" w:color="auto"/>
                        <w:right w:val="none" w:sz="0" w:space="0" w:color="auto"/>
                      </w:divBdr>
                    </w:div>
                    <w:div w:id="2111268590">
                      <w:marLeft w:val="0"/>
                      <w:marRight w:val="0"/>
                      <w:marTop w:val="0"/>
                      <w:marBottom w:val="0"/>
                      <w:divBdr>
                        <w:top w:val="none" w:sz="0" w:space="0" w:color="auto"/>
                        <w:left w:val="none" w:sz="0" w:space="0" w:color="auto"/>
                        <w:bottom w:val="none" w:sz="0" w:space="0" w:color="auto"/>
                        <w:right w:val="none" w:sz="0" w:space="0" w:color="auto"/>
                      </w:divBdr>
                    </w:div>
                    <w:div w:id="1536236895">
                      <w:marLeft w:val="0"/>
                      <w:marRight w:val="0"/>
                      <w:marTop w:val="0"/>
                      <w:marBottom w:val="0"/>
                      <w:divBdr>
                        <w:top w:val="none" w:sz="0" w:space="0" w:color="auto"/>
                        <w:left w:val="none" w:sz="0" w:space="0" w:color="auto"/>
                        <w:bottom w:val="none" w:sz="0" w:space="0" w:color="auto"/>
                        <w:right w:val="none" w:sz="0" w:space="0" w:color="auto"/>
                      </w:divBdr>
                    </w:div>
                    <w:div w:id="1659921596">
                      <w:marLeft w:val="0"/>
                      <w:marRight w:val="0"/>
                      <w:marTop w:val="0"/>
                      <w:marBottom w:val="0"/>
                      <w:divBdr>
                        <w:top w:val="none" w:sz="0" w:space="0" w:color="auto"/>
                        <w:left w:val="none" w:sz="0" w:space="0" w:color="auto"/>
                        <w:bottom w:val="none" w:sz="0" w:space="0" w:color="auto"/>
                        <w:right w:val="none" w:sz="0" w:space="0" w:color="auto"/>
                      </w:divBdr>
                    </w:div>
                    <w:div w:id="726420401">
                      <w:marLeft w:val="0"/>
                      <w:marRight w:val="0"/>
                      <w:marTop w:val="0"/>
                      <w:marBottom w:val="0"/>
                      <w:divBdr>
                        <w:top w:val="none" w:sz="0" w:space="0" w:color="auto"/>
                        <w:left w:val="none" w:sz="0" w:space="0" w:color="auto"/>
                        <w:bottom w:val="none" w:sz="0" w:space="0" w:color="auto"/>
                        <w:right w:val="none" w:sz="0" w:space="0" w:color="auto"/>
                      </w:divBdr>
                    </w:div>
                    <w:div w:id="1489707828">
                      <w:marLeft w:val="0"/>
                      <w:marRight w:val="0"/>
                      <w:marTop w:val="0"/>
                      <w:marBottom w:val="0"/>
                      <w:divBdr>
                        <w:top w:val="none" w:sz="0" w:space="0" w:color="auto"/>
                        <w:left w:val="none" w:sz="0" w:space="0" w:color="auto"/>
                        <w:bottom w:val="none" w:sz="0" w:space="0" w:color="auto"/>
                        <w:right w:val="none" w:sz="0" w:space="0" w:color="auto"/>
                      </w:divBdr>
                    </w:div>
                    <w:div w:id="502168390">
                      <w:marLeft w:val="0"/>
                      <w:marRight w:val="0"/>
                      <w:marTop w:val="0"/>
                      <w:marBottom w:val="0"/>
                      <w:divBdr>
                        <w:top w:val="none" w:sz="0" w:space="0" w:color="auto"/>
                        <w:left w:val="none" w:sz="0" w:space="0" w:color="auto"/>
                        <w:bottom w:val="none" w:sz="0" w:space="0" w:color="auto"/>
                        <w:right w:val="none" w:sz="0" w:space="0" w:color="auto"/>
                      </w:divBdr>
                    </w:div>
                    <w:div w:id="1792629280">
                      <w:marLeft w:val="0"/>
                      <w:marRight w:val="0"/>
                      <w:marTop w:val="0"/>
                      <w:marBottom w:val="0"/>
                      <w:divBdr>
                        <w:top w:val="none" w:sz="0" w:space="0" w:color="auto"/>
                        <w:left w:val="none" w:sz="0" w:space="0" w:color="auto"/>
                        <w:bottom w:val="none" w:sz="0" w:space="0" w:color="auto"/>
                        <w:right w:val="none" w:sz="0" w:space="0" w:color="auto"/>
                      </w:divBdr>
                    </w:div>
                    <w:div w:id="845901195">
                      <w:marLeft w:val="0"/>
                      <w:marRight w:val="0"/>
                      <w:marTop w:val="0"/>
                      <w:marBottom w:val="0"/>
                      <w:divBdr>
                        <w:top w:val="none" w:sz="0" w:space="0" w:color="auto"/>
                        <w:left w:val="none" w:sz="0" w:space="0" w:color="auto"/>
                        <w:bottom w:val="none" w:sz="0" w:space="0" w:color="auto"/>
                        <w:right w:val="none" w:sz="0" w:space="0" w:color="auto"/>
                      </w:divBdr>
                    </w:div>
                    <w:div w:id="549463523">
                      <w:marLeft w:val="0"/>
                      <w:marRight w:val="0"/>
                      <w:marTop w:val="0"/>
                      <w:marBottom w:val="0"/>
                      <w:divBdr>
                        <w:top w:val="none" w:sz="0" w:space="0" w:color="auto"/>
                        <w:left w:val="none" w:sz="0" w:space="0" w:color="auto"/>
                        <w:bottom w:val="none" w:sz="0" w:space="0" w:color="auto"/>
                        <w:right w:val="none" w:sz="0" w:space="0" w:color="auto"/>
                      </w:divBdr>
                    </w:div>
                    <w:div w:id="391391150">
                      <w:marLeft w:val="0"/>
                      <w:marRight w:val="0"/>
                      <w:marTop w:val="0"/>
                      <w:marBottom w:val="0"/>
                      <w:divBdr>
                        <w:top w:val="none" w:sz="0" w:space="0" w:color="auto"/>
                        <w:left w:val="none" w:sz="0" w:space="0" w:color="auto"/>
                        <w:bottom w:val="none" w:sz="0" w:space="0" w:color="auto"/>
                        <w:right w:val="none" w:sz="0" w:space="0" w:color="auto"/>
                      </w:divBdr>
                    </w:div>
                    <w:div w:id="1421682860">
                      <w:marLeft w:val="0"/>
                      <w:marRight w:val="0"/>
                      <w:marTop w:val="0"/>
                      <w:marBottom w:val="0"/>
                      <w:divBdr>
                        <w:top w:val="none" w:sz="0" w:space="0" w:color="auto"/>
                        <w:left w:val="none" w:sz="0" w:space="0" w:color="auto"/>
                        <w:bottom w:val="none" w:sz="0" w:space="0" w:color="auto"/>
                        <w:right w:val="none" w:sz="0" w:space="0" w:color="auto"/>
                      </w:divBdr>
                    </w:div>
                    <w:div w:id="1910647774">
                      <w:marLeft w:val="0"/>
                      <w:marRight w:val="0"/>
                      <w:marTop w:val="0"/>
                      <w:marBottom w:val="0"/>
                      <w:divBdr>
                        <w:top w:val="none" w:sz="0" w:space="0" w:color="auto"/>
                        <w:left w:val="none" w:sz="0" w:space="0" w:color="auto"/>
                        <w:bottom w:val="none" w:sz="0" w:space="0" w:color="auto"/>
                        <w:right w:val="none" w:sz="0" w:space="0" w:color="auto"/>
                      </w:divBdr>
                    </w:div>
                    <w:div w:id="1861159833">
                      <w:marLeft w:val="0"/>
                      <w:marRight w:val="0"/>
                      <w:marTop w:val="0"/>
                      <w:marBottom w:val="0"/>
                      <w:divBdr>
                        <w:top w:val="none" w:sz="0" w:space="0" w:color="auto"/>
                        <w:left w:val="none" w:sz="0" w:space="0" w:color="auto"/>
                        <w:bottom w:val="none" w:sz="0" w:space="0" w:color="auto"/>
                        <w:right w:val="none" w:sz="0" w:space="0" w:color="auto"/>
                      </w:divBdr>
                    </w:div>
                    <w:div w:id="2019887175">
                      <w:marLeft w:val="0"/>
                      <w:marRight w:val="0"/>
                      <w:marTop w:val="0"/>
                      <w:marBottom w:val="0"/>
                      <w:divBdr>
                        <w:top w:val="none" w:sz="0" w:space="0" w:color="auto"/>
                        <w:left w:val="none" w:sz="0" w:space="0" w:color="auto"/>
                        <w:bottom w:val="none" w:sz="0" w:space="0" w:color="auto"/>
                        <w:right w:val="none" w:sz="0" w:space="0" w:color="auto"/>
                      </w:divBdr>
                    </w:div>
                    <w:div w:id="617565277">
                      <w:marLeft w:val="0"/>
                      <w:marRight w:val="0"/>
                      <w:marTop w:val="0"/>
                      <w:marBottom w:val="0"/>
                      <w:divBdr>
                        <w:top w:val="none" w:sz="0" w:space="0" w:color="auto"/>
                        <w:left w:val="none" w:sz="0" w:space="0" w:color="auto"/>
                        <w:bottom w:val="none" w:sz="0" w:space="0" w:color="auto"/>
                        <w:right w:val="none" w:sz="0" w:space="0" w:color="auto"/>
                      </w:divBdr>
                    </w:div>
                    <w:div w:id="504519774">
                      <w:marLeft w:val="0"/>
                      <w:marRight w:val="0"/>
                      <w:marTop w:val="0"/>
                      <w:marBottom w:val="0"/>
                      <w:divBdr>
                        <w:top w:val="none" w:sz="0" w:space="0" w:color="auto"/>
                        <w:left w:val="none" w:sz="0" w:space="0" w:color="auto"/>
                        <w:bottom w:val="none" w:sz="0" w:space="0" w:color="auto"/>
                        <w:right w:val="none" w:sz="0" w:space="0" w:color="auto"/>
                      </w:divBdr>
                    </w:div>
                    <w:div w:id="915674142">
                      <w:marLeft w:val="0"/>
                      <w:marRight w:val="0"/>
                      <w:marTop w:val="0"/>
                      <w:marBottom w:val="0"/>
                      <w:divBdr>
                        <w:top w:val="none" w:sz="0" w:space="0" w:color="auto"/>
                        <w:left w:val="none" w:sz="0" w:space="0" w:color="auto"/>
                        <w:bottom w:val="none" w:sz="0" w:space="0" w:color="auto"/>
                        <w:right w:val="none" w:sz="0" w:space="0" w:color="auto"/>
                      </w:divBdr>
                    </w:div>
                    <w:div w:id="1114902140">
                      <w:marLeft w:val="0"/>
                      <w:marRight w:val="0"/>
                      <w:marTop w:val="0"/>
                      <w:marBottom w:val="0"/>
                      <w:divBdr>
                        <w:top w:val="none" w:sz="0" w:space="0" w:color="auto"/>
                        <w:left w:val="none" w:sz="0" w:space="0" w:color="auto"/>
                        <w:bottom w:val="none" w:sz="0" w:space="0" w:color="auto"/>
                        <w:right w:val="none" w:sz="0" w:space="0" w:color="auto"/>
                      </w:divBdr>
                    </w:div>
                    <w:div w:id="1237744252">
                      <w:marLeft w:val="0"/>
                      <w:marRight w:val="0"/>
                      <w:marTop w:val="0"/>
                      <w:marBottom w:val="0"/>
                      <w:divBdr>
                        <w:top w:val="none" w:sz="0" w:space="0" w:color="auto"/>
                        <w:left w:val="none" w:sz="0" w:space="0" w:color="auto"/>
                        <w:bottom w:val="none" w:sz="0" w:space="0" w:color="auto"/>
                        <w:right w:val="none" w:sz="0" w:space="0" w:color="auto"/>
                      </w:divBdr>
                    </w:div>
                    <w:div w:id="266234728">
                      <w:marLeft w:val="0"/>
                      <w:marRight w:val="0"/>
                      <w:marTop w:val="0"/>
                      <w:marBottom w:val="0"/>
                      <w:divBdr>
                        <w:top w:val="none" w:sz="0" w:space="0" w:color="auto"/>
                        <w:left w:val="none" w:sz="0" w:space="0" w:color="auto"/>
                        <w:bottom w:val="none" w:sz="0" w:space="0" w:color="auto"/>
                        <w:right w:val="none" w:sz="0" w:space="0" w:color="auto"/>
                      </w:divBdr>
                    </w:div>
                    <w:div w:id="341591248">
                      <w:marLeft w:val="0"/>
                      <w:marRight w:val="0"/>
                      <w:marTop w:val="0"/>
                      <w:marBottom w:val="0"/>
                      <w:divBdr>
                        <w:top w:val="none" w:sz="0" w:space="0" w:color="auto"/>
                        <w:left w:val="none" w:sz="0" w:space="0" w:color="auto"/>
                        <w:bottom w:val="none" w:sz="0" w:space="0" w:color="auto"/>
                        <w:right w:val="none" w:sz="0" w:space="0" w:color="auto"/>
                      </w:divBdr>
                    </w:div>
                    <w:div w:id="1918175848">
                      <w:marLeft w:val="0"/>
                      <w:marRight w:val="0"/>
                      <w:marTop w:val="0"/>
                      <w:marBottom w:val="0"/>
                      <w:divBdr>
                        <w:top w:val="none" w:sz="0" w:space="0" w:color="auto"/>
                        <w:left w:val="none" w:sz="0" w:space="0" w:color="auto"/>
                        <w:bottom w:val="none" w:sz="0" w:space="0" w:color="auto"/>
                        <w:right w:val="none" w:sz="0" w:space="0" w:color="auto"/>
                      </w:divBdr>
                    </w:div>
                    <w:div w:id="802234237">
                      <w:marLeft w:val="0"/>
                      <w:marRight w:val="0"/>
                      <w:marTop w:val="0"/>
                      <w:marBottom w:val="0"/>
                      <w:divBdr>
                        <w:top w:val="none" w:sz="0" w:space="0" w:color="auto"/>
                        <w:left w:val="none" w:sz="0" w:space="0" w:color="auto"/>
                        <w:bottom w:val="none" w:sz="0" w:space="0" w:color="auto"/>
                        <w:right w:val="none" w:sz="0" w:space="0" w:color="auto"/>
                      </w:divBdr>
                    </w:div>
                    <w:div w:id="2102986352">
                      <w:marLeft w:val="0"/>
                      <w:marRight w:val="0"/>
                      <w:marTop w:val="0"/>
                      <w:marBottom w:val="0"/>
                      <w:divBdr>
                        <w:top w:val="none" w:sz="0" w:space="0" w:color="auto"/>
                        <w:left w:val="none" w:sz="0" w:space="0" w:color="auto"/>
                        <w:bottom w:val="none" w:sz="0" w:space="0" w:color="auto"/>
                        <w:right w:val="none" w:sz="0" w:space="0" w:color="auto"/>
                      </w:divBdr>
                    </w:div>
                    <w:div w:id="52504746">
                      <w:marLeft w:val="0"/>
                      <w:marRight w:val="0"/>
                      <w:marTop w:val="0"/>
                      <w:marBottom w:val="0"/>
                      <w:divBdr>
                        <w:top w:val="none" w:sz="0" w:space="0" w:color="auto"/>
                        <w:left w:val="none" w:sz="0" w:space="0" w:color="auto"/>
                        <w:bottom w:val="none" w:sz="0" w:space="0" w:color="auto"/>
                        <w:right w:val="none" w:sz="0" w:space="0" w:color="auto"/>
                      </w:divBdr>
                    </w:div>
                    <w:div w:id="565189643">
                      <w:marLeft w:val="0"/>
                      <w:marRight w:val="0"/>
                      <w:marTop w:val="0"/>
                      <w:marBottom w:val="0"/>
                      <w:divBdr>
                        <w:top w:val="none" w:sz="0" w:space="0" w:color="auto"/>
                        <w:left w:val="none" w:sz="0" w:space="0" w:color="auto"/>
                        <w:bottom w:val="none" w:sz="0" w:space="0" w:color="auto"/>
                        <w:right w:val="none" w:sz="0" w:space="0" w:color="auto"/>
                      </w:divBdr>
                    </w:div>
                    <w:div w:id="1547908381">
                      <w:marLeft w:val="0"/>
                      <w:marRight w:val="0"/>
                      <w:marTop w:val="0"/>
                      <w:marBottom w:val="0"/>
                      <w:divBdr>
                        <w:top w:val="none" w:sz="0" w:space="0" w:color="auto"/>
                        <w:left w:val="none" w:sz="0" w:space="0" w:color="auto"/>
                        <w:bottom w:val="none" w:sz="0" w:space="0" w:color="auto"/>
                        <w:right w:val="none" w:sz="0" w:space="0" w:color="auto"/>
                      </w:divBdr>
                    </w:div>
                    <w:div w:id="710113099">
                      <w:marLeft w:val="0"/>
                      <w:marRight w:val="0"/>
                      <w:marTop w:val="0"/>
                      <w:marBottom w:val="0"/>
                      <w:divBdr>
                        <w:top w:val="none" w:sz="0" w:space="0" w:color="auto"/>
                        <w:left w:val="none" w:sz="0" w:space="0" w:color="auto"/>
                        <w:bottom w:val="none" w:sz="0" w:space="0" w:color="auto"/>
                        <w:right w:val="none" w:sz="0" w:space="0" w:color="auto"/>
                      </w:divBdr>
                    </w:div>
                    <w:div w:id="828207405">
                      <w:marLeft w:val="0"/>
                      <w:marRight w:val="0"/>
                      <w:marTop w:val="0"/>
                      <w:marBottom w:val="0"/>
                      <w:divBdr>
                        <w:top w:val="none" w:sz="0" w:space="0" w:color="auto"/>
                        <w:left w:val="none" w:sz="0" w:space="0" w:color="auto"/>
                        <w:bottom w:val="none" w:sz="0" w:space="0" w:color="auto"/>
                        <w:right w:val="none" w:sz="0" w:space="0" w:color="auto"/>
                      </w:divBdr>
                    </w:div>
                    <w:div w:id="1790276101">
                      <w:marLeft w:val="0"/>
                      <w:marRight w:val="0"/>
                      <w:marTop w:val="0"/>
                      <w:marBottom w:val="0"/>
                      <w:divBdr>
                        <w:top w:val="none" w:sz="0" w:space="0" w:color="auto"/>
                        <w:left w:val="none" w:sz="0" w:space="0" w:color="auto"/>
                        <w:bottom w:val="none" w:sz="0" w:space="0" w:color="auto"/>
                        <w:right w:val="none" w:sz="0" w:space="0" w:color="auto"/>
                      </w:divBdr>
                    </w:div>
                    <w:div w:id="1523088161">
                      <w:marLeft w:val="0"/>
                      <w:marRight w:val="0"/>
                      <w:marTop w:val="0"/>
                      <w:marBottom w:val="0"/>
                      <w:divBdr>
                        <w:top w:val="none" w:sz="0" w:space="0" w:color="auto"/>
                        <w:left w:val="none" w:sz="0" w:space="0" w:color="auto"/>
                        <w:bottom w:val="none" w:sz="0" w:space="0" w:color="auto"/>
                        <w:right w:val="none" w:sz="0" w:space="0" w:color="auto"/>
                      </w:divBdr>
                    </w:div>
                    <w:div w:id="1008026199">
                      <w:marLeft w:val="0"/>
                      <w:marRight w:val="0"/>
                      <w:marTop w:val="0"/>
                      <w:marBottom w:val="0"/>
                      <w:divBdr>
                        <w:top w:val="none" w:sz="0" w:space="0" w:color="auto"/>
                        <w:left w:val="none" w:sz="0" w:space="0" w:color="auto"/>
                        <w:bottom w:val="none" w:sz="0" w:space="0" w:color="auto"/>
                        <w:right w:val="none" w:sz="0" w:space="0" w:color="auto"/>
                      </w:divBdr>
                    </w:div>
                    <w:div w:id="731972124">
                      <w:marLeft w:val="0"/>
                      <w:marRight w:val="0"/>
                      <w:marTop w:val="0"/>
                      <w:marBottom w:val="0"/>
                      <w:divBdr>
                        <w:top w:val="none" w:sz="0" w:space="0" w:color="auto"/>
                        <w:left w:val="none" w:sz="0" w:space="0" w:color="auto"/>
                        <w:bottom w:val="none" w:sz="0" w:space="0" w:color="auto"/>
                        <w:right w:val="none" w:sz="0" w:space="0" w:color="auto"/>
                      </w:divBdr>
                    </w:div>
                    <w:div w:id="1899970567">
                      <w:marLeft w:val="0"/>
                      <w:marRight w:val="0"/>
                      <w:marTop w:val="0"/>
                      <w:marBottom w:val="0"/>
                      <w:divBdr>
                        <w:top w:val="none" w:sz="0" w:space="0" w:color="auto"/>
                        <w:left w:val="none" w:sz="0" w:space="0" w:color="auto"/>
                        <w:bottom w:val="none" w:sz="0" w:space="0" w:color="auto"/>
                        <w:right w:val="none" w:sz="0" w:space="0" w:color="auto"/>
                      </w:divBdr>
                    </w:div>
                    <w:div w:id="1531331372">
                      <w:marLeft w:val="0"/>
                      <w:marRight w:val="0"/>
                      <w:marTop w:val="0"/>
                      <w:marBottom w:val="0"/>
                      <w:divBdr>
                        <w:top w:val="none" w:sz="0" w:space="0" w:color="auto"/>
                        <w:left w:val="none" w:sz="0" w:space="0" w:color="auto"/>
                        <w:bottom w:val="none" w:sz="0" w:space="0" w:color="auto"/>
                        <w:right w:val="none" w:sz="0" w:space="0" w:color="auto"/>
                      </w:divBdr>
                    </w:div>
                    <w:div w:id="108013456">
                      <w:marLeft w:val="0"/>
                      <w:marRight w:val="0"/>
                      <w:marTop w:val="0"/>
                      <w:marBottom w:val="0"/>
                      <w:divBdr>
                        <w:top w:val="none" w:sz="0" w:space="0" w:color="auto"/>
                        <w:left w:val="none" w:sz="0" w:space="0" w:color="auto"/>
                        <w:bottom w:val="none" w:sz="0" w:space="0" w:color="auto"/>
                        <w:right w:val="none" w:sz="0" w:space="0" w:color="auto"/>
                      </w:divBdr>
                    </w:div>
                    <w:div w:id="1369719238">
                      <w:marLeft w:val="0"/>
                      <w:marRight w:val="0"/>
                      <w:marTop w:val="0"/>
                      <w:marBottom w:val="0"/>
                      <w:divBdr>
                        <w:top w:val="none" w:sz="0" w:space="0" w:color="auto"/>
                        <w:left w:val="none" w:sz="0" w:space="0" w:color="auto"/>
                        <w:bottom w:val="none" w:sz="0" w:space="0" w:color="auto"/>
                        <w:right w:val="none" w:sz="0" w:space="0" w:color="auto"/>
                      </w:divBdr>
                    </w:div>
                    <w:div w:id="1866676005">
                      <w:marLeft w:val="0"/>
                      <w:marRight w:val="0"/>
                      <w:marTop w:val="0"/>
                      <w:marBottom w:val="0"/>
                      <w:divBdr>
                        <w:top w:val="none" w:sz="0" w:space="0" w:color="auto"/>
                        <w:left w:val="none" w:sz="0" w:space="0" w:color="auto"/>
                        <w:bottom w:val="none" w:sz="0" w:space="0" w:color="auto"/>
                        <w:right w:val="none" w:sz="0" w:space="0" w:color="auto"/>
                      </w:divBdr>
                    </w:div>
                    <w:div w:id="635915638">
                      <w:marLeft w:val="0"/>
                      <w:marRight w:val="0"/>
                      <w:marTop w:val="0"/>
                      <w:marBottom w:val="0"/>
                      <w:divBdr>
                        <w:top w:val="none" w:sz="0" w:space="0" w:color="auto"/>
                        <w:left w:val="none" w:sz="0" w:space="0" w:color="auto"/>
                        <w:bottom w:val="none" w:sz="0" w:space="0" w:color="auto"/>
                        <w:right w:val="none" w:sz="0" w:space="0" w:color="auto"/>
                      </w:divBdr>
                    </w:div>
                    <w:div w:id="1037311760">
                      <w:marLeft w:val="0"/>
                      <w:marRight w:val="0"/>
                      <w:marTop w:val="0"/>
                      <w:marBottom w:val="0"/>
                      <w:divBdr>
                        <w:top w:val="none" w:sz="0" w:space="0" w:color="auto"/>
                        <w:left w:val="none" w:sz="0" w:space="0" w:color="auto"/>
                        <w:bottom w:val="none" w:sz="0" w:space="0" w:color="auto"/>
                        <w:right w:val="none" w:sz="0" w:space="0" w:color="auto"/>
                      </w:divBdr>
                    </w:div>
                    <w:div w:id="1038891955">
                      <w:marLeft w:val="0"/>
                      <w:marRight w:val="0"/>
                      <w:marTop w:val="0"/>
                      <w:marBottom w:val="0"/>
                      <w:divBdr>
                        <w:top w:val="none" w:sz="0" w:space="0" w:color="auto"/>
                        <w:left w:val="none" w:sz="0" w:space="0" w:color="auto"/>
                        <w:bottom w:val="none" w:sz="0" w:space="0" w:color="auto"/>
                        <w:right w:val="none" w:sz="0" w:space="0" w:color="auto"/>
                      </w:divBdr>
                    </w:div>
                    <w:div w:id="1359358160">
                      <w:marLeft w:val="0"/>
                      <w:marRight w:val="0"/>
                      <w:marTop w:val="0"/>
                      <w:marBottom w:val="0"/>
                      <w:divBdr>
                        <w:top w:val="none" w:sz="0" w:space="0" w:color="auto"/>
                        <w:left w:val="none" w:sz="0" w:space="0" w:color="auto"/>
                        <w:bottom w:val="none" w:sz="0" w:space="0" w:color="auto"/>
                        <w:right w:val="none" w:sz="0" w:space="0" w:color="auto"/>
                      </w:divBdr>
                    </w:div>
                    <w:div w:id="1414621196">
                      <w:marLeft w:val="0"/>
                      <w:marRight w:val="0"/>
                      <w:marTop w:val="0"/>
                      <w:marBottom w:val="0"/>
                      <w:divBdr>
                        <w:top w:val="none" w:sz="0" w:space="0" w:color="auto"/>
                        <w:left w:val="none" w:sz="0" w:space="0" w:color="auto"/>
                        <w:bottom w:val="none" w:sz="0" w:space="0" w:color="auto"/>
                        <w:right w:val="none" w:sz="0" w:space="0" w:color="auto"/>
                      </w:divBdr>
                    </w:div>
                    <w:div w:id="1097410113">
                      <w:marLeft w:val="0"/>
                      <w:marRight w:val="0"/>
                      <w:marTop w:val="0"/>
                      <w:marBottom w:val="0"/>
                      <w:divBdr>
                        <w:top w:val="none" w:sz="0" w:space="0" w:color="auto"/>
                        <w:left w:val="none" w:sz="0" w:space="0" w:color="auto"/>
                        <w:bottom w:val="none" w:sz="0" w:space="0" w:color="auto"/>
                        <w:right w:val="none" w:sz="0" w:space="0" w:color="auto"/>
                      </w:divBdr>
                    </w:div>
                    <w:div w:id="793014481">
                      <w:marLeft w:val="0"/>
                      <w:marRight w:val="0"/>
                      <w:marTop w:val="0"/>
                      <w:marBottom w:val="0"/>
                      <w:divBdr>
                        <w:top w:val="none" w:sz="0" w:space="0" w:color="auto"/>
                        <w:left w:val="none" w:sz="0" w:space="0" w:color="auto"/>
                        <w:bottom w:val="none" w:sz="0" w:space="0" w:color="auto"/>
                        <w:right w:val="none" w:sz="0" w:space="0" w:color="auto"/>
                      </w:divBdr>
                    </w:div>
                    <w:div w:id="588124170">
                      <w:marLeft w:val="0"/>
                      <w:marRight w:val="0"/>
                      <w:marTop w:val="0"/>
                      <w:marBottom w:val="0"/>
                      <w:divBdr>
                        <w:top w:val="none" w:sz="0" w:space="0" w:color="auto"/>
                        <w:left w:val="none" w:sz="0" w:space="0" w:color="auto"/>
                        <w:bottom w:val="none" w:sz="0" w:space="0" w:color="auto"/>
                        <w:right w:val="none" w:sz="0" w:space="0" w:color="auto"/>
                      </w:divBdr>
                    </w:div>
                    <w:div w:id="1824660244">
                      <w:marLeft w:val="0"/>
                      <w:marRight w:val="0"/>
                      <w:marTop w:val="0"/>
                      <w:marBottom w:val="0"/>
                      <w:divBdr>
                        <w:top w:val="none" w:sz="0" w:space="0" w:color="auto"/>
                        <w:left w:val="none" w:sz="0" w:space="0" w:color="auto"/>
                        <w:bottom w:val="none" w:sz="0" w:space="0" w:color="auto"/>
                        <w:right w:val="none" w:sz="0" w:space="0" w:color="auto"/>
                      </w:divBdr>
                    </w:div>
                    <w:div w:id="1609266060">
                      <w:marLeft w:val="0"/>
                      <w:marRight w:val="0"/>
                      <w:marTop w:val="0"/>
                      <w:marBottom w:val="0"/>
                      <w:divBdr>
                        <w:top w:val="none" w:sz="0" w:space="0" w:color="auto"/>
                        <w:left w:val="none" w:sz="0" w:space="0" w:color="auto"/>
                        <w:bottom w:val="none" w:sz="0" w:space="0" w:color="auto"/>
                        <w:right w:val="none" w:sz="0" w:space="0" w:color="auto"/>
                      </w:divBdr>
                    </w:div>
                    <w:div w:id="2051034614">
                      <w:marLeft w:val="0"/>
                      <w:marRight w:val="0"/>
                      <w:marTop w:val="0"/>
                      <w:marBottom w:val="0"/>
                      <w:divBdr>
                        <w:top w:val="none" w:sz="0" w:space="0" w:color="auto"/>
                        <w:left w:val="none" w:sz="0" w:space="0" w:color="auto"/>
                        <w:bottom w:val="none" w:sz="0" w:space="0" w:color="auto"/>
                        <w:right w:val="none" w:sz="0" w:space="0" w:color="auto"/>
                      </w:divBdr>
                    </w:div>
                    <w:div w:id="2063407287">
                      <w:marLeft w:val="0"/>
                      <w:marRight w:val="0"/>
                      <w:marTop w:val="0"/>
                      <w:marBottom w:val="0"/>
                      <w:divBdr>
                        <w:top w:val="none" w:sz="0" w:space="0" w:color="auto"/>
                        <w:left w:val="none" w:sz="0" w:space="0" w:color="auto"/>
                        <w:bottom w:val="none" w:sz="0" w:space="0" w:color="auto"/>
                        <w:right w:val="none" w:sz="0" w:space="0" w:color="auto"/>
                      </w:divBdr>
                    </w:div>
                    <w:div w:id="72221799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9803130">
                      <w:marLeft w:val="0"/>
                      <w:marRight w:val="0"/>
                      <w:marTop w:val="0"/>
                      <w:marBottom w:val="0"/>
                      <w:divBdr>
                        <w:top w:val="none" w:sz="0" w:space="0" w:color="auto"/>
                        <w:left w:val="none" w:sz="0" w:space="0" w:color="auto"/>
                        <w:bottom w:val="none" w:sz="0" w:space="0" w:color="auto"/>
                        <w:right w:val="none" w:sz="0" w:space="0" w:color="auto"/>
                      </w:divBdr>
                    </w:div>
                    <w:div w:id="201064910">
                      <w:blockQuote w:val="1"/>
                      <w:marLeft w:val="720"/>
                      <w:marRight w:val="720"/>
                      <w:marTop w:val="100"/>
                      <w:marBottom w:val="100"/>
                      <w:divBdr>
                        <w:top w:val="none" w:sz="0" w:space="0" w:color="auto"/>
                        <w:left w:val="none" w:sz="0" w:space="0" w:color="auto"/>
                        <w:bottom w:val="none" w:sz="0" w:space="0" w:color="auto"/>
                        <w:right w:val="none" w:sz="0" w:space="0" w:color="auto"/>
                      </w:divBdr>
                    </w:div>
                    <w:div w:id="1137575042">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47121">
                      <w:blockQuote w:val="1"/>
                      <w:marLeft w:val="720"/>
                      <w:marRight w:val="720"/>
                      <w:marTop w:val="100"/>
                      <w:marBottom w:val="100"/>
                      <w:divBdr>
                        <w:top w:val="none" w:sz="0" w:space="0" w:color="auto"/>
                        <w:left w:val="none" w:sz="0" w:space="0" w:color="auto"/>
                        <w:bottom w:val="none" w:sz="0" w:space="0" w:color="auto"/>
                        <w:right w:val="none" w:sz="0" w:space="0" w:color="auto"/>
                      </w:divBdr>
                    </w:div>
                    <w:div w:id="397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451366413">
                      <w:marLeft w:val="0"/>
                      <w:marRight w:val="0"/>
                      <w:marTop w:val="0"/>
                      <w:marBottom w:val="0"/>
                      <w:divBdr>
                        <w:top w:val="none" w:sz="0" w:space="0" w:color="auto"/>
                        <w:left w:val="none" w:sz="0" w:space="0" w:color="auto"/>
                        <w:bottom w:val="none" w:sz="0" w:space="0" w:color="auto"/>
                        <w:right w:val="none" w:sz="0" w:space="0" w:color="auto"/>
                      </w:divBdr>
                    </w:div>
                    <w:div w:id="1558517478">
                      <w:marLeft w:val="0"/>
                      <w:marRight w:val="0"/>
                      <w:marTop w:val="0"/>
                      <w:marBottom w:val="0"/>
                      <w:divBdr>
                        <w:top w:val="none" w:sz="0" w:space="0" w:color="auto"/>
                        <w:left w:val="none" w:sz="0" w:space="0" w:color="auto"/>
                        <w:bottom w:val="none" w:sz="0" w:space="0" w:color="auto"/>
                        <w:right w:val="none" w:sz="0" w:space="0" w:color="auto"/>
                      </w:divBdr>
                    </w:div>
                    <w:div w:id="1957327743">
                      <w:marLeft w:val="0"/>
                      <w:marRight w:val="0"/>
                      <w:marTop w:val="0"/>
                      <w:marBottom w:val="0"/>
                      <w:divBdr>
                        <w:top w:val="none" w:sz="0" w:space="0" w:color="auto"/>
                        <w:left w:val="none" w:sz="0" w:space="0" w:color="auto"/>
                        <w:bottom w:val="none" w:sz="0" w:space="0" w:color="auto"/>
                        <w:right w:val="none" w:sz="0" w:space="0" w:color="auto"/>
                      </w:divBdr>
                    </w:div>
                    <w:div w:id="127626311">
                      <w:marLeft w:val="0"/>
                      <w:marRight w:val="0"/>
                      <w:marTop w:val="0"/>
                      <w:marBottom w:val="0"/>
                      <w:divBdr>
                        <w:top w:val="none" w:sz="0" w:space="0" w:color="auto"/>
                        <w:left w:val="none" w:sz="0" w:space="0" w:color="auto"/>
                        <w:bottom w:val="none" w:sz="0" w:space="0" w:color="auto"/>
                        <w:right w:val="none" w:sz="0" w:space="0" w:color="auto"/>
                      </w:divBdr>
                    </w:div>
                    <w:div w:id="2129274995">
                      <w:marLeft w:val="0"/>
                      <w:marRight w:val="0"/>
                      <w:marTop w:val="0"/>
                      <w:marBottom w:val="0"/>
                      <w:divBdr>
                        <w:top w:val="none" w:sz="0" w:space="0" w:color="auto"/>
                        <w:left w:val="none" w:sz="0" w:space="0" w:color="auto"/>
                        <w:bottom w:val="none" w:sz="0" w:space="0" w:color="auto"/>
                        <w:right w:val="none" w:sz="0" w:space="0" w:color="auto"/>
                      </w:divBdr>
                    </w:div>
                    <w:div w:id="1786660097">
                      <w:marLeft w:val="0"/>
                      <w:marRight w:val="0"/>
                      <w:marTop w:val="0"/>
                      <w:marBottom w:val="0"/>
                      <w:divBdr>
                        <w:top w:val="none" w:sz="0" w:space="0" w:color="auto"/>
                        <w:left w:val="none" w:sz="0" w:space="0" w:color="auto"/>
                        <w:bottom w:val="none" w:sz="0" w:space="0" w:color="auto"/>
                        <w:right w:val="none" w:sz="0" w:space="0" w:color="auto"/>
                      </w:divBdr>
                    </w:div>
                    <w:div w:id="1146774591">
                      <w:marLeft w:val="0"/>
                      <w:marRight w:val="0"/>
                      <w:marTop w:val="0"/>
                      <w:marBottom w:val="0"/>
                      <w:divBdr>
                        <w:top w:val="none" w:sz="0" w:space="0" w:color="auto"/>
                        <w:left w:val="none" w:sz="0" w:space="0" w:color="auto"/>
                        <w:bottom w:val="none" w:sz="0" w:space="0" w:color="auto"/>
                        <w:right w:val="none" w:sz="0" w:space="0" w:color="auto"/>
                      </w:divBdr>
                    </w:div>
                    <w:div w:id="1508977885">
                      <w:marLeft w:val="0"/>
                      <w:marRight w:val="0"/>
                      <w:marTop w:val="0"/>
                      <w:marBottom w:val="0"/>
                      <w:divBdr>
                        <w:top w:val="none" w:sz="0" w:space="0" w:color="auto"/>
                        <w:left w:val="none" w:sz="0" w:space="0" w:color="auto"/>
                        <w:bottom w:val="none" w:sz="0" w:space="0" w:color="auto"/>
                        <w:right w:val="none" w:sz="0" w:space="0" w:color="auto"/>
                      </w:divBdr>
                    </w:div>
                    <w:div w:id="783580598">
                      <w:marLeft w:val="0"/>
                      <w:marRight w:val="0"/>
                      <w:marTop w:val="0"/>
                      <w:marBottom w:val="0"/>
                      <w:divBdr>
                        <w:top w:val="none" w:sz="0" w:space="0" w:color="auto"/>
                        <w:left w:val="none" w:sz="0" w:space="0" w:color="auto"/>
                        <w:bottom w:val="none" w:sz="0" w:space="0" w:color="auto"/>
                        <w:right w:val="none" w:sz="0" w:space="0" w:color="auto"/>
                      </w:divBdr>
                      <w:divsChild>
                        <w:div w:id="568733028">
                          <w:marLeft w:val="0"/>
                          <w:marRight w:val="0"/>
                          <w:marTop w:val="0"/>
                          <w:marBottom w:val="0"/>
                          <w:divBdr>
                            <w:top w:val="none" w:sz="0" w:space="0" w:color="auto"/>
                            <w:left w:val="none" w:sz="0" w:space="0" w:color="auto"/>
                            <w:bottom w:val="none" w:sz="0" w:space="0" w:color="auto"/>
                            <w:right w:val="none" w:sz="0" w:space="0" w:color="auto"/>
                          </w:divBdr>
                          <w:divsChild>
                            <w:div w:id="1555896159">
                              <w:marLeft w:val="0"/>
                              <w:marRight w:val="0"/>
                              <w:marTop w:val="0"/>
                              <w:marBottom w:val="0"/>
                              <w:divBdr>
                                <w:top w:val="none" w:sz="0" w:space="0" w:color="auto"/>
                                <w:left w:val="none" w:sz="0" w:space="0" w:color="auto"/>
                                <w:bottom w:val="none" w:sz="0" w:space="0" w:color="auto"/>
                                <w:right w:val="none" w:sz="0" w:space="0" w:color="auto"/>
                              </w:divBdr>
                            </w:div>
                          </w:divsChild>
                        </w:div>
                        <w:div w:id="2042243153">
                          <w:marLeft w:val="0"/>
                          <w:marRight w:val="0"/>
                          <w:marTop w:val="0"/>
                          <w:marBottom w:val="0"/>
                          <w:divBdr>
                            <w:top w:val="none" w:sz="0" w:space="0" w:color="auto"/>
                            <w:left w:val="none" w:sz="0" w:space="0" w:color="auto"/>
                            <w:bottom w:val="none" w:sz="0" w:space="0" w:color="auto"/>
                            <w:right w:val="none" w:sz="0" w:space="0" w:color="auto"/>
                          </w:divBdr>
                        </w:div>
                      </w:divsChild>
                    </w:div>
                    <w:div w:id="1484010208">
                      <w:marLeft w:val="0"/>
                      <w:marRight w:val="0"/>
                      <w:marTop w:val="0"/>
                      <w:marBottom w:val="0"/>
                      <w:divBdr>
                        <w:top w:val="none" w:sz="0" w:space="0" w:color="auto"/>
                        <w:left w:val="none" w:sz="0" w:space="0" w:color="auto"/>
                        <w:bottom w:val="none" w:sz="0" w:space="0" w:color="auto"/>
                        <w:right w:val="none" w:sz="0" w:space="0" w:color="auto"/>
                      </w:divBdr>
                      <w:divsChild>
                        <w:div w:id="1864436642">
                          <w:marLeft w:val="0"/>
                          <w:marRight w:val="0"/>
                          <w:marTop w:val="0"/>
                          <w:marBottom w:val="0"/>
                          <w:divBdr>
                            <w:top w:val="none" w:sz="0" w:space="0" w:color="auto"/>
                            <w:left w:val="none" w:sz="0" w:space="0" w:color="auto"/>
                            <w:bottom w:val="none" w:sz="0" w:space="0" w:color="auto"/>
                            <w:right w:val="none" w:sz="0" w:space="0" w:color="auto"/>
                          </w:divBdr>
                        </w:div>
                        <w:div w:id="1165052595">
                          <w:marLeft w:val="0"/>
                          <w:marRight w:val="0"/>
                          <w:marTop w:val="0"/>
                          <w:marBottom w:val="0"/>
                          <w:divBdr>
                            <w:top w:val="none" w:sz="0" w:space="0" w:color="auto"/>
                            <w:left w:val="none" w:sz="0" w:space="0" w:color="auto"/>
                            <w:bottom w:val="none" w:sz="0" w:space="0" w:color="auto"/>
                            <w:right w:val="none" w:sz="0" w:space="0" w:color="auto"/>
                          </w:divBdr>
                        </w:div>
                      </w:divsChild>
                    </w:div>
                    <w:div w:id="1095249070">
                      <w:marLeft w:val="0"/>
                      <w:marRight w:val="0"/>
                      <w:marTop w:val="0"/>
                      <w:marBottom w:val="0"/>
                      <w:divBdr>
                        <w:top w:val="none" w:sz="0" w:space="0" w:color="auto"/>
                        <w:left w:val="none" w:sz="0" w:space="0" w:color="auto"/>
                        <w:bottom w:val="none" w:sz="0" w:space="0" w:color="auto"/>
                        <w:right w:val="none" w:sz="0" w:space="0" w:color="auto"/>
                      </w:divBdr>
                      <w:divsChild>
                        <w:div w:id="39792258">
                          <w:marLeft w:val="0"/>
                          <w:marRight w:val="0"/>
                          <w:marTop w:val="0"/>
                          <w:marBottom w:val="0"/>
                          <w:divBdr>
                            <w:top w:val="none" w:sz="0" w:space="0" w:color="auto"/>
                            <w:left w:val="none" w:sz="0" w:space="0" w:color="auto"/>
                            <w:bottom w:val="none" w:sz="0" w:space="0" w:color="auto"/>
                            <w:right w:val="none" w:sz="0" w:space="0" w:color="auto"/>
                          </w:divBdr>
                          <w:divsChild>
                            <w:div w:id="1484538642">
                              <w:marLeft w:val="0"/>
                              <w:marRight w:val="0"/>
                              <w:marTop w:val="0"/>
                              <w:marBottom w:val="0"/>
                              <w:divBdr>
                                <w:top w:val="none" w:sz="0" w:space="0" w:color="auto"/>
                                <w:left w:val="none" w:sz="0" w:space="0" w:color="auto"/>
                                <w:bottom w:val="none" w:sz="0" w:space="0" w:color="auto"/>
                                <w:right w:val="none" w:sz="0" w:space="0" w:color="auto"/>
                              </w:divBdr>
                            </w:div>
                            <w:div w:id="8067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81526">
                      <w:marLeft w:val="0"/>
                      <w:marRight w:val="0"/>
                      <w:marTop w:val="0"/>
                      <w:marBottom w:val="0"/>
                      <w:divBdr>
                        <w:top w:val="none" w:sz="0" w:space="0" w:color="auto"/>
                        <w:left w:val="none" w:sz="0" w:space="0" w:color="auto"/>
                        <w:bottom w:val="none" w:sz="0" w:space="0" w:color="auto"/>
                        <w:right w:val="none" w:sz="0" w:space="0" w:color="auto"/>
                      </w:divBdr>
                      <w:divsChild>
                        <w:div w:id="2140800071">
                          <w:marLeft w:val="0"/>
                          <w:marRight w:val="0"/>
                          <w:marTop w:val="0"/>
                          <w:marBottom w:val="0"/>
                          <w:divBdr>
                            <w:top w:val="none" w:sz="0" w:space="0" w:color="auto"/>
                            <w:left w:val="none" w:sz="0" w:space="0" w:color="auto"/>
                            <w:bottom w:val="none" w:sz="0" w:space="0" w:color="auto"/>
                            <w:right w:val="none" w:sz="0" w:space="0" w:color="auto"/>
                          </w:divBdr>
                          <w:divsChild>
                            <w:div w:id="849754136">
                              <w:marLeft w:val="0"/>
                              <w:marRight w:val="0"/>
                              <w:marTop w:val="0"/>
                              <w:marBottom w:val="0"/>
                              <w:divBdr>
                                <w:top w:val="none" w:sz="0" w:space="0" w:color="auto"/>
                                <w:left w:val="none" w:sz="0" w:space="0" w:color="auto"/>
                                <w:bottom w:val="none" w:sz="0" w:space="0" w:color="auto"/>
                                <w:right w:val="none" w:sz="0" w:space="0" w:color="auto"/>
                              </w:divBdr>
                            </w:div>
                          </w:divsChild>
                        </w:div>
                        <w:div w:id="338892288">
                          <w:marLeft w:val="0"/>
                          <w:marRight w:val="0"/>
                          <w:marTop w:val="0"/>
                          <w:marBottom w:val="0"/>
                          <w:divBdr>
                            <w:top w:val="none" w:sz="0" w:space="0" w:color="auto"/>
                            <w:left w:val="none" w:sz="0" w:space="0" w:color="auto"/>
                            <w:bottom w:val="none" w:sz="0" w:space="0" w:color="auto"/>
                            <w:right w:val="none" w:sz="0" w:space="0" w:color="auto"/>
                          </w:divBdr>
                        </w:div>
                        <w:div w:id="474447259">
                          <w:marLeft w:val="0"/>
                          <w:marRight w:val="0"/>
                          <w:marTop w:val="0"/>
                          <w:marBottom w:val="0"/>
                          <w:divBdr>
                            <w:top w:val="none" w:sz="0" w:space="0" w:color="auto"/>
                            <w:left w:val="none" w:sz="0" w:space="0" w:color="auto"/>
                            <w:bottom w:val="none" w:sz="0" w:space="0" w:color="auto"/>
                            <w:right w:val="none" w:sz="0" w:space="0" w:color="auto"/>
                          </w:divBdr>
                          <w:divsChild>
                            <w:div w:id="2064020756">
                              <w:marLeft w:val="0"/>
                              <w:marRight w:val="0"/>
                              <w:marTop w:val="0"/>
                              <w:marBottom w:val="0"/>
                              <w:divBdr>
                                <w:top w:val="none" w:sz="0" w:space="0" w:color="auto"/>
                                <w:left w:val="none" w:sz="0" w:space="0" w:color="auto"/>
                                <w:bottom w:val="none" w:sz="0" w:space="0" w:color="auto"/>
                                <w:right w:val="none" w:sz="0" w:space="0" w:color="auto"/>
                              </w:divBdr>
                            </w:div>
                            <w:div w:id="452746614">
                              <w:marLeft w:val="0"/>
                              <w:marRight w:val="0"/>
                              <w:marTop w:val="0"/>
                              <w:marBottom w:val="0"/>
                              <w:divBdr>
                                <w:top w:val="none" w:sz="0" w:space="0" w:color="auto"/>
                                <w:left w:val="none" w:sz="0" w:space="0" w:color="auto"/>
                                <w:bottom w:val="none" w:sz="0" w:space="0" w:color="auto"/>
                                <w:right w:val="none" w:sz="0" w:space="0" w:color="auto"/>
                              </w:divBdr>
                            </w:div>
                          </w:divsChild>
                        </w:div>
                        <w:div w:id="1412776516">
                          <w:marLeft w:val="0"/>
                          <w:marRight w:val="0"/>
                          <w:marTop w:val="0"/>
                          <w:marBottom w:val="0"/>
                          <w:divBdr>
                            <w:top w:val="none" w:sz="0" w:space="0" w:color="auto"/>
                            <w:left w:val="none" w:sz="0" w:space="0" w:color="auto"/>
                            <w:bottom w:val="none" w:sz="0" w:space="0" w:color="auto"/>
                            <w:right w:val="none" w:sz="0" w:space="0" w:color="auto"/>
                          </w:divBdr>
                          <w:divsChild>
                            <w:div w:id="1714185786">
                              <w:marLeft w:val="0"/>
                              <w:marRight w:val="0"/>
                              <w:marTop w:val="0"/>
                              <w:marBottom w:val="0"/>
                              <w:divBdr>
                                <w:top w:val="none" w:sz="0" w:space="0" w:color="auto"/>
                                <w:left w:val="none" w:sz="0" w:space="0" w:color="auto"/>
                                <w:bottom w:val="none" w:sz="0" w:space="0" w:color="auto"/>
                                <w:right w:val="none" w:sz="0" w:space="0" w:color="auto"/>
                              </w:divBdr>
                              <w:divsChild>
                                <w:div w:id="2017340845">
                                  <w:marLeft w:val="0"/>
                                  <w:marRight w:val="0"/>
                                  <w:marTop w:val="0"/>
                                  <w:marBottom w:val="0"/>
                                  <w:divBdr>
                                    <w:top w:val="none" w:sz="0" w:space="0" w:color="auto"/>
                                    <w:left w:val="none" w:sz="0" w:space="0" w:color="auto"/>
                                    <w:bottom w:val="none" w:sz="0" w:space="0" w:color="auto"/>
                                    <w:right w:val="none" w:sz="0" w:space="0" w:color="auto"/>
                                  </w:divBdr>
                                  <w:divsChild>
                                    <w:div w:id="1631126256">
                                      <w:marLeft w:val="0"/>
                                      <w:marRight w:val="0"/>
                                      <w:marTop w:val="0"/>
                                      <w:marBottom w:val="0"/>
                                      <w:divBdr>
                                        <w:top w:val="none" w:sz="0" w:space="0" w:color="auto"/>
                                        <w:left w:val="none" w:sz="0" w:space="0" w:color="auto"/>
                                        <w:bottom w:val="none" w:sz="0" w:space="0" w:color="auto"/>
                                        <w:right w:val="none" w:sz="0" w:space="0" w:color="auto"/>
                                      </w:divBdr>
                                    </w:div>
                                    <w:div w:id="656036651">
                                      <w:marLeft w:val="0"/>
                                      <w:marRight w:val="0"/>
                                      <w:marTop w:val="0"/>
                                      <w:marBottom w:val="0"/>
                                      <w:divBdr>
                                        <w:top w:val="none" w:sz="0" w:space="0" w:color="auto"/>
                                        <w:left w:val="none" w:sz="0" w:space="0" w:color="auto"/>
                                        <w:bottom w:val="none" w:sz="0" w:space="0" w:color="auto"/>
                                        <w:right w:val="none" w:sz="0" w:space="0" w:color="auto"/>
                                      </w:divBdr>
                                    </w:div>
                                    <w:div w:id="860778386">
                                      <w:marLeft w:val="0"/>
                                      <w:marRight w:val="0"/>
                                      <w:marTop w:val="0"/>
                                      <w:marBottom w:val="0"/>
                                      <w:divBdr>
                                        <w:top w:val="none" w:sz="0" w:space="0" w:color="auto"/>
                                        <w:left w:val="none" w:sz="0" w:space="0" w:color="auto"/>
                                        <w:bottom w:val="none" w:sz="0" w:space="0" w:color="auto"/>
                                        <w:right w:val="none" w:sz="0" w:space="0" w:color="auto"/>
                                      </w:divBdr>
                                    </w:div>
                                    <w:div w:id="1458836555">
                                      <w:marLeft w:val="0"/>
                                      <w:marRight w:val="0"/>
                                      <w:marTop w:val="0"/>
                                      <w:marBottom w:val="0"/>
                                      <w:divBdr>
                                        <w:top w:val="none" w:sz="0" w:space="0" w:color="auto"/>
                                        <w:left w:val="none" w:sz="0" w:space="0" w:color="auto"/>
                                        <w:bottom w:val="none" w:sz="0" w:space="0" w:color="auto"/>
                                        <w:right w:val="none" w:sz="0" w:space="0" w:color="auto"/>
                                      </w:divBdr>
                                      <w:divsChild>
                                        <w:div w:id="1354839042">
                                          <w:marLeft w:val="0"/>
                                          <w:marRight w:val="0"/>
                                          <w:marTop w:val="0"/>
                                          <w:marBottom w:val="0"/>
                                          <w:divBdr>
                                            <w:top w:val="none" w:sz="0" w:space="0" w:color="auto"/>
                                            <w:left w:val="none" w:sz="0" w:space="0" w:color="auto"/>
                                            <w:bottom w:val="none" w:sz="0" w:space="0" w:color="auto"/>
                                            <w:right w:val="none" w:sz="0" w:space="0" w:color="auto"/>
                                          </w:divBdr>
                                        </w:div>
                                      </w:divsChild>
                                    </w:div>
                                    <w:div w:id="516847893">
                                      <w:marLeft w:val="0"/>
                                      <w:marRight w:val="0"/>
                                      <w:marTop w:val="0"/>
                                      <w:marBottom w:val="0"/>
                                      <w:divBdr>
                                        <w:top w:val="none" w:sz="0" w:space="0" w:color="auto"/>
                                        <w:left w:val="none" w:sz="0" w:space="0" w:color="auto"/>
                                        <w:bottom w:val="none" w:sz="0" w:space="0" w:color="auto"/>
                                        <w:right w:val="none" w:sz="0" w:space="0" w:color="auto"/>
                                      </w:divBdr>
                                      <w:divsChild>
                                        <w:div w:id="315570691">
                                          <w:marLeft w:val="0"/>
                                          <w:marRight w:val="0"/>
                                          <w:marTop w:val="0"/>
                                          <w:marBottom w:val="0"/>
                                          <w:divBdr>
                                            <w:top w:val="none" w:sz="0" w:space="0" w:color="auto"/>
                                            <w:left w:val="none" w:sz="0" w:space="0" w:color="auto"/>
                                            <w:bottom w:val="none" w:sz="0" w:space="0" w:color="auto"/>
                                            <w:right w:val="none" w:sz="0" w:space="0" w:color="auto"/>
                                          </w:divBdr>
                                          <w:divsChild>
                                            <w:div w:id="1806895113">
                                              <w:marLeft w:val="0"/>
                                              <w:marRight w:val="0"/>
                                              <w:marTop w:val="0"/>
                                              <w:marBottom w:val="0"/>
                                              <w:divBdr>
                                                <w:top w:val="none" w:sz="0" w:space="0" w:color="auto"/>
                                                <w:left w:val="none" w:sz="0" w:space="0" w:color="auto"/>
                                                <w:bottom w:val="none" w:sz="0" w:space="0" w:color="auto"/>
                                                <w:right w:val="none" w:sz="0" w:space="0" w:color="auto"/>
                                              </w:divBdr>
                                              <w:divsChild>
                                                <w:div w:id="331184936">
                                                  <w:marLeft w:val="150"/>
                                                  <w:marRight w:val="0"/>
                                                  <w:marTop w:val="0"/>
                                                  <w:marBottom w:val="0"/>
                                                  <w:divBdr>
                                                    <w:top w:val="none" w:sz="0" w:space="0" w:color="auto"/>
                                                    <w:left w:val="none" w:sz="0" w:space="0" w:color="auto"/>
                                                    <w:bottom w:val="none" w:sz="0" w:space="0" w:color="auto"/>
                                                    <w:right w:val="none" w:sz="0" w:space="0" w:color="auto"/>
                                                  </w:divBdr>
                                                  <w:divsChild>
                                                    <w:div w:id="473833809">
                                                      <w:marLeft w:val="0"/>
                                                      <w:marRight w:val="0"/>
                                                      <w:marTop w:val="0"/>
                                                      <w:marBottom w:val="0"/>
                                                      <w:divBdr>
                                                        <w:top w:val="none" w:sz="0" w:space="0" w:color="auto"/>
                                                        <w:left w:val="none" w:sz="0" w:space="0" w:color="auto"/>
                                                        <w:bottom w:val="none" w:sz="0" w:space="0" w:color="auto"/>
                                                        <w:right w:val="none" w:sz="0" w:space="0" w:color="auto"/>
                                                      </w:divBdr>
                                                    </w:div>
                                                    <w:div w:id="11223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8381">
                                              <w:marLeft w:val="0"/>
                                              <w:marRight w:val="0"/>
                                              <w:marTop w:val="0"/>
                                              <w:marBottom w:val="0"/>
                                              <w:divBdr>
                                                <w:top w:val="none" w:sz="0" w:space="0" w:color="auto"/>
                                                <w:left w:val="none" w:sz="0" w:space="0" w:color="auto"/>
                                                <w:bottom w:val="none" w:sz="0" w:space="0" w:color="auto"/>
                                                <w:right w:val="none" w:sz="0" w:space="0" w:color="auto"/>
                                              </w:divBdr>
                                            </w:div>
                                            <w:div w:id="1793398279">
                                              <w:marLeft w:val="0"/>
                                              <w:marRight w:val="0"/>
                                              <w:marTop w:val="0"/>
                                              <w:marBottom w:val="0"/>
                                              <w:divBdr>
                                                <w:top w:val="none" w:sz="0" w:space="0" w:color="auto"/>
                                                <w:left w:val="none" w:sz="0" w:space="0" w:color="auto"/>
                                                <w:bottom w:val="none" w:sz="0" w:space="0" w:color="auto"/>
                                                <w:right w:val="none" w:sz="0" w:space="0" w:color="auto"/>
                                              </w:divBdr>
                                              <w:divsChild>
                                                <w:div w:id="75097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593404">
                      <w:marLeft w:val="0"/>
                      <w:marRight w:val="0"/>
                      <w:marTop w:val="0"/>
                      <w:marBottom w:val="0"/>
                      <w:divBdr>
                        <w:top w:val="none" w:sz="0" w:space="0" w:color="auto"/>
                        <w:left w:val="none" w:sz="0" w:space="0" w:color="auto"/>
                        <w:bottom w:val="none" w:sz="0" w:space="0" w:color="auto"/>
                        <w:right w:val="none" w:sz="0" w:space="0" w:color="auto"/>
                      </w:divBdr>
                    </w:div>
                    <w:div w:id="306130209">
                      <w:marLeft w:val="0"/>
                      <w:marRight w:val="0"/>
                      <w:marTop w:val="0"/>
                      <w:marBottom w:val="0"/>
                      <w:divBdr>
                        <w:top w:val="none" w:sz="0" w:space="0" w:color="auto"/>
                        <w:left w:val="none" w:sz="0" w:space="0" w:color="auto"/>
                        <w:bottom w:val="none" w:sz="0" w:space="0" w:color="auto"/>
                        <w:right w:val="none" w:sz="0" w:space="0" w:color="auto"/>
                      </w:divBdr>
                      <w:divsChild>
                        <w:div w:id="504251743">
                          <w:marLeft w:val="0"/>
                          <w:marRight w:val="0"/>
                          <w:marTop w:val="0"/>
                          <w:marBottom w:val="0"/>
                          <w:divBdr>
                            <w:top w:val="none" w:sz="0" w:space="0" w:color="auto"/>
                            <w:left w:val="none" w:sz="0" w:space="0" w:color="auto"/>
                            <w:bottom w:val="none" w:sz="0" w:space="0" w:color="auto"/>
                            <w:right w:val="none" w:sz="0" w:space="0" w:color="auto"/>
                          </w:divBdr>
                        </w:div>
                        <w:div w:id="1499150524">
                          <w:marLeft w:val="0"/>
                          <w:marRight w:val="0"/>
                          <w:marTop w:val="0"/>
                          <w:marBottom w:val="0"/>
                          <w:divBdr>
                            <w:top w:val="none" w:sz="0" w:space="0" w:color="auto"/>
                            <w:left w:val="none" w:sz="0" w:space="0" w:color="auto"/>
                            <w:bottom w:val="none" w:sz="0" w:space="0" w:color="auto"/>
                            <w:right w:val="none" w:sz="0" w:space="0" w:color="auto"/>
                          </w:divBdr>
                        </w:div>
                        <w:div w:id="426079004">
                          <w:marLeft w:val="0"/>
                          <w:marRight w:val="0"/>
                          <w:marTop w:val="0"/>
                          <w:marBottom w:val="0"/>
                          <w:divBdr>
                            <w:top w:val="none" w:sz="0" w:space="0" w:color="auto"/>
                            <w:left w:val="none" w:sz="0" w:space="0" w:color="auto"/>
                            <w:bottom w:val="none" w:sz="0" w:space="0" w:color="auto"/>
                            <w:right w:val="none" w:sz="0" w:space="0" w:color="auto"/>
                          </w:divBdr>
                        </w:div>
                      </w:divsChild>
                    </w:div>
                    <w:div w:id="1903444989">
                      <w:marLeft w:val="0"/>
                      <w:marRight w:val="0"/>
                      <w:marTop w:val="0"/>
                      <w:marBottom w:val="0"/>
                      <w:divBdr>
                        <w:top w:val="none" w:sz="0" w:space="0" w:color="auto"/>
                        <w:left w:val="none" w:sz="0" w:space="0" w:color="auto"/>
                        <w:bottom w:val="none" w:sz="0" w:space="0" w:color="auto"/>
                        <w:right w:val="none" w:sz="0" w:space="0" w:color="auto"/>
                      </w:divBdr>
                      <w:divsChild>
                        <w:div w:id="1743213987">
                          <w:marLeft w:val="0"/>
                          <w:marRight w:val="0"/>
                          <w:marTop w:val="0"/>
                          <w:marBottom w:val="0"/>
                          <w:divBdr>
                            <w:top w:val="none" w:sz="0" w:space="0" w:color="auto"/>
                            <w:left w:val="none" w:sz="0" w:space="0" w:color="auto"/>
                            <w:bottom w:val="none" w:sz="0" w:space="0" w:color="auto"/>
                            <w:right w:val="none" w:sz="0" w:space="0" w:color="auto"/>
                          </w:divBdr>
                        </w:div>
                        <w:div w:id="1575235395">
                          <w:marLeft w:val="0"/>
                          <w:marRight w:val="0"/>
                          <w:marTop w:val="0"/>
                          <w:marBottom w:val="0"/>
                          <w:divBdr>
                            <w:top w:val="none" w:sz="0" w:space="0" w:color="auto"/>
                            <w:left w:val="none" w:sz="0" w:space="0" w:color="auto"/>
                            <w:bottom w:val="none" w:sz="0" w:space="0" w:color="auto"/>
                            <w:right w:val="none" w:sz="0" w:space="0" w:color="auto"/>
                          </w:divBdr>
                        </w:div>
                        <w:div w:id="707493549">
                          <w:marLeft w:val="0"/>
                          <w:marRight w:val="0"/>
                          <w:marTop w:val="0"/>
                          <w:marBottom w:val="0"/>
                          <w:divBdr>
                            <w:top w:val="none" w:sz="0" w:space="0" w:color="auto"/>
                            <w:left w:val="none" w:sz="0" w:space="0" w:color="auto"/>
                            <w:bottom w:val="none" w:sz="0" w:space="0" w:color="auto"/>
                            <w:right w:val="none" w:sz="0" w:space="0" w:color="auto"/>
                          </w:divBdr>
                        </w:div>
                      </w:divsChild>
                    </w:div>
                    <w:div w:id="691537255">
                      <w:marLeft w:val="0"/>
                      <w:marRight w:val="0"/>
                      <w:marTop w:val="0"/>
                      <w:marBottom w:val="0"/>
                      <w:divBdr>
                        <w:top w:val="none" w:sz="0" w:space="0" w:color="auto"/>
                        <w:left w:val="none" w:sz="0" w:space="0" w:color="auto"/>
                        <w:bottom w:val="none" w:sz="0" w:space="0" w:color="auto"/>
                        <w:right w:val="none" w:sz="0" w:space="0" w:color="auto"/>
                      </w:divBdr>
                      <w:divsChild>
                        <w:div w:id="1464421582">
                          <w:marLeft w:val="0"/>
                          <w:marRight w:val="0"/>
                          <w:marTop w:val="0"/>
                          <w:marBottom w:val="0"/>
                          <w:divBdr>
                            <w:top w:val="none" w:sz="0" w:space="0" w:color="auto"/>
                            <w:left w:val="none" w:sz="0" w:space="0" w:color="auto"/>
                            <w:bottom w:val="none" w:sz="0" w:space="0" w:color="auto"/>
                            <w:right w:val="none" w:sz="0" w:space="0" w:color="auto"/>
                          </w:divBdr>
                        </w:div>
                        <w:div w:id="630405485">
                          <w:marLeft w:val="0"/>
                          <w:marRight w:val="0"/>
                          <w:marTop w:val="0"/>
                          <w:marBottom w:val="0"/>
                          <w:divBdr>
                            <w:top w:val="none" w:sz="0" w:space="0" w:color="auto"/>
                            <w:left w:val="none" w:sz="0" w:space="0" w:color="auto"/>
                            <w:bottom w:val="none" w:sz="0" w:space="0" w:color="auto"/>
                            <w:right w:val="none" w:sz="0" w:space="0" w:color="auto"/>
                          </w:divBdr>
                        </w:div>
                        <w:div w:id="346716536">
                          <w:marLeft w:val="0"/>
                          <w:marRight w:val="0"/>
                          <w:marTop w:val="0"/>
                          <w:marBottom w:val="0"/>
                          <w:divBdr>
                            <w:top w:val="none" w:sz="0" w:space="0" w:color="auto"/>
                            <w:left w:val="none" w:sz="0" w:space="0" w:color="auto"/>
                            <w:bottom w:val="none" w:sz="0" w:space="0" w:color="auto"/>
                            <w:right w:val="none" w:sz="0" w:space="0" w:color="auto"/>
                          </w:divBdr>
                        </w:div>
                      </w:divsChild>
                    </w:div>
                    <w:div w:id="929705226">
                      <w:marLeft w:val="0"/>
                      <w:marRight w:val="0"/>
                      <w:marTop w:val="0"/>
                      <w:marBottom w:val="0"/>
                      <w:divBdr>
                        <w:top w:val="none" w:sz="0" w:space="0" w:color="auto"/>
                        <w:left w:val="none" w:sz="0" w:space="0" w:color="auto"/>
                        <w:bottom w:val="none" w:sz="0" w:space="0" w:color="auto"/>
                        <w:right w:val="none" w:sz="0" w:space="0" w:color="auto"/>
                      </w:divBdr>
                      <w:divsChild>
                        <w:div w:id="1127552241">
                          <w:marLeft w:val="0"/>
                          <w:marRight w:val="0"/>
                          <w:marTop w:val="0"/>
                          <w:marBottom w:val="0"/>
                          <w:divBdr>
                            <w:top w:val="none" w:sz="0" w:space="0" w:color="auto"/>
                            <w:left w:val="none" w:sz="0" w:space="0" w:color="auto"/>
                            <w:bottom w:val="none" w:sz="0" w:space="0" w:color="auto"/>
                            <w:right w:val="none" w:sz="0" w:space="0" w:color="auto"/>
                          </w:divBdr>
                        </w:div>
                        <w:div w:id="1711762310">
                          <w:marLeft w:val="0"/>
                          <w:marRight w:val="0"/>
                          <w:marTop w:val="0"/>
                          <w:marBottom w:val="0"/>
                          <w:divBdr>
                            <w:top w:val="none" w:sz="0" w:space="0" w:color="auto"/>
                            <w:left w:val="none" w:sz="0" w:space="0" w:color="auto"/>
                            <w:bottom w:val="none" w:sz="0" w:space="0" w:color="auto"/>
                            <w:right w:val="none" w:sz="0" w:space="0" w:color="auto"/>
                          </w:divBdr>
                        </w:div>
                        <w:div w:id="464931466">
                          <w:marLeft w:val="0"/>
                          <w:marRight w:val="0"/>
                          <w:marTop w:val="0"/>
                          <w:marBottom w:val="0"/>
                          <w:divBdr>
                            <w:top w:val="none" w:sz="0" w:space="0" w:color="auto"/>
                            <w:left w:val="none" w:sz="0" w:space="0" w:color="auto"/>
                            <w:bottom w:val="none" w:sz="0" w:space="0" w:color="auto"/>
                            <w:right w:val="none" w:sz="0" w:space="0" w:color="auto"/>
                          </w:divBdr>
                        </w:div>
                      </w:divsChild>
                    </w:div>
                    <w:div w:id="506947348">
                      <w:marLeft w:val="0"/>
                      <w:marRight w:val="0"/>
                      <w:marTop w:val="0"/>
                      <w:marBottom w:val="0"/>
                      <w:divBdr>
                        <w:top w:val="none" w:sz="0" w:space="0" w:color="auto"/>
                        <w:left w:val="none" w:sz="0" w:space="0" w:color="auto"/>
                        <w:bottom w:val="none" w:sz="0" w:space="0" w:color="auto"/>
                        <w:right w:val="none" w:sz="0" w:space="0" w:color="auto"/>
                      </w:divBdr>
                      <w:divsChild>
                        <w:div w:id="2124421491">
                          <w:marLeft w:val="0"/>
                          <w:marRight w:val="0"/>
                          <w:marTop w:val="0"/>
                          <w:marBottom w:val="0"/>
                          <w:divBdr>
                            <w:top w:val="none" w:sz="0" w:space="0" w:color="auto"/>
                            <w:left w:val="none" w:sz="0" w:space="0" w:color="auto"/>
                            <w:bottom w:val="none" w:sz="0" w:space="0" w:color="auto"/>
                            <w:right w:val="none" w:sz="0" w:space="0" w:color="auto"/>
                          </w:divBdr>
                        </w:div>
                        <w:div w:id="1920481809">
                          <w:marLeft w:val="0"/>
                          <w:marRight w:val="0"/>
                          <w:marTop w:val="0"/>
                          <w:marBottom w:val="0"/>
                          <w:divBdr>
                            <w:top w:val="none" w:sz="0" w:space="0" w:color="auto"/>
                            <w:left w:val="none" w:sz="0" w:space="0" w:color="auto"/>
                            <w:bottom w:val="none" w:sz="0" w:space="0" w:color="auto"/>
                            <w:right w:val="none" w:sz="0" w:space="0" w:color="auto"/>
                          </w:divBdr>
                        </w:div>
                        <w:div w:id="117718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3200">
                  <w:marLeft w:val="0"/>
                  <w:marRight w:val="0"/>
                  <w:marTop w:val="0"/>
                  <w:marBottom w:val="0"/>
                  <w:divBdr>
                    <w:top w:val="none" w:sz="0" w:space="0" w:color="auto"/>
                    <w:left w:val="none" w:sz="0" w:space="0" w:color="auto"/>
                    <w:bottom w:val="none" w:sz="0" w:space="0" w:color="auto"/>
                    <w:right w:val="none" w:sz="0" w:space="0" w:color="auto"/>
                  </w:divBdr>
                  <w:divsChild>
                    <w:div w:id="1610232868">
                      <w:marLeft w:val="0"/>
                      <w:marRight w:val="0"/>
                      <w:marTop w:val="0"/>
                      <w:marBottom w:val="0"/>
                      <w:divBdr>
                        <w:top w:val="none" w:sz="0" w:space="0" w:color="auto"/>
                        <w:left w:val="none" w:sz="0" w:space="0" w:color="auto"/>
                        <w:bottom w:val="none" w:sz="0" w:space="0" w:color="auto"/>
                        <w:right w:val="none" w:sz="0" w:space="0" w:color="auto"/>
                      </w:divBdr>
                      <w:divsChild>
                        <w:div w:id="650208992">
                          <w:marLeft w:val="0"/>
                          <w:marRight w:val="0"/>
                          <w:marTop w:val="0"/>
                          <w:marBottom w:val="0"/>
                          <w:divBdr>
                            <w:top w:val="none" w:sz="0" w:space="0" w:color="auto"/>
                            <w:left w:val="none" w:sz="0" w:space="0" w:color="auto"/>
                            <w:bottom w:val="none" w:sz="0" w:space="0" w:color="auto"/>
                            <w:right w:val="none" w:sz="0" w:space="0" w:color="auto"/>
                          </w:divBdr>
                          <w:divsChild>
                            <w:div w:id="1146628216">
                              <w:marLeft w:val="0"/>
                              <w:marRight w:val="0"/>
                              <w:marTop w:val="0"/>
                              <w:marBottom w:val="0"/>
                              <w:divBdr>
                                <w:top w:val="none" w:sz="0" w:space="0" w:color="auto"/>
                                <w:left w:val="none" w:sz="0" w:space="0" w:color="auto"/>
                                <w:bottom w:val="none" w:sz="0" w:space="0" w:color="auto"/>
                                <w:right w:val="none" w:sz="0" w:space="0" w:color="auto"/>
                              </w:divBdr>
                            </w:div>
                          </w:divsChild>
                        </w:div>
                        <w:div w:id="99611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9510">
                  <w:marLeft w:val="0"/>
                  <w:marRight w:val="0"/>
                  <w:marTop w:val="0"/>
                  <w:marBottom w:val="0"/>
                  <w:divBdr>
                    <w:top w:val="none" w:sz="0" w:space="0" w:color="auto"/>
                    <w:left w:val="none" w:sz="0" w:space="0" w:color="auto"/>
                    <w:bottom w:val="none" w:sz="0" w:space="0" w:color="auto"/>
                    <w:right w:val="none" w:sz="0" w:space="0" w:color="auto"/>
                  </w:divBdr>
                  <w:divsChild>
                    <w:div w:id="697052460">
                      <w:marLeft w:val="0"/>
                      <w:marRight w:val="0"/>
                      <w:marTop w:val="0"/>
                      <w:marBottom w:val="0"/>
                      <w:divBdr>
                        <w:top w:val="none" w:sz="0" w:space="0" w:color="auto"/>
                        <w:left w:val="none" w:sz="0" w:space="0" w:color="auto"/>
                        <w:bottom w:val="none" w:sz="0" w:space="0" w:color="auto"/>
                        <w:right w:val="none" w:sz="0" w:space="0" w:color="auto"/>
                      </w:divBdr>
                    </w:div>
                    <w:div w:id="2137212387">
                      <w:marLeft w:val="0"/>
                      <w:marRight w:val="0"/>
                      <w:marTop w:val="0"/>
                      <w:marBottom w:val="0"/>
                      <w:divBdr>
                        <w:top w:val="none" w:sz="0" w:space="0" w:color="auto"/>
                        <w:left w:val="none" w:sz="0" w:space="0" w:color="auto"/>
                        <w:bottom w:val="none" w:sz="0" w:space="0" w:color="auto"/>
                        <w:right w:val="none" w:sz="0" w:space="0" w:color="auto"/>
                      </w:divBdr>
                    </w:div>
                  </w:divsChild>
                </w:div>
                <w:div w:id="1475485838">
                  <w:marLeft w:val="0"/>
                  <w:marRight w:val="0"/>
                  <w:marTop w:val="0"/>
                  <w:marBottom w:val="0"/>
                  <w:divBdr>
                    <w:top w:val="none" w:sz="0" w:space="0" w:color="auto"/>
                    <w:left w:val="none" w:sz="0" w:space="0" w:color="auto"/>
                    <w:bottom w:val="none" w:sz="0" w:space="0" w:color="auto"/>
                    <w:right w:val="none" w:sz="0" w:space="0" w:color="auto"/>
                  </w:divBdr>
                  <w:divsChild>
                    <w:div w:id="1403332723">
                      <w:marLeft w:val="0"/>
                      <w:marRight w:val="0"/>
                      <w:marTop w:val="0"/>
                      <w:marBottom w:val="0"/>
                      <w:divBdr>
                        <w:top w:val="none" w:sz="0" w:space="0" w:color="auto"/>
                        <w:left w:val="none" w:sz="0" w:space="0" w:color="auto"/>
                        <w:bottom w:val="none" w:sz="0" w:space="0" w:color="auto"/>
                        <w:right w:val="none" w:sz="0" w:space="0" w:color="auto"/>
                      </w:divBdr>
                    </w:div>
                    <w:div w:id="15624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440583">
      <w:bodyDiv w:val="1"/>
      <w:marLeft w:val="0"/>
      <w:marRight w:val="0"/>
      <w:marTop w:val="0"/>
      <w:marBottom w:val="0"/>
      <w:divBdr>
        <w:top w:val="none" w:sz="0" w:space="0" w:color="auto"/>
        <w:left w:val="none" w:sz="0" w:space="0" w:color="auto"/>
        <w:bottom w:val="none" w:sz="0" w:space="0" w:color="auto"/>
        <w:right w:val="none" w:sz="0" w:space="0" w:color="auto"/>
      </w:divBdr>
    </w:div>
    <w:div w:id="1218473293">
      <w:bodyDiv w:val="1"/>
      <w:marLeft w:val="0"/>
      <w:marRight w:val="0"/>
      <w:marTop w:val="0"/>
      <w:marBottom w:val="0"/>
      <w:divBdr>
        <w:top w:val="none" w:sz="0" w:space="0" w:color="auto"/>
        <w:left w:val="none" w:sz="0" w:space="0" w:color="auto"/>
        <w:bottom w:val="none" w:sz="0" w:space="0" w:color="auto"/>
        <w:right w:val="none" w:sz="0" w:space="0" w:color="auto"/>
      </w:divBdr>
      <w:divsChild>
        <w:div w:id="353652787">
          <w:marLeft w:val="0"/>
          <w:marRight w:val="0"/>
          <w:marTop w:val="0"/>
          <w:marBottom w:val="0"/>
          <w:divBdr>
            <w:top w:val="none" w:sz="0" w:space="0" w:color="auto"/>
            <w:left w:val="none" w:sz="0" w:space="0" w:color="auto"/>
            <w:bottom w:val="none" w:sz="0" w:space="0" w:color="auto"/>
            <w:right w:val="none" w:sz="0" w:space="0" w:color="auto"/>
          </w:divBdr>
          <w:divsChild>
            <w:div w:id="830634176">
              <w:marLeft w:val="0"/>
              <w:marRight w:val="0"/>
              <w:marTop w:val="0"/>
              <w:marBottom w:val="0"/>
              <w:divBdr>
                <w:top w:val="none" w:sz="0" w:space="0" w:color="auto"/>
                <w:left w:val="none" w:sz="0" w:space="0" w:color="auto"/>
                <w:bottom w:val="none" w:sz="0" w:space="0" w:color="auto"/>
                <w:right w:val="none" w:sz="0" w:space="0" w:color="auto"/>
              </w:divBdr>
              <w:divsChild>
                <w:div w:id="1002776684">
                  <w:marLeft w:val="0"/>
                  <w:marRight w:val="0"/>
                  <w:marTop w:val="0"/>
                  <w:marBottom w:val="0"/>
                  <w:divBdr>
                    <w:top w:val="none" w:sz="0" w:space="0" w:color="auto"/>
                    <w:left w:val="none" w:sz="0" w:space="0" w:color="auto"/>
                    <w:bottom w:val="none" w:sz="0" w:space="0" w:color="auto"/>
                    <w:right w:val="none" w:sz="0" w:space="0" w:color="auto"/>
                  </w:divBdr>
                </w:div>
                <w:div w:id="153373851">
                  <w:marLeft w:val="0"/>
                  <w:marRight w:val="0"/>
                  <w:marTop w:val="0"/>
                  <w:marBottom w:val="0"/>
                  <w:divBdr>
                    <w:top w:val="none" w:sz="0" w:space="0" w:color="auto"/>
                    <w:left w:val="none" w:sz="0" w:space="0" w:color="auto"/>
                    <w:bottom w:val="none" w:sz="0" w:space="0" w:color="auto"/>
                    <w:right w:val="none" w:sz="0" w:space="0" w:color="auto"/>
                  </w:divBdr>
                </w:div>
                <w:div w:id="1873806090">
                  <w:marLeft w:val="0"/>
                  <w:marRight w:val="0"/>
                  <w:marTop w:val="0"/>
                  <w:marBottom w:val="0"/>
                  <w:divBdr>
                    <w:top w:val="none" w:sz="0" w:space="0" w:color="auto"/>
                    <w:left w:val="none" w:sz="0" w:space="0" w:color="auto"/>
                    <w:bottom w:val="none" w:sz="0" w:space="0" w:color="auto"/>
                    <w:right w:val="none" w:sz="0" w:space="0" w:color="auto"/>
                  </w:divBdr>
                </w:div>
                <w:div w:id="722219844">
                  <w:marLeft w:val="0"/>
                  <w:marRight w:val="0"/>
                  <w:marTop w:val="0"/>
                  <w:marBottom w:val="0"/>
                  <w:divBdr>
                    <w:top w:val="none" w:sz="0" w:space="0" w:color="auto"/>
                    <w:left w:val="none" w:sz="0" w:space="0" w:color="auto"/>
                    <w:bottom w:val="none" w:sz="0" w:space="0" w:color="auto"/>
                    <w:right w:val="none" w:sz="0" w:space="0" w:color="auto"/>
                  </w:divBdr>
                </w:div>
                <w:div w:id="1105732091">
                  <w:marLeft w:val="0"/>
                  <w:marRight w:val="0"/>
                  <w:marTop w:val="0"/>
                  <w:marBottom w:val="0"/>
                  <w:divBdr>
                    <w:top w:val="none" w:sz="0" w:space="0" w:color="auto"/>
                    <w:left w:val="none" w:sz="0" w:space="0" w:color="auto"/>
                    <w:bottom w:val="none" w:sz="0" w:space="0" w:color="auto"/>
                    <w:right w:val="none" w:sz="0" w:space="0" w:color="auto"/>
                  </w:divBdr>
                </w:div>
                <w:div w:id="900746556">
                  <w:marLeft w:val="0"/>
                  <w:marRight w:val="0"/>
                  <w:marTop w:val="0"/>
                  <w:marBottom w:val="0"/>
                  <w:divBdr>
                    <w:top w:val="none" w:sz="0" w:space="0" w:color="auto"/>
                    <w:left w:val="none" w:sz="0" w:space="0" w:color="auto"/>
                    <w:bottom w:val="none" w:sz="0" w:space="0" w:color="auto"/>
                    <w:right w:val="none" w:sz="0" w:space="0" w:color="auto"/>
                  </w:divBdr>
                </w:div>
                <w:div w:id="458034600">
                  <w:marLeft w:val="0"/>
                  <w:marRight w:val="0"/>
                  <w:marTop w:val="0"/>
                  <w:marBottom w:val="0"/>
                  <w:divBdr>
                    <w:top w:val="none" w:sz="0" w:space="0" w:color="auto"/>
                    <w:left w:val="none" w:sz="0" w:space="0" w:color="auto"/>
                    <w:bottom w:val="none" w:sz="0" w:space="0" w:color="auto"/>
                    <w:right w:val="none" w:sz="0" w:space="0" w:color="auto"/>
                  </w:divBdr>
                </w:div>
                <w:div w:id="2117940614">
                  <w:marLeft w:val="0"/>
                  <w:marRight w:val="0"/>
                  <w:marTop w:val="0"/>
                  <w:marBottom w:val="0"/>
                  <w:divBdr>
                    <w:top w:val="none" w:sz="0" w:space="0" w:color="auto"/>
                    <w:left w:val="none" w:sz="0" w:space="0" w:color="auto"/>
                    <w:bottom w:val="none" w:sz="0" w:space="0" w:color="auto"/>
                    <w:right w:val="none" w:sz="0" w:space="0" w:color="auto"/>
                  </w:divBdr>
                </w:div>
                <w:div w:id="1948390599">
                  <w:marLeft w:val="0"/>
                  <w:marRight w:val="0"/>
                  <w:marTop w:val="0"/>
                  <w:marBottom w:val="0"/>
                  <w:divBdr>
                    <w:top w:val="none" w:sz="0" w:space="0" w:color="auto"/>
                    <w:left w:val="none" w:sz="0" w:space="0" w:color="auto"/>
                    <w:bottom w:val="none" w:sz="0" w:space="0" w:color="auto"/>
                    <w:right w:val="none" w:sz="0" w:space="0" w:color="auto"/>
                  </w:divBdr>
                </w:div>
                <w:div w:id="351417177">
                  <w:marLeft w:val="0"/>
                  <w:marRight w:val="0"/>
                  <w:marTop w:val="0"/>
                  <w:marBottom w:val="0"/>
                  <w:divBdr>
                    <w:top w:val="none" w:sz="0" w:space="0" w:color="auto"/>
                    <w:left w:val="none" w:sz="0" w:space="0" w:color="auto"/>
                    <w:bottom w:val="none" w:sz="0" w:space="0" w:color="auto"/>
                    <w:right w:val="none" w:sz="0" w:space="0" w:color="auto"/>
                  </w:divBdr>
                </w:div>
                <w:div w:id="105003040">
                  <w:marLeft w:val="0"/>
                  <w:marRight w:val="0"/>
                  <w:marTop w:val="0"/>
                  <w:marBottom w:val="0"/>
                  <w:divBdr>
                    <w:top w:val="none" w:sz="0" w:space="0" w:color="auto"/>
                    <w:left w:val="none" w:sz="0" w:space="0" w:color="auto"/>
                    <w:bottom w:val="none" w:sz="0" w:space="0" w:color="auto"/>
                    <w:right w:val="none" w:sz="0" w:space="0" w:color="auto"/>
                  </w:divBdr>
                </w:div>
                <w:div w:id="812254128">
                  <w:marLeft w:val="0"/>
                  <w:marRight w:val="0"/>
                  <w:marTop w:val="0"/>
                  <w:marBottom w:val="0"/>
                  <w:divBdr>
                    <w:top w:val="none" w:sz="0" w:space="0" w:color="auto"/>
                    <w:left w:val="none" w:sz="0" w:space="0" w:color="auto"/>
                    <w:bottom w:val="none" w:sz="0" w:space="0" w:color="auto"/>
                    <w:right w:val="none" w:sz="0" w:space="0" w:color="auto"/>
                  </w:divBdr>
                </w:div>
                <w:div w:id="1951207028">
                  <w:marLeft w:val="0"/>
                  <w:marRight w:val="0"/>
                  <w:marTop w:val="0"/>
                  <w:marBottom w:val="0"/>
                  <w:divBdr>
                    <w:top w:val="none" w:sz="0" w:space="0" w:color="auto"/>
                    <w:left w:val="none" w:sz="0" w:space="0" w:color="auto"/>
                    <w:bottom w:val="none" w:sz="0" w:space="0" w:color="auto"/>
                    <w:right w:val="none" w:sz="0" w:space="0" w:color="auto"/>
                  </w:divBdr>
                </w:div>
                <w:div w:id="195582395">
                  <w:marLeft w:val="0"/>
                  <w:marRight w:val="0"/>
                  <w:marTop w:val="0"/>
                  <w:marBottom w:val="0"/>
                  <w:divBdr>
                    <w:top w:val="none" w:sz="0" w:space="0" w:color="auto"/>
                    <w:left w:val="none" w:sz="0" w:space="0" w:color="auto"/>
                    <w:bottom w:val="none" w:sz="0" w:space="0" w:color="auto"/>
                    <w:right w:val="none" w:sz="0" w:space="0" w:color="auto"/>
                  </w:divBdr>
                </w:div>
                <w:div w:id="1798449897">
                  <w:marLeft w:val="0"/>
                  <w:marRight w:val="0"/>
                  <w:marTop w:val="0"/>
                  <w:marBottom w:val="0"/>
                  <w:divBdr>
                    <w:top w:val="none" w:sz="0" w:space="0" w:color="auto"/>
                    <w:left w:val="none" w:sz="0" w:space="0" w:color="auto"/>
                    <w:bottom w:val="none" w:sz="0" w:space="0" w:color="auto"/>
                    <w:right w:val="none" w:sz="0" w:space="0" w:color="auto"/>
                  </w:divBdr>
                </w:div>
                <w:div w:id="1061946400">
                  <w:marLeft w:val="0"/>
                  <w:marRight w:val="0"/>
                  <w:marTop w:val="0"/>
                  <w:marBottom w:val="0"/>
                  <w:divBdr>
                    <w:top w:val="none" w:sz="0" w:space="0" w:color="auto"/>
                    <w:left w:val="none" w:sz="0" w:space="0" w:color="auto"/>
                    <w:bottom w:val="none" w:sz="0" w:space="0" w:color="auto"/>
                    <w:right w:val="none" w:sz="0" w:space="0" w:color="auto"/>
                  </w:divBdr>
                </w:div>
                <w:div w:id="1490512970">
                  <w:marLeft w:val="0"/>
                  <w:marRight w:val="0"/>
                  <w:marTop w:val="0"/>
                  <w:marBottom w:val="0"/>
                  <w:divBdr>
                    <w:top w:val="none" w:sz="0" w:space="0" w:color="auto"/>
                    <w:left w:val="none" w:sz="0" w:space="0" w:color="auto"/>
                    <w:bottom w:val="none" w:sz="0" w:space="0" w:color="auto"/>
                    <w:right w:val="none" w:sz="0" w:space="0" w:color="auto"/>
                  </w:divBdr>
                </w:div>
                <w:div w:id="1902279609">
                  <w:marLeft w:val="0"/>
                  <w:marRight w:val="0"/>
                  <w:marTop w:val="0"/>
                  <w:marBottom w:val="0"/>
                  <w:divBdr>
                    <w:top w:val="none" w:sz="0" w:space="0" w:color="auto"/>
                    <w:left w:val="none" w:sz="0" w:space="0" w:color="auto"/>
                    <w:bottom w:val="none" w:sz="0" w:space="0" w:color="auto"/>
                    <w:right w:val="none" w:sz="0" w:space="0" w:color="auto"/>
                  </w:divBdr>
                </w:div>
                <w:div w:id="335503305">
                  <w:marLeft w:val="0"/>
                  <w:marRight w:val="0"/>
                  <w:marTop w:val="0"/>
                  <w:marBottom w:val="0"/>
                  <w:divBdr>
                    <w:top w:val="none" w:sz="0" w:space="0" w:color="auto"/>
                    <w:left w:val="none" w:sz="0" w:space="0" w:color="auto"/>
                    <w:bottom w:val="none" w:sz="0" w:space="0" w:color="auto"/>
                    <w:right w:val="none" w:sz="0" w:space="0" w:color="auto"/>
                  </w:divBdr>
                </w:div>
                <w:div w:id="1323241186">
                  <w:marLeft w:val="0"/>
                  <w:marRight w:val="0"/>
                  <w:marTop w:val="0"/>
                  <w:marBottom w:val="0"/>
                  <w:divBdr>
                    <w:top w:val="none" w:sz="0" w:space="0" w:color="auto"/>
                    <w:left w:val="none" w:sz="0" w:space="0" w:color="auto"/>
                    <w:bottom w:val="none" w:sz="0" w:space="0" w:color="auto"/>
                    <w:right w:val="none" w:sz="0" w:space="0" w:color="auto"/>
                  </w:divBdr>
                </w:div>
                <w:div w:id="2138259857">
                  <w:marLeft w:val="0"/>
                  <w:marRight w:val="0"/>
                  <w:marTop w:val="0"/>
                  <w:marBottom w:val="0"/>
                  <w:divBdr>
                    <w:top w:val="none" w:sz="0" w:space="0" w:color="auto"/>
                    <w:left w:val="none" w:sz="0" w:space="0" w:color="auto"/>
                    <w:bottom w:val="none" w:sz="0" w:space="0" w:color="auto"/>
                    <w:right w:val="none" w:sz="0" w:space="0" w:color="auto"/>
                  </w:divBdr>
                </w:div>
                <w:div w:id="2092970046">
                  <w:marLeft w:val="0"/>
                  <w:marRight w:val="0"/>
                  <w:marTop w:val="0"/>
                  <w:marBottom w:val="0"/>
                  <w:divBdr>
                    <w:top w:val="none" w:sz="0" w:space="0" w:color="auto"/>
                    <w:left w:val="none" w:sz="0" w:space="0" w:color="auto"/>
                    <w:bottom w:val="none" w:sz="0" w:space="0" w:color="auto"/>
                    <w:right w:val="none" w:sz="0" w:space="0" w:color="auto"/>
                  </w:divBdr>
                </w:div>
                <w:div w:id="1226263449">
                  <w:marLeft w:val="0"/>
                  <w:marRight w:val="0"/>
                  <w:marTop w:val="0"/>
                  <w:marBottom w:val="0"/>
                  <w:divBdr>
                    <w:top w:val="none" w:sz="0" w:space="0" w:color="auto"/>
                    <w:left w:val="none" w:sz="0" w:space="0" w:color="auto"/>
                    <w:bottom w:val="none" w:sz="0" w:space="0" w:color="auto"/>
                    <w:right w:val="none" w:sz="0" w:space="0" w:color="auto"/>
                  </w:divBdr>
                </w:div>
                <w:div w:id="1086458442">
                  <w:marLeft w:val="0"/>
                  <w:marRight w:val="0"/>
                  <w:marTop w:val="0"/>
                  <w:marBottom w:val="0"/>
                  <w:divBdr>
                    <w:top w:val="none" w:sz="0" w:space="0" w:color="auto"/>
                    <w:left w:val="none" w:sz="0" w:space="0" w:color="auto"/>
                    <w:bottom w:val="none" w:sz="0" w:space="0" w:color="auto"/>
                    <w:right w:val="none" w:sz="0" w:space="0" w:color="auto"/>
                  </w:divBdr>
                </w:div>
                <w:div w:id="970942320">
                  <w:marLeft w:val="0"/>
                  <w:marRight w:val="0"/>
                  <w:marTop w:val="0"/>
                  <w:marBottom w:val="0"/>
                  <w:divBdr>
                    <w:top w:val="none" w:sz="0" w:space="0" w:color="auto"/>
                    <w:left w:val="none" w:sz="0" w:space="0" w:color="auto"/>
                    <w:bottom w:val="none" w:sz="0" w:space="0" w:color="auto"/>
                    <w:right w:val="none" w:sz="0" w:space="0" w:color="auto"/>
                  </w:divBdr>
                </w:div>
                <w:div w:id="1615166959">
                  <w:marLeft w:val="0"/>
                  <w:marRight w:val="0"/>
                  <w:marTop w:val="0"/>
                  <w:marBottom w:val="0"/>
                  <w:divBdr>
                    <w:top w:val="none" w:sz="0" w:space="0" w:color="auto"/>
                    <w:left w:val="none" w:sz="0" w:space="0" w:color="auto"/>
                    <w:bottom w:val="none" w:sz="0" w:space="0" w:color="auto"/>
                    <w:right w:val="none" w:sz="0" w:space="0" w:color="auto"/>
                  </w:divBdr>
                </w:div>
                <w:div w:id="1504051608">
                  <w:marLeft w:val="0"/>
                  <w:marRight w:val="0"/>
                  <w:marTop w:val="0"/>
                  <w:marBottom w:val="0"/>
                  <w:divBdr>
                    <w:top w:val="none" w:sz="0" w:space="0" w:color="auto"/>
                    <w:left w:val="none" w:sz="0" w:space="0" w:color="auto"/>
                    <w:bottom w:val="none" w:sz="0" w:space="0" w:color="auto"/>
                    <w:right w:val="none" w:sz="0" w:space="0" w:color="auto"/>
                  </w:divBdr>
                </w:div>
                <w:div w:id="888762938">
                  <w:marLeft w:val="0"/>
                  <w:marRight w:val="0"/>
                  <w:marTop w:val="0"/>
                  <w:marBottom w:val="0"/>
                  <w:divBdr>
                    <w:top w:val="none" w:sz="0" w:space="0" w:color="auto"/>
                    <w:left w:val="none" w:sz="0" w:space="0" w:color="auto"/>
                    <w:bottom w:val="none" w:sz="0" w:space="0" w:color="auto"/>
                    <w:right w:val="none" w:sz="0" w:space="0" w:color="auto"/>
                  </w:divBdr>
                </w:div>
                <w:div w:id="1165050938">
                  <w:marLeft w:val="0"/>
                  <w:marRight w:val="0"/>
                  <w:marTop w:val="0"/>
                  <w:marBottom w:val="0"/>
                  <w:divBdr>
                    <w:top w:val="none" w:sz="0" w:space="0" w:color="auto"/>
                    <w:left w:val="none" w:sz="0" w:space="0" w:color="auto"/>
                    <w:bottom w:val="none" w:sz="0" w:space="0" w:color="auto"/>
                    <w:right w:val="none" w:sz="0" w:space="0" w:color="auto"/>
                  </w:divBdr>
                </w:div>
                <w:div w:id="64257404">
                  <w:marLeft w:val="0"/>
                  <w:marRight w:val="0"/>
                  <w:marTop w:val="0"/>
                  <w:marBottom w:val="0"/>
                  <w:divBdr>
                    <w:top w:val="none" w:sz="0" w:space="0" w:color="auto"/>
                    <w:left w:val="none" w:sz="0" w:space="0" w:color="auto"/>
                    <w:bottom w:val="none" w:sz="0" w:space="0" w:color="auto"/>
                    <w:right w:val="none" w:sz="0" w:space="0" w:color="auto"/>
                  </w:divBdr>
                </w:div>
                <w:div w:id="1051419199">
                  <w:marLeft w:val="0"/>
                  <w:marRight w:val="0"/>
                  <w:marTop w:val="0"/>
                  <w:marBottom w:val="0"/>
                  <w:divBdr>
                    <w:top w:val="none" w:sz="0" w:space="0" w:color="auto"/>
                    <w:left w:val="none" w:sz="0" w:space="0" w:color="auto"/>
                    <w:bottom w:val="none" w:sz="0" w:space="0" w:color="auto"/>
                    <w:right w:val="none" w:sz="0" w:space="0" w:color="auto"/>
                  </w:divBdr>
                </w:div>
                <w:div w:id="557277804">
                  <w:marLeft w:val="0"/>
                  <w:marRight w:val="0"/>
                  <w:marTop w:val="0"/>
                  <w:marBottom w:val="0"/>
                  <w:divBdr>
                    <w:top w:val="none" w:sz="0" w:space="0" w:color="auto"/>
                    <w:left w:val="none" w:sz="0" w:space="0" w:color="auto"/>
                    <w:bottom w:val="none" w:sz="0" w:space="0" w:color="auto"/>
                    <w:right w:val="none" w:sz="0" w:space="0" w:color="auto"/>
                  </w:divBdr>
                </w:div>
                <w:div w:id="1623728213">
                  <w:marLeft w:val="0"/>
                  <w:marRight w:val="0"/>
                  <w:marTop w:val="0"/>
                  <w:marBottom w:val="0"/>
                  <w:divBdr>
                    <w:top w:val="none" w:sz="0" w:space="0" w:color="auto"/>
                    <w:left w:val="none" w:sz="0" w:space="0" w:color="auto"/>
                    <w:bottom w:val="none" w:sz="0" w:space="0" w:color="auto"/>
                    <w:right w:val="none" w:sz="0" w:space="0" w:color="auto"/>
                  </w:divBdr>
                </w:div>
                <w:div w:id="1817646328">
                  <w:marLeft w:val="0"/>
                  <w:marRight w:val="0"/>
                  <w:marTop w:val="0"/>
                  <w:marBottom w:val="0"/>
                  <w:divBdr>
                    <w:top w:val="none" w:sz="0" w:space="0" w:color="auto"/>
                    <w:left w:val="none" w:sz="0" w:space="0" w:color="auto"/>
                    <w:bottom w:val="none" w:sz="0" w:space="0" w:color="auto"/>
                    <w:right w:val="none" w:sz="0" w:space="0" w:color="auto"/>
                  </w:divBdr>
                </w:div>
                <w:div w:id="96995968">
                  <w:marLeft w:val="0"/>
                  <w:marRight w:val="0"/>
                  <w:marTop w:val="0"/>
                  <w:marBottom w:val="0"/>
                  <w:divBdr>
                    <w:top w:val="none" w:sz="0" w:space="0" w:color="auto"/>
                    <w:left w:val="none" w:sz="0" w:space="0" w:color="auto"/>
                    <w:bottom w:val="none" w:sz="0" w:space="0" w:color="auto"/>
                    <w:right w:val="none" w:sz="0" w:space="0" w:color="auto"/>
                  </w:divBdr>
                </w:div>
                <w:div w:id="1318219847">
                  <w:marLeft w:val="0"/>
                  <w:marRight w:val="0"/>
                  <w:marTop w:val="0"/>
                  <w:marBottom w:val="0"/>
                  <w:divBdr>
                    <w:top w:val="none" w:sz="0" w:space="0" w:color="auto"/>
                    <w:left w:val="none" w:sz="0" w:space="0" w:color="auto"/>
                    <w:bottom w:val="none" w:sz="0" w:space="0" w:color="auto"/>
                    <w:right w:val="none" w:sz="0" w:space="0" w:color="auto"/>
                  </w:divBdr>
                </w:div>
                <w:div w:id="2125994873">
                  <w:marLeft w:val="0"/>
                  <w:marRight w:val="0"/>
                  <w:marTop w:val="0"/>
                  <w:marBottom w:val="0"/>
                  <w:divBdr>
                    <w:top w:val="none" w:sz="0" w:space="0" w:color="auto"/>
                    <w:left w:val="none" w:sz="0" w:space="0" w:color="auto"/>
                    <w:bottom w:val="none" w:sz="0" w:space="0" w:color="auto"/>
                    <w:right w:val="none" w:sz="0" w:space="0" w:color="auto"/>
                  </w:divBdr>
                </w:div>
                <w:div w:id="289944187">
                  <w:marLeft w:val="0"/>
                  <w:marRight w:val="0"/>
                  <w:marTop w:val="0"/>
                  <w:marBottom w:val="0"/>
                  <w:divBdr>
                    <w:top w:val="none" w:sz="0" w:space="0" w:color="auto"/>
                    <w:left w:val="none" w:sz="0" w:space="0" w:color="auto"/>
                    <w:bottom w:val="none" w:sz="0" w:space="0" w:color="auto"/>
                    <w:right w:val="none" w:sz="0" w:space="0" w:color="auto"/>
                  </w:divBdr>
                </w:div>
                <w:div w:id="750277951">
                  <w:marLeft w:val="0"/>
                  <w:marRight w:val="0"/>
                  <w:marTop w:val="0"/>
                  <w:marBottom w:val="0"/>
                  <w:divBdr>
                    <w:top w:val="none" w:sz="0" w:space="0" w:color="auto"/>
                    <w:left w:val="none" w:sz="0" w:space="0" w:color="auto"/>
                    <w:bottom w:val="none" w:sz="0" w:space="0" w:color="auto"/>
                    <w:right w:val="none" w:sz="0" w:space="0" w:color="auto"/>
                  </w:divBdr>
                </w:div>
                <w:div w:id="1859811307">
                  <w:marLeft w:val="0"/>
                  <w:marRight w:val="0"/>
                  <w:marTop w:val="0"/>
                  <w:marBottom w:val="0"/>
                  <w:divBdr>
                    <w:top w:val="none" w:sz="0" w:space="0" w:color="auto"/>
                    <w:left w:val="none" w:sz="0" w:space="0" w:color="auto"/>
                    <w:bottom w:val="none" w:sz="0" w:space="0" w:color="auto"/>
                    <w:right w:val="none" w:sz="0" w:space="0" w:color="auto"/>
                  </w:divBdr>
                </w:div>
                <w:div w:id="508638391">
                  <w:marLeft w:val="0"/>
                  <w:marRight w:val="0"/>
                  <w:marTop w:val="0"/>
                  <w:marBottom w:val="0"/>
                  <w:divBdr>
                    <w:top w:val="none" w:sz="0" w:space="0" w:color="auto"/>
                    <w:left w:val="none" w:sz="0" w:space="0" w:color="auto"/>
                    <w:bottom w:val="none" w:sz="0" w:space="0" w:color="auto"/>
                    <w:right w:val="none" w:sz="0" w:space="0" w:color="auto"/>
                  </w:divBdr>
                </w:div>
                <w:div w:id="1773666854">
                  <w:marLeft w:val="0"/>
                  <w:marRight w:val="0"/>
                  <w:marTop w:val="0"/>
                  <w:marBottom w:val="0"/>
                  <w:divBdr>
                    <w:top w:val="none" w:sz="0" w:space="0" w:color="auto"/>
                    <w:left w:val="none" w:sz="0" w:space="0" w:color="auto"/>
                    <w:bottom w:val="none" w:sz="0" w:space="0" w:color="auto"/>
                    <w:right w:val="none" w:sz="0" w:space="0" w:color="auto"/>
                  </w:divBdr>
                </w:div>
                <w:div w:id="1923757245">
                  <w:marLeft w:val="0"/>
                  <w:marRight w:val="0"/>
                  <w:marTop w:val="0"/>
                  <w:marBottom w:val="0"/>
                  <w:divBdr>
                    <w:top w:val="none" w:sz="0" w:space="0" w:color="auto"/>
                    <w:left w:val="none" w:sz="0" w:space="0" w:color="auto"/>
                    <w:bottom w:val="none" w:sz="0" w:space="0" w:color="auto"/>
                    <w:right w:val="none" w:sz="0" w:space="0" w:color="auto"/>
                  </w:divBdr>
                </w:div>
                <w:div w:id="1197964981">
                  <w:marLeft w:val="0"/>
                  <w:marRight w:val="0"/>
                  <w:marTop w:val="0"/>
                  <w:marBottom w:val="0"/>
                  <w:divBdr>
                    <w:top w:val="none" w:sz="0" w:space="0" w:color="auto"/>
                    <w:left w:val="none" w:sz="0" w:space="0" w:color="auto"/>
                    <w:bottom w:val="none" w:sz="0" w:space="0" w:color="auto"/>
                    <w:right w:val="none" w:sz="0" w:space="0" w:color="auto"/>
                  </w:divBdr>
                </w:div>
                <w:div w:id="598562148">
                  <w:marLeft w:val="0"/>
                  <w:marRight w:val="0"/>
                  <w:marTop w:val="0"/>
                  <w:marBottom w:val="0"/>
                  <w:divBdr>
                    <w:top w:val="none" w:sz="0" w:space="0" w:color="auto"/>
                    <w:left w:val="none" w:sz="0" w:space="0" w:color="auto"/>
                    <w:bottom w:val="none" w:sz="0" w:space="0" w:color="auto"/>
                    <w:right w:val="none" w:sz="0" w:space="0" w:color="auto"/>
                  </w:divBdr>
                </w:div>
                <w:div w:id="284625566">
                  <w:marLeft w:val="0"/>
                  <w:marRight w:val="0"/>
                  <w:marTop w:val="0"/>
                  <w:marBottom w:val="0"/>
                  <w:divBdr>
                    <w:top w:val="none" w:sz="0" w:space="0" w:color="auto"/>
                    <w:left w:val="none" w:sz="0" w:space="0" w:color="auto"/>
                    <w:bottom w:val="none" w:sz="0" w:space="0" w:color="auto"/>
                    <w:right w:val="none" w:sz="0" w:space="0" w:color="auto"/>
                  </w:divBdr>
                </w:div>
                <w:div w:id="1831556981">
                  <w:marLeft w:val="0"/>
                  <w:marRight w:val="0"/>
                  <w:marTop w:val="0"/>
                  <w:marBottom w:val="0"/>
                  <w:divBdr>
                    <w:top w:val="none" w:sz="0" w:space="0" w:color="auto"/>
                    <w:left w:val="none" w:sz="0" w:space="0" w:color="auto"/>
                    <w:bottom w:val="none" w:sz="0" w:space="0" w:color="auto"/>
                    <w:right w:val="none" w:sz="0" w:space="0" w:color="auto"/>
                  </w:divBdr>
                </w:div>
                <w:div w:id="1020664462">
                  <w:marLeft w:val="0"/>
                  <w:marRight w:val="0"/>
                  <w:marTop w:val="0"/>
                  <w:marBottom w:val="0"/>
                  <w:divBdr>
                    <w:top w:val="none" w:sz="0" w:space="0" w:color="auto"/>
                    <w:left w:val="none" w:sz="0" w:space="0" w:color="auto"/>
                    <w:bottom w:val="none" w:sz="0" w:space="0" w:color="auto"/>
                    <w:right w:val="none" w:sz="0" w:space="0" w:color="auto"/>
                  </w:divBdr>
                </w:div>
                <w:div w:id="1440444503">
                  <w:marLeft w:val="0"/>
                  <w:marRight w:val="0"/>
                  <w:marTop w:val="0"/>
                  <w:marBottom w:val="0"/>
                  <w:divBdr>
                    <w:top w:val="none" w:sz="0" w:space="0" w:color="auto"/>
                    <w:left w:val="none" w:sz="0" w:space="0" w:color="auto"/>
                    <w:bottom w:val="none" w:sz="0" w:space="0" w:color="auto"/>
                    <w:right w:val="none" w:sz="0" w:space="0" w:color="auto"/>
                  </w:divBdr>
                </w:div>
                <w:div w:id="1928493788">
                  <w:marLeft w:val="0"/>
                  <w:marRight w:val="0"/>
                  <w:marTop w:val="0"/>
                  <w:marBottom w:val="0"/>
                  <w:divBdr>
                    <w:top w:val="none" w:sz="0" w:space="0" w:color="auto"/>
                    <w:left w:val="none" w:sz="0" w:space="0" w:color="auto"/>
                    <w:bottom w:val="none" w:sz="0" w:space="0" w:color="auto"/>
                    <w:right w:val="none" w:sz="0" w:space="0" w:color="auto"/>
                  </w:divBdr>
                </w:div>
                <w:div w:id="1694452491">
                  <w:marLeft w:val="0"/>
                  <w:marRight w:val="0"/>
                  <w:marTop w:val="0"/>
                  <w:marBottom w:val="0"/>
                  <w:divBdr>
                    <w:top w:val="none" w:sz="0" w:space="0" w:color="auto"/>
                    <w:left w:val="none" w:sz="0" w:space="0" w:color="auto"/>
                    <w:bottom w:val="none" w:sz="0" w:space="0" w:color="auto"/>
                    <w:right w:val="none" w:sz="0" w:space="0" w:color="auto"/>
                  </w:divBdr>
                </w:div>
                <w:div w:id="371805757">
                  <w:marLeft w:val="0"/>
                  <w:marRight w:val="0"/>
                  <w:marTop w:val="0"/>
                  <w:marBottom w:val="0"/>
                  <w:divBdr>
                    <w:top w:val="none" w:sz="0" w:space="0" w:color="auto"/>
                    <w:left w:val="none" w:sz="0" w:space="0" w:color="auto"/>
                    <w:bottom w:val="none" w:sz="0" w:space="0" w:color="auto"/>
                    <w:right w:val="none" w:sz="0" w:space="0" w:color="auto"/>
                  </w:divBdr>
                </w:div>
                <w:div w:id="449396403">
                  <w:marLeft w:val="0"/>
                  <w:marRight w:val="0"/>
                  <w:marTop w:val="0"/>
                  <w:marBottom w:val="0"/>
                  <w:divBdr>
                    <w:top w:val="none" w:sz="0" w:space="0" w:color="auto"/>
                    <w:left w:val="none" w:sz="0" w:space="0" w:color="auto"/>
                    <w:bottom w:val="none" w:sz="0" w:space="0" w:color="auto"/>
                    <w:right w:val="none" w:sz="0" w:space="0" w:color="auto"/>
                  </w:divBdr>
                </w:div>
                <w:div w:id="1725056335">
                  <w:marLeft w:val="0"/>
                  <w:marRight w:val="0"/>
                  <w:marTop w:val="0"/>
                  <w:marBottom w:val="0"/>
                  <w:divBdr>
                    <w:top w:val="none" w:sz="0" w:space="0" w:color="auto"/>
                    <w:left w:val="none" w:sz="0" w:space="0" w:color="auto"/>
                    <w:bottom w:val="none" w:sz="0" w:space="0" w:color="auto"/>
                    <w:right w:val="none" w:sz="0" w:space="0" w:color="auto"/>
                  </w:divBdr>
                </w:div>
                <w:div w:id="1966882928">
                  <w:marLeft w:val="0"/>
                  <w:marRight w:val="0"/>
                  <w:marTop w:val="0"/>
                  <w:marBottom w:val="0"/>
                  <w:divBdr>
                    <w:top w:val="none" w:sz="0" w:space="0" w:color="auto"/>
                    <w:left w:val="none" w:sz="0" w:space="0" w:color="auto"/>
                    <w:bottom w:val="none" w:sz="0" w:space="0" w:color="auto"/>
                    <w:right w:val="none" w:sz="0" w:space="0" w:color="auto"/>
                  </w:divBdr>
                </w:div>
                <w:div w:id="725373306">
                  <w:marLeft w:val="0"/>
                  <w:marRight w:val="0"/>
                  <w:marTop w:val="0"/>
                  <w:marBottom w:val="0"/>
                  <w:divBdr>
                    <w:top w:val="none" w:sz="0" w:space="0" w:color="auto"/>
                    <w:left w:val="none" w:sz="0" w:space="0" w:color="auto"/>
                    <w:bottom w:val="none" w:sz="0" w:space="0" w:color="auto"/>
                    <w:right w:val="none" w:sz="0" w:space="0" w:color="auto"/>
                  </w:divBdr>
                </w:div>
                <w:div w:id="1525173043">
                  <w:marLeft w:val="0"/>
                  <w:marRight w:val="0"/>
                  <w:marTop w:val="0"/>
                  <w:marBottom w:val="0"/>
                  <w:divBdr>
                    <w:top w:val="none" w:sz="0" w:space="0" w:color="auto"/>
                    <w:left w:val="none" w:sz="0" w:space="0" w:color="auto"/>
                    <w:bottom w:val="none" w:sz="0" w:space="0" w:color="auto"/>
                    <w:right w:val="none" w:sz="0" w:space="0" w:color="auto"/>
                  </w:divBdr>
                </w:div>
                <w:div w:id="1962687767">
                  <w:marLeft w:val="0"/>
                  <w:marRight w:val="0"/>
                  <w:marTop w:val="0"/>
                  <w:marBottom w:val="0"/>
                  <w:divBdr>
                    <w:top w:val="none" w:sz="0" w:space="0" w:color="auto"/>
                    <w:left w:val="none" w:sz="0" w:space="0" w:color="auto"/>
                    <w:bottom w:val="none" w:sz="0" w:space="0" w:color="auto"/>
                    <w:right w:val="none" w:sz="0" w:space="0" w:color="auto"/>
                  </w:divBdr>
                </w:div>
                <w:div w:id="607584340">
                  <w:marLeft w:val="0"/>
                  <w:marRight w:val="0"/>
                  <w:marTop w:val="0"/>
                  <w:marBottom w:val="0"/>
                  <w:divBdr>
                    <w:top w:val="none" w:sz="0" w:space="0" w:color="auto"/>
                    <w:left w:val="none" w:sz="0" w:space="0" w:color="auto"/>
                    <w:bottom w:val="none" w:sz="0" w:space="0" w:color="auto"/>
                    <w:right w:val="none" w:sz="0" w:space="0" w:color="auto"/>
                  </w:divBdr>
                </w:div>
                <w:div w:id="641689243">
                  <w:marLeft w:val="0"/>
                  <w:marRight w:val="0"/>
                  <w:marTop w:val="0"/>
                  <w:marBottom w:val="0"/>
                  <w:divBdr>
                    <w:top w:val="none" w:sz="0" w:space="0" w:color="auto"/>
                    <w:left w:val="none" w:sz="0" w:space="0" w:color="auto"/>
                    <w:bottom w:val="none" w:sz="0" w:space="0" w:color="auto"/>
                    <w:right w:val="none" w:sz="0" w:space="0" w:color="auto"/>
                  </w:divBdr>
                </w:div>
                <w:div w:id="2134978775">
                  <w:marLeft w:val="0"/>
                  <w:marRight w:val="0"/>
                  <w:marTop w:val="0"/>
                  <w:marBottom w:val="0"/>
                  <w:divBdr>
                    <w:top w:val="none" w:sz="0" w:space="0" w:color="auto"/>
                    <w:left w:val="none" w:sz="0" w:space="0" w:color="auto"/>
                    <w:bottom w:val="none" w:sz="0" w:space="0" w:color="auto"/>
                    <w:right w:val="none" w:sz="0" w:space="0" w:color="auto"/>
                  </w:divBdr>
                </w:div>
                <w:div w:id="732776032">
                  <w:marLeft w:val="0"/>
                  <w:marRight w:val="0"/>
                  <w:marTop w:val="0"/>
                  <w:marBottom w:val="0"/>
                  <w:divBdr>
                    <w:top w:val="none" w:sz="0" w:space="0" w:color="auto"/>
                    <w:left w:val="none" w:sz="0" w:space="0" w:color="auto"/>
                    <w:bottom w:val="none" w:sz="0" w:space="0" w:color="auto"/>
                    <w:right w:val="none" w:sz="0" w:space="0" w:color="auto"/>
                  </w:divBdr>
                </w:div>
                <w:div w:id="1910142414">
                  <w:marLeft w:val="0"/>
                  <w:marRight w:val="0"/>
                  <w:marTop w:val="0"/>
                  <w:marBottom w:val="0"/>
                  <w:divBdr>
                    <w:top w:val="none" w:sz="0" w:space="0" w:color="auto"/>
                    <w:left w:val="none" w:sz="0" w:space="0" w:color="auto"/>
                    <w:bottom w:val="none" w:sz="0" w:space="0" w:color="auto"/>
                    <w:right w:val="none" w:sz="0" w:space="0" w:color="auto"/>
                  </w:divBdr>
                </w:div>
                <w:div w:id="218708090">
                  <w:marLeft w:val="0"/>
                  <w:marRight w:val="0"/>
                  <w:marTop w:val="0"/>
                  <w:marBottom w:val="0"/>
                  <w:divBdr>
                    <w:top w:val="none" w:sz="0" w:space="0" w:color="auto"/>
                    <w:left w:val="none" w:sz="0" w:space="0" w:color="auto"/>
                    <w:bottom w:val="none" w:sz="0" w:space="0" w:color="auto"/>
                    <w:right w:val="none" w:sz="0" w:space="0" w:color="auto"/>
                  </w:divBdr>
                </w:div>
                <w:div w:id="762456071">
                  <w:marLeft w:val="0"/>
                  <w:marRight w:val="0"/>
                  <w:marTop w:val="0"/>
                  <w:marBottom w:val="0"/>
                  <w:divBdr>
                    <w:top w:val="none" w:sz="0" w:space="0" w:color="auto"/>
                    <w:left w:val="none" w:sz="0" w:space="0" w:color="auto"/>
                    <w:bottom w:val="none" w:sz="0" w:space="0" w:color="auto"/>
                    <w:right w:val="none" w:sz="0" w:space="0" w:color="auto"/>
                  </w:divBdr>
                </w:div>
                <w:div w:id="821701779">
                  <w:marLeft w:val="0"/>
                  <w:marRight w:val="0"/>
                  <w:marTop w:val="0"/>
                  <w:marBottom w:val="0"/>
                  <w:divBdr>
                    <w:top w:val="none" w:sz="0" w:space="0" w:color="auto"/>
                    <w:left w:val="none" w:sz="0" w:space="0" w:color="auto"/>
                    <w:bottom w:val="none" w:sz="0" w:space="0" w:color="auto"/>
                    <w:right w:val="none" w:sz="0" w:space="0" w:color="auto"/>
                  </w:divBdr>
                </w:div>
                <w:div w:id="552272532">
                  <w:marLeft w:val="0"/>
                  <w:marRight w:val="0"/>
                  <w:marTop w:val="0"/>
                  <w:marBottom w:val="0"/>
                  <w:divBdr>
                    <w:top w:val="none" w:sz="0" w:space="0" w:color="auto"/>
                    <w:left w:val="none" w:sz="0" w:space="0" w:color="auto"/>
                    <w:bottom w:val="none" w:sz="0" w:space="0" w:color="auto"/>
                    <w:right w:val="none" w:sz="0" w:space="0" w:color="auto"/>
                  </w:divBdr>
                </w:div>
                <w:div w:id="2135439942">
                  <w:marLeft w:val="0"/>
                  <w:marRight w:val="0"/>
                  <w:marTop w:val="0"/>
                  <w:marBottom w:val="0"/>
                  <w:divBdr>
                    <w:top w:val="none" w:sz="0" w:space="0" w:color="auto"/>
                    <w:left w:val="none" w:sz="0" w:space="0" w:color="auto"/>
                    <w:bottom w:val="none" w:sz="0" w:space="0" w:color="auto"/>
                    <w:right w:val="none" w:sz="0" w:space="0" w:color="auto"/>
                  </w:divBdr>
                </w:div>
                <w:div w:id="880676280">
                  <w:marLeft w:val="0"/>
                  <w:marRight w:val="0"/>
                  <w:marTop w:val="0"/>
                  <w:marBottom w:val="0"/>
                  <w:divBdr>
                    <w:top w:val="none" w:sz="0" w:space="0" w:color="auto"/>
                    <w:left w:val="none" w:sz="0" w:space="0" w:color="auto"/>
                    <w:bottom w:val="none" w:sz="0" w:space="0" w:color="auto"/>
                    <w:right w:val="none" w:sz="0" w:space="0" w:color="auto"/>
                  </w:divBdr>
                </w:div>
                <w:div w:id="1158037056">
                  <w:marLeft w:val="0"/>
                  <w:marRight w:val="0"/>
                  <w:marTop w:val="0"/>
                  <w:marBottom w:val="0"/>
                  <w:divBdr>
                    <w:top w:val="none" w:sz="0" w:space="0" w:color="auto"/>
                    <w:left w:val="none" w:sz="0" w:space="0" w:color="auto"/>
                    <w:bottom w:val="none" w:sz="0" w:space="0" w:color="auto"/>
                    <w:right w:val="none" w:sz="0" w:space="0" w:color="auto"/>
                  </w:divBdr>
                </w:div>
                <w:div w:id="775826638">
                  <w:marLeft w:val="0"/>
                  <w:marRight w:val="0"/>
                  <w:marTop w:val="0"/>
                  <w:marBottom w:val="0"/>
                  <w:divBdr>
                    <w:top w:val="none" w:sz="0" w:space="0" w:color="auto"/>
                    <w:left w:val="none" w:sz="0" w:space="0" w:color="auto"/>
                    <w:bottom w:val="none" w:sz="0" w:space="0" w:color="auto"/>
                    <w:right w:val="none" w:sz="0" w:space="0" w:color="auto"/>
                  </w:divBdr>
                </w:div>
                <w:div w:id="1994216419">
                  <w:marLeft w:val="0"/>
                  <w:marRight w:val="0"/>
                  <w:marTop w:val="0"/>
                  <w:marBottom w:val="0"/>
                  <w:divBdr>
                    <w:top w:val="none" w:sz="0" w:space="0" w:color="auto"/>
                    <w:left w:val="none" w:sz="0" w:space="0" w:color="auto"/>
                    <w:bottom w:val="none" w:sz="0" w:space="0" w:color="auto"/>
                    <w:right w:val="none" w:sz="0" w:space="0" w:color="auto"/>
                  </w:divBdr>
                </w:div>
                <w:div w:id="1112094334">
                  <w:marLeft w:val="0"/>
                  <w:marRight w:val="0"/>
                  <w:marTop w:val="0"/>
                  <w:marBottom w:val="0"/>
                  <w:divBdr>
                    <w:top w:val="none" w:sz="0" w:space="0" w:color="auto"/>
                    <w:left w:val="none" w:sz="0" w:space="0" w:color="auto"/>
                    <w:bottom w:val="none" w:sz="0" w:space="0" w:color="auto"/>
                    <w:right w:val="none" w:sz="0" w:space="0" w:color="auto"/>
                  </w:divBdr>
                </w:div>
                <w:div w:id="234318101">
                  <w:marLeft w:val="0"/>
                  <w:marRight w:val="0"/>
                  <w:marTop w:val="0"/>
                  <w:marBottom w:val="0"/>
                  <w:divBdr>
                    <w:top w:val="none" w:sz="0" w:space="0" w:color="auto"/>
                    <w:left w:val="none" w:sz="0" w:space="0" w:color="auto"/>
                    <w:bottom w:val="none" w:sz="0" w:space="0" w:color="auto"/>
                    <w:right w:val="none" w:sz="0" w:space="0" w:color="auto"/>
                  </w:divBdr>
                </w:div>
                <w:div w:id="2066875667">
                  <w:marLeft w:val="0"/>
                  <w:marRight w:val="0"/>
                  <w:marTop w:val="0"/>
                  <w:marBottom w:val="0"/>
                  <w:divBdr>
                    <w:top w:val="none" w:sz="0" w:space="0" w:color="auto"/>
                    <w:left w:val="none" w:sz="0" w:space="0" w:color="auto"/>
                    <w:bottom w:val="none" w:sz="0" w:space="0" w:color="auto"/>
                    <w:right w:val="none" w:sz="0" w:space="0" w:color="auto"/>
                  </w:divBdr>
                </w:div>
                <w:div w:id="894655711">
                  <w:marLeft w:val="0"/>
                  <w:marRight w:val="0"/>
                  <w:marTop w:val="0"/>
                  <w:marBottom w:val="0"/>
                  <w:divBdr>
                    <w:top w:val="none" w:sz="0" w:space="0" w:color="auto"/>
                    <w:left w:val="none" w:sz="0" w:space="0" w:color="auto"/>
                    <w:bottom w:val="none" w:sz="0" w:space="0" w:color="auto"/>
                    <w:right w:val="none" w:sz="0" w:space="0" w:color="auto"/>
                  </w:divBdr>
                </w:div>
                <w:div w:id="133105521">
                  <w:marLeft w:val="0"/>
                  <w:marRight w:val="0"/>
                  <w:marTop w:val="0"/>
                  <w:marBottom w:val="0"/>
                  <w:divBdr>
                    <w:top w:val="none" w:sz="0" w:space="0" w:color="auto"/>
                    <w:left w:val="none" w:sz="0" w:space="0" w:color="auto"/>
                    <w:bottom w:val="none" w:sz="0" w:space="0" w:color="auto"/>
                    <w:right w:val="none" w:sz="0" w:space="0" w:color="auto"/>
                  </w:divBdr>
                </w:div>
                <w:div w:id="205872886">
                  <w:marLeft w:val="0"/>
                  <w:marRight w:val="0"/>
                  <w:marTop w:val="0"/>
                  <w:marBottom w:val="0"/>
                  <w:divBdr>
                    <w:top w:val="none" w:sz="0" w:space="0" w:color="auto"/>
                    <w:left w:val="none" w:sz="0" w:space="0" w:color="auto"/>
                    <w:bottom w:val="none" w:sz="0" w:space="0" w:color="auto"/>
                    <w:right w:val="none" w:sz="0" w:space="0" w:color="auto"/>
                  </w:divBdr>
                </w:div>
                <w:div w:id="401218489">
                  <w:marLeft w:val="0"/>
                  <w:marRight w:val="0"/>
                  <w:marTop w:val="0"/>
                  <w:marBottom w:val="0"/>
                  <w:divBdr>
                    <w:top w:val="none" w:sz="0" w:space="0" w:color="auto"/>
                    <w:left w:val="none" w:sz="0" w:space="0" w:color="auto"/>
                    <w:bottom w:val="none" w:sz="0" w:space="0" w:color="auto"/>
                    <w:right w:val="none" w:sz="0" w:space="0" w:color="auto"/>
                  </w:divBdr>
                </w:div>
                <w:div w:id="408383091">
                  <w:marLeft w:val="0"/>
                  <w:marRight w:val="0"/>
                  <w:marTop w:val="0"/>
                  <w:marBottom w:val="0"/>
                  <w:divBdr>
                    <w:top w:val="none" w:sz="0" w:space="0" w:color="auto"/>
                    <w:left w:val="none" w:sz="0" w:space="0" w:color="auto"/>
                    <w:bottom w:val="none" w:sz="0" w:space="0" w:color="auto"/>
                    <w:right w:val="none" w:sz="0" w:space="0" w:color="auto"/>
                  </w:divBdr>
                </w:div>
                <w:div w:id="1269123333">
                  <w:marLeft w:val="0"/>
                  <w:marRight w:val="0"/>
                  <w:marTop w:val="0"/>
                  <w:marBottom w:val="0"/>
                  <w:divBdr>
                    <w:top w:val="none" w:sz="0" w:space="0" w:color="auto"/>
                    <w:left w:val="none" w:sz="0" w:space="0" w:color="auto"/>
                    <w:bottom w:val="none" w:sz="0" w:space="0" w:color="auto"/>
                    <w:right w:val="none" w:sz="0" w:space="0" w:color="auto"/>
                  </w:divBdr>
                </w:div>
                <w:div w:id="1578712018">
                  <w:marLeft w:val="0"/>
                  <w:marRight w:val="0"/>
                  <w:marTop w:val="0"/>
                  <w:marBottom w:val="0"/>
                  <w:divBdr>
                    <w:top w:val="none" w:sz="0" w:space="0" w:color="auto"/>
                    <w:left w:val="none" w:sz="0" w:space="0" w:color="auto"/>
                    <w:bottom w:val="none" w:sz="0" w:space="0" w:color="auto"/>
                    <w:right w:val="none" w:sz="0" w:space="0" w:color="auto"/>
                  </w:divBdr>
                </w:div>
                <w:div w:id="1979719132">
                  <w:marLeft w:val="0"/>
                  <w:marRight w:val="0"/>
                  <w:marTop w:val="0"/>
                  <w:marBottom w:val="0"/>
                  <w:divBdr>
                    <w:top w:val="none" w:sz="0" w:space="0" w:color="auto"/>
                    <w:left w:val="none" w:sz="0" w:space="0" w:color="auto"/>
                    <w:bottom w:val="none" w:sz="0" w:space="0" w:color="auto"/>
                    <w:right w:val="none" w:sz="0" w:space="0" w:color="auto"/>
                  </w:divBdr>
                </w:div>
                <w:div w:id="469976560">
                  <w:marLeft w:val="0"/>
                  <w:marRight w:val="0"/>
                  <w:marTop w:val="0"/>
                  <w:marBottom w:val="0"/>
                  <w:divBdr>
                    <w:top w:val="none" w:sz="0" w:space="0" w:color="auto"/>
                    <w:left w:val="none" w:sz="0" w:space="0" w:color="auto"/>
                    <w:bottom w:val="none" w:sz="0" w:space="0" w:color="auto"/>
                    <w:right w:val="none" w:sz="0" w:space="0" w:color="auto"/>
                  </w:divBdr>
                </w:div>
                <w:div w:id="637612111">
                  <w:marLeft w:val="0"/>
                  <w:marRight w:val="0"/>
                  <w:marTop w:val="0"/>
                  <w:marBottom w:val="0"/>
                  <w:divBdr>
                    <w:top w:val="none" w:sz="0" w:space="0" w:color="auto"/>
                    <w:left w:val="none" w:sz="0" w:space="0" w:color="auto"/>
                    <w:bottom w:val="none" w:sz="0" w:space="0" w:color="auto"/>
                    <w:right w:val="none" w:sz="0" w:space="0" w:color="auto"/>
                  </w:divBdr>
                </w:div>
                <w:div w:id="1722439910">
                  <w:marLeft w:val="0"/>
                  <w:marRight w:val="0"/>
                  <w:marTop w:val="0"/>
                  <w:marBottom w:val="0"/>
                  <w:divBdr>
                    <w:top w:val="none" w:sz="0" w:space="0" w:color="auto"/>
                    <w:left w:val="none" w:sz="0" w:space="0" w:color="auto"/>
                    <w:bottom w:val="none" w:sz="0" w:space="0" w:color="auto"/>
                    <w:right w:val="none" w:sz="0" w:space="0" w:color="auto"/>
                  </w:divBdr>
                </w:div>
                <w:div w:id="581529769">
                  <w:marLeft w:val="0"/>
                  <w:marRight w:val="0"/>
                  <w:marTop w:val="0"/>
                  <w:marBottom w:val="0"/>
                  <w:divBdr>
                    <w:top w:val="none" w:sz="0" w:space="0" w:color="auto"/>
                    <w:left w:val="none" w:sz="0" w:space="0" w:color="auto"/>
                    <w:bottom w:val="none" w:sz="0" w:space="0" w:color="auto"/>
                    <w:right w:val="none" w:sz="0" w:space="0" w:color="auto"/>
                  </w:divBdr>
                </w:div>
                <w:div w:id="912617574">
                  <w:marLeft w:val="0"/>
                  <w:marRight w:val="0"/>
                  <w:marTop w:val="0"/>
                  <w:marBottom w:val="0"/>
                  <w:divBdr>
                    <w:top w:val="none" w:sz="0" w:space="0" w:color="auto"/>
                    <w:left w:val="none" w:sz="0" w:space="0" w:color="auto"/>
                    <w:bottom w:val="none" w:sz="0" w:space="0" w:color="auto"/>
                    <w:right w:val="none" w:sz="0" w:space="0" w:color="auto"/>
                  </w:divBdr>
                </w:div>
                <w:div w:id="888493458">
                  <w:marLeft w:val="0"/>
                  <w:marRight w:val="0"/>
                  <w:marTop w:val="0"/>
                  <w:marBottom w:val="0"/>
                  <w:divBdr>
                    <w:top w:val="none" w:sz="0" w:space="0" w:color="auto"/>
                    <w:left w:val="none" w:sz="0" w:space="0" w:color="auto"/>
                    <w:bottom w:val="none" w:sz="0" w:space="0" w:color="auto"/>
                    <w:right w:val="none" w:sz="0" w:space="0" w:color="auto"/>
                  </w:divBdr>
                </w:div>
                <w:div w:id="1529173727">
                  <w:marLeft w:val="0"/>
                  <w:marRight w:val="0"/>
                  <w:marTop w:val="0"/>
                  <w:marBottom w:val="0"/>
                  <w:divBdr>
                    <w:top w:val="none" w:sz="0" w:space="0" w:color="auto"/>
                    <w:left w:val="none" w:sz="0" w:space="0" w:color="auto"/>
                    <w:bottom w:val="none" w:sz="0" w:space="0" w:color="auto"/>
                    <w:right w:val="none" w:sz="0" w:space="0" w:color="auto"/>
                  </w:divBdr>
                </w:div>
                <w:div w:id="1001465787">
                  <w:marLeft w:val="0"/>
                  <w:marRight w:val="0"/>
                  <w:marTop w:val="0"/>
                  <w:marBottom w:val="0"/>
                  <w:divBdr>
                    <w:top w:val="none" w:sz="0" w:space="0" w:color="auto"/>
                    <w:left w:val="none" w:sz="0" w:space="0" w:color="auto"/>
                    <w:bottom w:val="none" w:sz="0" w:space="0" w:color="auto"/>
                    <w:right w:val="none" w:sz="0" w:space="0" w:color="auto"/>
                  </w:divBdr>
                </w:div>
                <w:div w:id="1431777340">
                  <w:marLeft w:val="0"/>
                  <w:marRight w:val="0"/>
                  <w:marTop w:val="0"/>
                  <w:marBottom w:val="0"/>
                  <w:divBdr>
                    <w:top w:val="none" w:sz="0" w:space="0" w:color="auto"/>
                    <w:left w:val="none" w:sz="0" w:space="0" w:color="auto"/>
                    <w:bottom w:val="none" w:sz="0" w:space="0" w:color="auto"/>
                    <w:right w:val="none" w:sz="0" w:space="0" w:color="auto"/>
                  </w:divBdr>
                </w:div>
                <w:div w:id="2014918126">
                  <w:marLeft w:val="0"/>
                  <w:marRight w:val="0"/>
                  <w:marTop w:val="0"/>
                  <w:marBottom w:val="0"/>
                  <w:divBdr>
                    <w:top w:val="none" w:sz="0" w:space="0" w:color="auto"/>
                    <w:left w:val="none" w:sz="0" w:space="0" w:color="auto"/>
                    <w:bottom w:val="none" w:sz="0" w:space="0" w:color="auto"/>
                    <w:right w:val="none" w:sz="0" w:space="0" w:color="auto"/>
                  </w:divBdr>
                </w:div>
                <w:div w:id="112795192">
                  <w:marLeft w:val="0"/>
                  <w:marRight w:val="0"/>
                  <w:marTop w:val="0"/>
                  <w:marBottom w:val="0"/>
                  <w:divBdr>
                    <w:top w:val="none" w:sz="0" w:space="0" w:color="auto"/>
                    <w:left w:val="none" w:sz="0" w:space="0" w:color="auto"/>
                    <w:bottom w:val="none" w:sz="0" w:space="0" w:color="auto"/>
                    <w:right w:val="none" w:sz="0" w:space="0" w:color="auto"/>
                  </w:divBdr>
                </w:div>
                <w:div w:id="1798331765">
                  <w:marLeft w:val="0"/>
                  <w:marRight w:val="0"/>
                  <w:marTop w:val="0"/>
                  <w:marBottom w:val="0"/>
                  <w:divBdr>
                    <w:top w:val="none" w:sz="0" w:space="0" w:color="auto"/>
                    <w:left w:val="none" w:sz="0" w:space="0" w:color="auto"/>
                    <w:bottom w:val="none" w:sz="0" w:space="0" w:color="auto"/>
                    <w:right w:val="none" w:sz="0" w:space="0" w:color="auto"/>
                  </w:divBdr>
                </w:div>
                <w:div w:id="2119595126">
                  <w:marLeft w:val="0"/>
                  <w:marRight w:val="0"/>
                  <w:marTop w:val="0"/>
                  <w:marBottom w:val="0"/>
                  <w:divBdr>
                    <w:top w:val="none" w:sz="0" w:space="0" w:color="auto"/>
                    <w:left w:val="none" w:sz="0" w:space="0" w:color="auto"/>
                    <w:bottom w:val="none" w:sz="0" w:space="0" w:color="auto"/>
                    <w:right w:val="none" w:sz="0" w:space="0" w:color="auto"/>
                  </w:divBdr>
                </w:div>
                <w:div w:id="1982492477">
                  <w:marLeft w:val="0"/>
                  <w:marRight w:val="0"/>
                  <w:marTop w:val="0"/>
                  <w:marBottom w:val="0"/>
                  <w:divBdr>
                    <w:top w:val="none" w:sz="0" w:space="0" w:color="auto"/>
                    <w:left w:val="none" w:sz="0" w:space="0" w:color="auto"/>
                    <w:bottom w:val="none" w:sz="0" w:space="0" w:color="auto"/>
                    <w:right w:val="none" w:sz="0" w:space="0" w:color="auto"/>
                  </w:divBdr>
                </w:div>
                <w:div w:id="373501104">
                  <w:marLeft w:val="0"/>
                  <w:marRight w:val="0"/>
                  <w:marTop w:val="0"/>
                  <w:marBottom w:val="0"/>
                  <w:divBdr>
                    <w:top w:val="none" w:sz="0" w:space="0" w:color="auto"/>
                    <w:left w:val="none" w:sz="0" w:space="0" w:color="auto"/>
                    <w:bottom w:val="none" w:sz="0" w:space="0" w:color="auto"/>
                    <w:right w:val="none" w:sz="0" w:space="0" w:color="auto"/>
                  </w:divBdr>
                </w:div>
                <w:div w:id="66152695">
                  <w:marLeft w:val="0"/>
                  <w:marRight w:val="0"/>
                  <w:marTop w:val="0"/>
                  <w:marBottom w:val="0"/>
                  <w:divBdr>
                    <w:top w:val="none" w:sz="0" w:space="0" w:color="auto"/>
                    <w:left w:val="none" w:sz="0" w:space="0" w:color="auto"/>
                    <w:bottom w:val="none" w:sz="0" w:space="0" w:color="auto"/>
                    <w:right w:val="none" w:sz="0" w:space="0" w:color="auto"/>
                  </w:divBdr>
                </w:div>
                <w:div w:id="1935043323">
                  <w:marLeft w:val="0"/>
                  <w:marRight w:val="0"/>
                  <w:marTop w:val="0"/>
                  <w:marBottom w:val="0"/>
                  <w:divBdr>
                    <w:top w:val="none" w:sz="0" w:space="0" w:color="auto"/>
                    <w:left w:val="none" w:sz="0" w:space="0" w:color="auto"/>
                    <w:bottom w:val="none" w:sz="0" w:space="0" w:color="auto"/>
                    <w:right w:val="none" w:sz="0" w:space="0" w:color="auto"/>
                  </w:divBdr>
                </w:div>
                <w:div w:id="1032071982">
                  <w:marLeft w:val="0"/>
                  <w:marRight w:val="0"/>
                  <w:marTop w:val="0"/>
                  <w:marBottom w:val="0"/>
                  <w:divBdr>
                    <w:top w:val="none" w:sz="0" w:space="0" w:color="auto"/>
                    <w:left w:val="none" w:sz="0" w:space="0" w:color="auto"/>
                    <w:bottom w:val="none" w:sz="0" w:space="0" w:color="auto"/>
                    <w:right w:val="none" w:sz="0" w:space="0" w:color="auto"/>
                  </w:divBdr>
                </w:div>
                <w:div w:id="274411116">
                  <w:blockQuote w:val="1"/>
                  <w:marLeft w:val="720"/>
                  <w:marRight w:val="720"/>
                  <w:marTop w:val="100"/>
                  <w:marBottom w:val="100"/>
                  <w:divBdr>
                    <w:top w:val="none" w:sz="0" w:space="0" w:color="auto"/>
                    <w:left w:val="none" w:sz="0" w:space="0" w:color="auto"/>
                    <w:bottom w:val="none" w:sz="0" w:space="0" w:color="auto"/>
                    <w:right w:val="none" w:sz="0" w:space="0" w:color="auto"/>
                  </w:divBdr>
                </w:div>
                <w:div w:id="7876710">
                  <w:marLeft w:val="0"/>
                  <w:marRight w:val="0"/>
                  <w:marTop w:val="0"/>
                  <w:marBottom w:val="0"/>
                  <w:divBdr>
                    <w:top w:val="none" w:sz="0" w:space="0" w:color="auto"/>
                    <w:left w:val="none" w:sz="0" w:space="0" w:color="auto"/>
                    <w:bottom w:val="none" w:sz="0" w:space="0" w:color="auto"/>
                    <w:right w:val="none" w:sz="0" w:space="0" w:color="auto"/>
                  </w:divBdr>
                </w:div>
                <w:div w:id="1061832517">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918042">
                  <w:blockQuote w:val="1"/>
                  <w:marLeft w:val="720"/>
                  <w:marRight w:val="720"/>
                  <w:marTop w:val="100"/>
                  <w:marBottom w:val="100"/>
                  <w:divBdr>
                    <w:top w:val="none" w:sz="0" w:space="0" w:color="auto"/>
                    <w:left w:val="none" w:sz="0" w:space="0" w:color="auto"/>
                    <w:bottom w:val="none" w:sz="0" w:space="0" w:color="auto"/>
                    <w:right w:val="none" w:sz="0" w:space="0" w:color="auto"/>
                  </w:divBdr>
                </w:div>
                <w:div w:id="2120098318">
                  <w:blockQuote w:val="1"/>
                  <w:marLeft w:val="720"/>
                  <w:marRight w:val="720"/>
                  <w:marTop w:val="100"/>
                  <w:marBottom w:val="100"/>
                  <w:divBdr>
                    <w:top w:val="none" w:sz="0" w:space="0" w:color="auto"/>
                    <w:left w:val="none" w:sz="0" w:space="0" w:color="auto"/>
                    <w:bottom w:val="none" w:sz="0" w:space="0" w:color="auto"/>
                    <w:right w:val="none" w:sz="0" w:space="0" w:color="auto"/>
                  </w:divBdr>
                </w:div>
                <w:div w:id="95558781">
                  <w:blockQuote w:val="1"/>
                  <w:marLeft w:val="720"/>
                  <w:marRight w:val="720"/>
                  <w:marTop w:val="100"/>
                  <w:marBottom w:val="100"/>
                  <w:divBdr>
                    <w:top w:val="none" w:sz="0" w:space="0" w:color="auto"/>
                    <w:left w:val="none" w:sz="0" w:space="0" w:color="auto"/>
                    <w:bottom w:val="none" w:sz="0" w:space="0" w:color="auto"/>
                    <w:right w:val="none" w:sz="0" w:space="0" w:color="auto"/>
                  </w:divBdr>
                </w:div>
                <w:div w:id="2072194649">
                  <w:marLeft w:val="0"/>
                  <w:marRight w:val="0"/>
                  <w:marTop w:val="0"/>
                  <w:marBottom w:val="0"/>
                  <w:divBdr>
                    <w:top w:val="none" w:sz="0" w:space="0" w:color="auto"/>
                    <w:left w:val="none" w:sz="0" w:space="0" w:color="auto"/>
                    <w:bottom w:val="none" w:sz="0" w:space="0" w:color="auto"/>
                    <w:right w:val="none" w:sz="0" w:space="0" w:color="auto"/>
                  </w:divBdr>
                </w:div>
                <w:div w:id="279340485">
                  <w:marLeft w:val="0"/>
                  <w:marRight w:val="0"/>
                  <w:marTop w:val="0"/>
                  <w:marBottom w:val="0"/>
                  <w:divBdr>
                    <w:top w:val="none" w:sz="0" w:space="0" w:color="auto"/>
                    <w:left w:val="none" w:sz="0" w:space="0" w:color="auto"/>
                    <w:bottom w:val="none" w:sz="0" w:space="0" w:color="auto"/>
                    <w:right w:val="none" w:sz="0" w:space="0" w:color="auto"/>
                  </w:divBdr>
                </w:div>
                <w:div w:id="1830756129">
                  <w:marLeft w:val="0"/>
                  <w:marRight w:val="0"/>
                  <w:marTop w:val="0"/>
                  <w:marBottom w:val="0"/>
                  <w:divBdr>
                    <w:top w:val="none" w:sz="0" w:space="0" w:color="auto"/>
                    <w:left w:val="none" w:sz="0" w:space="0" w:color="auto"/>
                    <w:bottom w:val="none" w:sz="0" w:space="0" w:color="auto"/>
                    <w:right w:val="none" w:sz="0" w:space="0" w:color="auto"/>
                  </w:divBdr>
                </w:div>
                <w:div w:id="1013803261">
                  <w:marLeft w:val="0"/>
                  <w:marRight w:val="0"/>
                  <w:marTop w:val="0"/>
                  <w:marBottom w:val="0"/>
                  <w:divBdr>
                    <w:top w:val="none" w:sz="0" w:space="0" w:color="auto"/>
                    <w:left w:val="none" w:sz="0" w:space="0" w:color="auto"/>
                    <w:bottom w:val="none" w:sz="0" w:space="0" w:color="auto"/>
                    <w:right w:val="none" w:sz="0" w:space="0" w:color="auto"/>
                  </w:divBdr>
                </w:div>
                <w:div w:id="1510218585">
                  <w:marLeft w:val="0"/>
                  <w:marRight w:val="0"/>
                  <w:marTop w:val="0"/>
                  <w:marBottom w:val="0"/>
                  <w:divBdr>
                    <w:top w:val="none" w:sz="0" w:space="0" w:color="auto"/>
                    <w:left w:val="none" w:sz="0" w:space="0" w:color="auto"/>
                    <w:bottom w:val="none" w:sz="0" w:space="0" w:color="auto"/>
                    <w:right w:val="none" w:sz="0" w:space="0" w:color="auto"/>
                  </w:divBdr>
                </w:div>
                <w:div w:id="1214655794">
                  <w:marLeft w:val="0"/>
                  <w:marRight w:val="0"/>
                  <w:marTop w:val="0"/>
                  <w:marBottom w:val="0"/>
                  <w:divBdr>
                    <w:top w:val="none" w:sz="0" w:space="0" w:color="auto"/>
                    <w:left w:val="none" w:sz="0" w:space="0" w:color="auto"/>
                    <w:bottom w:val="none" w:sz="0" w:space="0" w:color="auto"/>
                    <w:right w:val="none" w:sz="0" w:space="0" w:color="auto"/>
                  </w:divBdr>
                </w:div>
                <w:div w:id="1518275287">
                  <w:marLeft w:val="0"/>
                  <w:marRight w:val="0"/>
                  <w:marTop w:val="0"/>
                  <w:marBottom w:val="0"/>
                  <w:divBdr>
                    <w:top w:val="none" w:sz="0" w:space="0" w:color="auto"/>
                    <w:left w:val="none" w:sz="0" w:space="0" w:color="auto"/>
                    <w:bottom w:val="none" w:sz="0" w:space="0" w:color="auto"/>
                    <w:right w:val="none" w:sz="0" w:space="0" w:color="auto"/>
                  </w:divBdr>
                </w:div>
                <w:div w:id="1445921839">
                  <w:marLeft w:val="0"/>
                  <w:marRight w:val="0"/>
                  <w:marTop w:val="0"/>
                  <w:marBottom w:val="0"/>
                  <w:divBdr>
                    <w:top w:val="none" w:sz="0" w:space="0" w:color="auto"/>
                    <w:left w:val="none" w:sz="0" w:space="0" w:color="auto"/>
                    <w:bottom w:val="none" w:sz="0" w:space="0" w:color="auto"/>
                    <w:right w:val="none" w:sz="0" w:space="0" w:color="auto"/>
                  </w:divBdr>
                </w:div>
                <w:div w:id="246620847">
                  <w:marLeft w:val="0"/>
                  <w:marRight w:val="0"/>
                  <w:marTop w:val="0"/>
                  <w:marBottom w:val="0"/>
                  <w:divBdr>
                    <w:top w:val="none" w:sz="0" w:space="0" w:color="auto"/>
                    <w:left w:val="none" w:sz="0" w:space="0" w:color="auto"/>
                    <w:bottom w:val="none" w:sz="0" w:space="0" w:color="auto"/>
                    <w:right w:val="none" w:sz="0" w:space="0" w:color="auto"/>
                  </w:divBdr>
                  <w:divsChild>
                    <w:div w:id="491605258">
                      <w:marLeft w:val="0"/>
                      <w:marRight w:val="0"/>
                      <w:marTop w:val="0"/>
                      <w:marBottom w:val="0"/>
                      <w:divBdr>
                        <w:top w:val="none" w:sz="0" w:space="0" w:color="auto"/>
                        <w:left w:val="none" w:sz="0" w:space="0" w:color="auto"/>
                        <w:bottom w:val="none" w:sz="0" w:space="0" w:color="auto"/>
                        <w:right w:val="none" w:sz="0" w:space="0" w:color="auto"/>
                      </w:divBdr>
                      <w:divsChild>
                        <w:div w:id="1033578289">
                          <w:marLeft w:val="0"/>
                          <w:marRight w:val="0"/>
                          <w:marTop w:val="0"/>
                          <w:marBottom w:val="0"/>
                          <w:divBdr>
                            <w:top w:val="none" w:sz="0" w:space="0" w:color="auto"/>
                            <w:left w:val="none" w:sz="0" w:space="0" w:color="auto"/>
                            <w:bottom w:val="none" w:sz="0" w:space="0" w:color="auto"/>
                            <w:right w:val="none" w:sz="0" w:space="0" w:color="auto"/>
                          </w:divBdr>
                        </w:div>
                      </w:divsChild>
                    </w:div>
                    <w:div w:id="4639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682657">
      <w:bodyDiv w:val="1"/>
      <w:marLeft w:val="0"/>
      <w:marRight w:val="0"/>
      <w:marTop w:val="0"/>
      <w:marBottom w:val="0"/>
      <w:divBdr>
        <w:top w:val="none" w:sz="0" w:space="0" w:color="auto"/>
        <w:left w:val="none" w:sz="0" w:space="0" w:color="auto"/>
        <w:bottom w:val="none" w:sz="0" w:space="0" w:color="auto"/>
        <w:right w:val="none" w:sz="0" w:space="0" w:color="auto"/>
      </w:divBdr>
    </w:div>
    <w:div w:id="1597246072">
      <w:bodyDiv w:val="1"/>
      <w:marLeft w:val="0"/>
      <w:marRight w:val="0"/>
      <w:marTop w:val="0"/>
      <w:marBottom w:val="0"/>
      <w:divBdr>
        <w:top w:val="none" w:sz="0" w:space="0" w:color="auto"/>
        <w:left w:val="none" w:sz="0" w:space="0" w:color="auto"/>
        <w:bottom w:val="none" w:sz="0" w:space="0" w:color="auto"/>
        <w:right w:val="none" w:sz="0" w:space="0" w:color="auto"/>
      </w:divBdr>
    </w:div>
    <w:div w:id="1755976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links.jianshu.com/go?to=https%3A%2F%2Fblog.csdn.net%2Fshanglianlm%2Farticle%2Fdetails%2F85019768" TargetMode="External"/><Relationship Id="rId68" Type="http://schemas.openxmlformats.org/officeDocument/2006/relationships/hyperlink" Target="https://links.jianshu.com/go?to=https%3A%2F%2Fptorch.com%2Fnews%2F77.html" TargetMode="External"/><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links.jianshu.com/go?to=https%3A%2F%2Fblog.csdn.net%2Fjacke121%2Farticle%2Fdetails%2F82812218" TargetMode="External"/><Relationship Id="rId58" Type="http://schemas.openxmlformats.org/officeDocument/2006/relationships/hyperlink" Target="https://links.jianshu.com/go?to=https%3A%2F%2Fblog.csdn.net%2Fzhenaoxi1077%2Farticle%2Fdetails%2F80955607" TargetMode="External"/><Relationship Id="rId66" Type="http://schemas.openxmlformats.org/officeDocument/2006/relationships/hyperlink" Target="https://www.jianshu.com/p/46eb3004beca" TargetMode="External"/><Relationship Id="rId74" Type="http://schemas.openxmlformats.org/officeDocument/2006/relationships/image" Target="media/image45.png"/><Relationship Id="rId5" Type="http://schemas.openxmlformats.org/officeDocument/2006/relationships/hyperlink" Target="https://finthon.com/tensorflow-playground-nn/" TargetMode="External"/><Relationship Id="rId61" Type="http://schemas.openxmlformats.org/officeDocument/2006/relationships/hyperlink" Target="https://links.jianshu.com/go?to=https%3A%2F%2Fblog.csdn.net%2Frogerfang%2Farticle%2Fdetails%2F84500754" TargetMode="External"/><Relationship Id="rId19" Type="http://schemas.openxmlformats.org/officeDocument/2006/relationships/hyperlink" Target="https://github.com/gcfrun/GAN_MNIST_Pytorch"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links.jianshu.com/go?to=https%3A%2F%2Fblog.csdn.net%2Fhbhhhxs%2Farticle%2Fdetails%2F93886525" TargetMode="External"/><Relationship Id="rId56" Type="http://schemas.openxmlformats.org/officeDocument/2006/relationships/hyperlink" Target="https://links.jianshu.com/go?to=https%3A%2F%2Fblog.csdn.net%2Fwen_fei%2Farticle%2Fdetails%2F82979497" TargetMode="External"/><Relationship Id="rId64" Type="http://schemas.openxmlformats.org/officeDocument/2006/relationships/hyperlink" Target="https://links.jianshu.com/go?to=https%3A%2F%2Fblog.csdn.net%2Fjacke121%2Farticle%2Fdetails%2F82812218" TargetMode="External"/><Relationship Id="rId69" Type="http://schemas.openxmlformats.org/officeDocument/2006/relationships/hyperlink" Target="https://links.jianshu.com/go?to=https%3A%2F%2Fblog.csdn.net%2Fzhenaoxi1077%2Farticle%2Fdetails%2F80955607" TargetMode="External"/><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links.jianshu.com/go?to=https%3A%2F%2Fblog.csdn.net%2Fjdzwanghao%2Farticle%2Fdetails%2F83239111" TargetMode="External"/><Relationship Id="rId72"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nb/30546169" TargetMode="External"/><Relationship Id="rId67" Type="http://schemas.openxmlformats.org/officeDocument/2006/relationships/hyperlink" Target="https://links.jianshu.com/go?to=https%3A%2F%2Fblog.csdn.net%2Fwen_fei%2Farticle%2Fdetails%2F82979497"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jianshu.com/p/713c1bc4cf8a" TargetMode="External"/><Relationship Id="rId62" Type="http://schemas.openxmlformats.org/officeDocument/2006/relationships/hyperlink" Target="https://links.jianshu.com/go?to=https%3A%2F%2Fblog.csdn.net%2Fjdzwanghao%2Farticle%2Fdetails%2F83239111" TargetMode="External"/><Relationship Id="rId70" Type="http://schemas.openxmlformats.org/officeDocument/2006/relationships/hyperlink" Target="https://www.cnblogs.com/lky520hs/p/10843956.html" TargetMode="External"/><Relationship Id="rId75"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links.jianshu.com/go?to=https%3A%2F%2Fblog.csdn.net%2Frogerfang%2Farticle%2Fdetails%2F84500754" TargetMode="External"/><Relationship Id="rId57" Type="http://schemas.openxmlformats.org/officeDocument/2006/relationships/hyperlink" Target="https://links.jianshu.com/go?to=https%3A%2F%2Fptorch.com%2Fnews%2F77.html" TargetMode="Externa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links.jianshu.com/go?to=https%3A%2F%2Fblog.csdn.net%2Fshanglianlm%2Farticle%2Fdetails%2F85019768" TargetMode="External"/><Relationship Id="rId60" Type="http://schemas.openxmlformats.org/officeDocument/2006/relationships/hyperlink" Target="https://links.jianshu.com/go?to=https%3A%2F%2Fblog.csdn.net%2Fhbhhhxs%2Farticle%2Fdetails%2F93886525" TargetMode="External"/><Relationship Id="rId65" Type="http://schemas.openxmlformats.org/officeDocument/2006/relationships/hyperlink" Target="https://www.jianshu.com/p/713c1bc4cf8a" TargetMode="External"/><Relationship Id="rId73"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hyperlink" Target="https://links.jianshu.com/go?to=https%3A%2F%2Fblog.csdn.net%2Fqyk2008%2Farticle%2Fdetails%2F80225986" TargetMode="External"/><Relationship Id="rId55" Type="http://schemas.openxmlformats.org/officeDocument/2006/relationships/hyperlink" Target="https://www.jianshu.com/p/46eb3004beca" TargetMode="External"/><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163</Pages>
  <Words>18203</Words>
  <Characters>103762</Characters>
  <Application>Microsoft Office Word</Application>
  <DocSecurity>0</DocSecurity>
  <Lines>864</Lines>
  <Paragraphs>243</Paragraphs>
  <ScaleCrop>false</ScaleCrop>
  <Company/>
  <LinksUpToDate>false</LinksUpToDate>
  <CharactersWithSpaces>121722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ABM ABM</dc:creator>
  <cp:keywords/>
  <dc:description/>
  <cp:lastModifiedBy>ABM ABM</cp:lastModifiedBy>
  <cp:revision>6</cp:revision>
  <dcterms:created xsi:type="dcterms:W3CDTF">2020-05-16T13:49:00Z</dcterms:created>
  <dcterms:modified xsi:type="dcterms:W3CDTF">2020-05-16T15:02:00Z</dcterms:modified>
</cp:coreProperties>
</file>